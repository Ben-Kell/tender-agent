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173AE5" w14:textId="127DAFE7" w:rsidR="004C44F2" w:rsidDel="006C63F9" w:rsidRDefault="00E77D39" w:rsidP="007C07BC">
      <w:pPr>
        <w:pStyle w:val="Style5"/>
        <w:textAlignment w:val="auto"/>
        <w:rPr>
          <w:del w:id="0" w:author="Anderson, Simon MR 1" w:date="2026-04-14T11:22:00Z"/>
          <w:noProof w:val="0"/>
          <w:sz w:val="30"/>
          <w:lang w:eastAsia="en-AU"/>
        </w:rPr>
      </w:pPr>
      <w:bookmarkStart w:id="1" w:name="_Toc38270253"/>
      <w:bookmarkStart w:id="2" w:name="_Ref39743597"/>
      <w:del w:id="3" w:author="Anderson, Simon MR 1" w:date="2026-04-14T11:22:00Z">
        <w:r w:rsidDel="006C63F9">
          <w:rPr>
            <w:rFonts w:ascii="Calibri Light" w:hAnsi="Calibri Light" w:cs="Calibri Light"/>
            <w:sz w:val="20"/>
          </w:rPr>
          <w:delText>A</w:delText>
        </w:r>
        <w:bookmarkStart w:id="4" w:name="_Toc141446654"/>
        <w:bookmarkEnd w:id="1"/>
        <w:bookmarkEnd w:id="2"/>
        <w:r w:rsidDel="006C63F9">
          <w:rPr>
            <w:noProof w:val="0"/>
            <w:sz w:val="30"/>
            <w:lang w:eastAsia="en-AU"/>
          </w:rPr>
          <w:delText>An</w:delText>
        </w:r>
        <w:r w:rsidR="004C44F2" w:rsidDel="006C63F9">
          <w:rPr>
            <w:noProof w:val="0"/>
            <w:sz w:val="30"/>
            <w:lang w:eastAsia="en-AU"/>
          </w:rPr>
          <w:delText xml:space="preserve">nexure </w:delText>
        </w:r>
        <w:r w:rsidR="00A35EB4" w:rsidDel="006C63F9">
          <w:rPr>
            <w:noProof w:val="0"/>
            <w:sz w:val="30"/>
            <w:lang w:eastAsia="en-AU"/>
          </w:rPr>
          <w:delText>D</w:delText>
        </w:r>
        <w:r w:rsidR="004C44F2" w:rsidRPr="00C57C0F" w:rsidDel="006C63F9">
          <w:rPr>
            <w:noProof w:val="0"/>
            <w:sz w:val="30"/>
            <w:lang w:eastAsia="en-AU"/>
          </w:rPr>
          <w:delText xml:space="preserve"> </w:delText>
        </w:r>
        <w:r w:rsidR="004C44F2" w:rsidDel="006C63F9">
          <w:rPr>
            <w:noProof w:val="0"/>
            <w:sz w:val="30"/>
            <w:lang w:eastAsia="en-AU"/>
          </w:rPr>
          <w:delText>– Role Requirements</w:delText>
        </w:r>
        <w:bookmarkEnd w:id="4"/>
      </w:del>
    </w:p>
    <w:p w14:paraId="0BCF5574" w14:textId="2C11B308" w:rsidR="009F684C" w:rsidRPr="007C07BC" w:rsidDel="006C63F9" w:rsidRDefault="009F684C" w:rsidP="007C07BC">
      <w:pPr>
        <w:pStyle w:val="Style5"/>
        <w:textAlignment w:val="auto"/>
        <w:rPr>
          <w:del w:id="5" w:author="Anderson, Simon MR 1" w:date="2026-04-14T11:22:00Z"/>
          <w:noProof w:val="0"/>
          <w:color w:val="FF0000"/>
          <w:sz w:val="24"/>
          <w:szCs w:val="24"/>
          <w:lang w:eastAsia="en-AU"/>
        </w:rPr>
      </w:pPr>
      <w:del w:id="6" w:author="Anderson, Simon MR 1" w:date="2026-04-14T11:22:00Z">
        <w:r w:rsidRPr="007C07BC" w:rsidDel="006C63F9">
          <w:rPr>
            <w:noProof w:val="0"/>
            <w:color w:val="FF0000"/>
            <w:sz w:val="24"/>
            <w:szCs w:val="24"/>
            <w:lang w:eastAsia="en-AU"/>
          </w:rPr>
          <w:delText>*** For planning purposes only – remove once Roles finalised ***</w:delText>
        </w:r>
      </w:del>
    </w:p>
    <w:p w14:paraId="1D4E56C2" w14:textId="3E0E0E0D" w:rsidR="001643C3" w:rsidRPr="001643C3" w:rsidDel="006C63F9" w:rsidRDefault="001643C3" w:rsidP="007C07BC">
      <w:pPr>
        <w:pStyle w:val="Style5"/>
        <w:ind w:left="720"/>
        <w:textAlignment w:val="auto"/>
        <w:rPr>
          <w:del w:id="7" w:author="Anderson, Simon MR 1" w:date="2026-04-14T11:22:00Z"/>
          <w:noProof w:val="0"/>
          <w:color w:val="FF0000"/>
          <w:sz w:val="24"/>
          <w:szCs w:val="24"/>
          <w:lang w:eastAsia="en-AU"/>
        </w:rPr>
      </w:pPr>
    </w:p>
    <w:p w14:paraId="72DD7F60" w14:textId="2D0FA126" w:rsidR="005438D6" w:rsidDel="006C63F9" w:rsidRDefault="005438D6" w:rsidP="007C07BC">
      <w:pPr>
        <w:pStyle w:val="Style5"/>
        <w:ind w:left="360"/>
        <w:jc w:val="center"/>
        <w:textAlignment w:val="auto"/>
        <w:rPr>
          <w:del w:id="8" w:author="Anderson, Simon MR 1" w:date="2026-04-14T11:22:00Z"/>
          <w:noProof w:val="0"/>
          <w:color w:val="FF0000"/>
          <w:sz w:val="24"/>
          <w:szCs w:val="24"/>
          <w:lang w:eastAsia="en-AU"/>
        </w:rPr>
      </w:pPr>
      <w:del w:id="9" w:author="Anderson, Simon MR 1" w:date="2026-04-14T11:22:00Z">
        <w:r w:rsidDel="006C63F9">
          <w:rPr>
            <w:noProof w:val="0"/>
            <w:color w:val="FF0000"/>
            <w:sz w:val="24"/>
            <w:szCs w:val="24"/>
            <w:lang w:eastAsia="en-AU"/>
          </w:rPr>
          <w:delText>DS-I/N/M/T</w:delText>
        </w:r>
      </w:del>
    </w:p>
    <w:p w14:paraId="6609A756" w14:textId="3B645697" w:rsidR="005438D6" w:rsidDel="006C63F9" w:rsidRDefault="005C4B35" w:rsidP="007C07BC">
      <w:pPr>
        <w:pStyle w:val="Style5"/>
        <w:numPr>
          <w:ilvl w:val="0"/>
          <w:numId w:val="136"/>
        </w:numPr>
        <w:textAlignment w:val="auto"/>
        <w:rPr>
          <w:del w:id="10" w:author="Anderson, Simon MR 1" w:date="2026-04-14T11:22:00Z"/>
          <w:noProof w:val="0"/>
          <w:color w:val="FF0000"/>
          <w:sz w:val="24"/>
          <w:szCs w:val="24"/>
          <w:lang w:eastAsia="en-AU"/>
        </w:rPr>
      </w:pPr>
      <w:del w:id="11" w:author="Anderson, Simon MR 1" w:date="2026-04-14T11:22:00Z">
        <w:r w:rsidDel="006C63F9">
          <w:rPr>
            <w:noProof w:val="0"/>
            <w:color w:val="FF0000"/>
            <w:sz w:val="24"/>
            <w:szCs w:val="24"/>
            <w:lang w:eastAsia="en-AU"/>
          </w:rPr>
          <w:delText xml:space="preserve">TECH 5 </w:delText>
        </w:r>
        <w:r w:rsidDel="006C63F9">
          <w:rPr>
            <w:noProof w:val="0"/>
            <w:color w:val="FF0000"/>
            <w:sz w:val="24"/>
            <w:szCs w:val="24"/>
            <w:lang w:eastAsia="en-AU"/>
          </w:rPr>
          <w:tab/>
        </w:r>
        <w:r w:rsidDel="006C63F9">
          <w:rPr>
            <w:noProof w:val="0"/>
            <w:color w:val="FF0000"/>
            <w:sz w:val="24"/>
            <w:szCs w:val="24"/>
            <w:lang w:eastAsia="en-AU"/>
          </w:rPr>
          <w:tab/>
        </w:r>
        <w:r w:rsidDel="006C63F9">
          <w:rPr>
            <w:noProof w:val="0"/>
            <w:color w:val="FF0000"/>
            <w:sz w:val="24"/>
            <w:szCs w:val="24"/>
            <w:lang w:eastAsia="en-AU"/>
          </w:rPr>
          <w:tab/>
        </w:r>
        <w:r w:rsidDel="006C63F9">
          <w:rPr>
            <w:noProof w:val="0"/>
            <w:color w:val="FF0000"/>
            <w:sz w:val="24"/>
            <w:szCs w:val="24"/>
            <w:lang w:eastAsia="en-AU"/>
          </w:rPr>
          <w:tab/>
        </w:r>
        <w:r w:rsidDel="006C63F9">
          <w:rPr>
            <w:noProof w:val="0"/>
            <w:color w:val="FF0000"/>
            <w:sz w:val="24"/>
            <w:szCs w:val="24"/>
            <w:lang w:eastAsia="en-AU"/>
          </w:rPr>
          <w:tab/>
        </w:r>
        <w:r w:rsidDel="006C63F9">
          <w:rPr>
            <w:noProof w:val="0"/>
            <w:color w:val="FF0000"/>
            <w:sz w:val="24"/>
            <w:szCs w:val="24"/>
            <w:lang w:eastAsia="en-AU"/>
          </w:rPr>
          <w:tab/>
        </w:r>
        <w:r w:rsidDel="006C63F9">
          <w:rPr>
            <w:noProof w:val="0"/>
            <w:color w:val="FF0000"/>
            <w:sz w:val="24"/>
            <w:szCs w:val="24"/>
            <w:lang w:eastAsia="en-AU"/>
          </w:rPr>
          <w:tab/>
          <w:delText>- (9x)</w:delText>
        </w:r>
      </w:del>
    </w:p>
    <w:p w14:paraId="7D12EB80" w14:textId="17501A29" w:rsidR="005C4B35" w:rsidDel="006C63F9" w:rsidRDefault="005C4B35" w:rsidP="007C07BC">
      <w:pPr>
        <w:pStyle w:val="Style5"/>
        <w:numPr>
          <w:ilvl w:val="0"/>
          <w:numId w:val="136"/>
        </w:numPr>
        <w:textAlignment w:val="auto"/>
        <w:rPr>
          <w:del w:id="12" w:author="Anderson, Simon MR 1" w:date="2026-04-14T11:22:00Z"/>
          <w:noProof w:val="0"/>
          <w:color w:val="FF0000"/>
          <w:sz w:val="24"/>
          <w:szCs w:val="24"/>
          <w:lang w:eastAsia="en-AU"/>
        </w:rPr>
      </w:pPr>
      <w:del w:id="13" w:author="Anderson, Simon MR 1" w:date="2026-04-14T11:22:00Z">
        <w:r w:rsidRPr="005541F6" w:rsidDel="006C63F9">
          <w:rPr>
            <w:noProof w:val="0"/>
            <w:color w:val="FF0000"/>
            <w:sz w:val="24"/>
            <w:szCs w:val="24"/>
            <w:lang w:eastAsia="en-AU"/>
          </w:rPr>
          <w:delText>TECH 4</w:delText>
        </w:r>
        <w:r w:rsidRPr="005541F6" w:rsidDel="006C63F9">
          <w:rPr>
            <w:noProof w:val="0"/>
            <w:color w:val="FF0000"/>
            <w:sz w:val="24"/>
            <w:szCs w:val="24"/>
            <w:lang w:eastAsia="en-AU"/>
          </w:rPr>
          <w:tab/>
        </w:r>
        <w:r w:rsidRPr="005541F6" w:rsidDel="006C63F9">
          <w:rPr>
            <w:noProof w:val="0"/>
            <w:color w:val="FF0000"/>
            <w:sz w:val="24"/>
            <w:szCs w:val="24"/>
            <w:lang w:eastAsia="en-AU"/>
          </w:rPr>
          <w:tab/>
        </w:r>
        <w:r w:rsidRPr="005541F6" w:rsidDel="006C63F9">
          <w:rPr>
            <w:noProof w:val="0"/>
            <w:color w:val="FF0000"/>
            <w:sz w:val="24"/>
            <w:szCs w:val="24"/>
            <w:lang w:eastAsia="en-AU"/>
          </w:rPr>
          <w:tab/>
        </w:r>
        <w:r w:rsidRPr="005541F6" w:rsidDel="006C63F9">
          <w:rPr>
            <w:noProof w:val="0"/>
            <w:color w:val="FF0000"/>
            <w:sz w:val="24"/>
            <w:szCs w:val="24"/>
            <w:lang w:eastAsia="en-AU"/>
          </w:rPr>
          <w:tab/>
        </w:r>
        <w:r w:rsidRPr="005541F6" w:rsidDel="006C63F9">
          <w:rPr>
            <w:noProof w:val="0"/>
            <w:color w:val="FF0000"/>
            <w:sz w:val="24"/>
            <w:szCs w:val="24"/>
            <w:lang w:eastAsia="en-AU"/>
          </w:rPr>
          <w:tab/>
        </w:r>
        <w:r w:rsidRPr="005541F6" w:rsidDel="006C63F9">
          <w:rPr>
            <w:noProof w:val="0"/>
            <w:color w:val="FF0000"/>
            <w:sz w:val="24"/>
            <w:szCs w:val="24"/>
            <w:lang w:eastAsia="en-AU"/>
          </w:rPr>
          <w:tab/>
        </w:r>
        <w:r w:rsidRPr="005541F6" w:rsidDel="006C63F9">
          <w:rPr>
            <w:noProof w:val="0"/>
            <w:color w:val="FF0000"/>
            <w:sz w:val="24"/>
            <w:szCs w:val="24"/>
            <w:lang w:eastAsia="en-AU"/>
          </w:rPr>
          <w:tab/>
          <w:delText>- (6x)</w:delText>
        </w:r>
      </w:del>
    </w:p>
    <w:p w14:paraId="6E2EDD79" w14:textId="770866EA" w:rsidR="005541F6" w:rsidRDefault="005541F6">
      <w:pPr>
        <w:rPr>
          <w:rFonts w:ascii="Arial Bold" w:eastAsia="Times New Roman" w:hAnsi="Arial Bold" w:cs="Arial"/>
          <w:b/>
          <w:color w:val="FF0000"/>
          <w:sz w:val="24"/>
          <w:szCs w:val="24"/>
          <w:lang w:eastAsia="en-AU"/>
        </w:rPr>
      </w:pPr>
      <w:del w:id="14" w:author="Anderson, Simon MR 1" w:date="2026-04-14T11:22:00Z">
        <w:r w:rsidDel="006C63F9">
          <w:rPr>
            <w:color w:val="FF0000"/>
            <w:sz w:val="24"/>
            <w:szCs w:val="24"/>
            <w:lang w:eastAsia="en-AU"/>
          </w:rPr>
          <w:br w:type="page"/>
        </w:r>
      </w:del>
      <w:bookmarkStart w:id="15" w:name="_GoBack"/>
      <w:bookmarkEnd w:id="15"/>
    </w:p>
    <w:tbl>
      <w:tblPr>
        <w:tblStyle w:val="TableGrid"/>
        <w:tblW w:w="15353" w:type="dxa"/>
        <w:tblInd w:w="-142" w:type="dxa"/>
        <w:tblLook w:val="04A0" w:firstRow="1" w:lastRow="0" w:firstColumn="1" w:lastColumn="0" w:noHBand="0" w:noVBand="1"/>
      </w:tblPr>
      <w:tblGrid>
        <w:gridCol w:w="15353"/>
      </w:tblGrid>
      <w:tr w:rsidR="00970581" w:rsidRPr="000D4792" w14:paraId="07B2E963" w14:textId="77777777" w:rsidTr="00566189">
        <w:trPr>
          <w:trHeight w:val="3072"/>
        </w:trPr>
        <w:tc>
          <w:tcPr>
            <w:tcW w:w="15353" w:type="dxa"/>
            <w:tcBorders>
              <w:top w:val="nil"/>
              <w:left w:val="nil"/>
              <w:bottom w:val="nil"/>
              <w:right w:val="nil"/>
            </w:tcBorders>
            <w:shd w:val="clear" w:color="auto" w:fill="51B2F4"/>
          </w:tcPr>
          <w:p w14:paraId="01D8C367" w14:textId="41F76FE0" w:rsidR="00970581" w:rsidRDefault="00970581" w:rsidP="00970581">
            <w:pPr>
              <w:pStyle w:val="Style4"/>
              <w:rPr>
                <w:b/>
                <w:noProof w:val="0"/>
                <w:color w:val="FFFFFF" w:themeColor="background1"/>
              </w:rPr>
            </w:pPr>
            <w:bookmarkStart w:id="16" w:name="_Toc16074122"/>
            <w:r w:rsidRPr="000D4792">
              <w:rPr>
                <w:b/>
                <w:noProof w:val="0"/>
                <w:color w:val="FFFFFF" w:themeColor="background1"/>
              </w:rPr>
              <w:t xml:space="preserve">Note to </w:t>
            </w:r>
            <w:r w:rsidR="00541887">
              <w:rPr>
                <w:b/>
                <w:noProof w:val="0"/>
                <w:color w:val="FFFFFF" w:themeColor="background1"/>
              </w:rPr>
              <w:t>Suppliers</w:t>
            </w:r>
            <w:r w:rsidRPr="000D4792">
              <w:rPr>
                <w:b/>
                <w:noProof w:val="0"/>
                <w:color w:val="FFFFFF" w:themeColor="background1"/>
              </w:rPr>
              <w:t>:</w:t>
            </w:r>
          </w:p>
          <w:p w14:paraId="1D32D502" w14:textId="77777777" w:rsidR="00970581" w:rsidRPr="007C07BC" w:rsidRDefault="00970581" w:rsidP="00970581">
            <w:pPr>
              <w:pStyle w:val="Style5"/>
              <w:numPr>
                <w:ilvl w:val="0"/>
                <w:numId w:val="138"/>
              </w:numPr>
              <w:textAlignment w:val="auto"/>
              <w:rPr>
                <w:rFonts w:ascii="Arial" w:hAnsi="Arial"/>
                <w:b w:val="0"/>
                <w:noProof w:val="0"/>
                <w:color w:val="auto"/>
                <w:sz w:val="20"/>
                <w:szCs w:val="20"/>
              </w:rPr>
            </w:pPr>
            <w:r w:rsidRPr="000D4792">
              <w:rPr>
                <w:noProof w:val="0"/>
                <w:color w:val="FFFFFF" w:themeColor="background1"/>
              </w:rPr>
              <w:t xml:space="preserve"> </w:t>
            </w:r>
            <w:r w:rsidRPr="007C07BC">
              <w:rPr>
                <w:rFonts w:ascii="Arial" w:hAnsi="Arial"/>
                <w:b w:val="0"/>
                <w:noProof w:val="0"/>
                <w:color w:val="auto"/>
                <w:sz w:val="20"/>
                <w:szCs w:val="20"/>
              </w:rPr>
              <w:t>Vendors are to submit no more than two nominations for each of the available positions. E.G</w:t>
            </w:r>
          </w:p>
          <w:p w14:paraId="42226E3D" w14:textId="77777777" w:rsidR="00970581" w:rsidRPr="009C5D49" w:rsidRDefault="00970581" w:rsidP="00970581">
            <w:pPr>
              <w:pStyle w:val="Style5"/>
              <w:numPr>
                <w:ilvl w:val="0"/>
                <w:numId w:val="137"/>
              </w:numPr>
              <w:textAlignment w:val="auto"/>
              <w:rPr>
                <w:rFonts w:ascii="Arial" w:hAnsi="Arial"/>
                <w:b w:val="0"/>
                <w:noProof w:val="0"/>
                <w:color w:val="auto"/>
                <w:sz w:val="20"/>
                <w:szCs w:val="20"/>
              </w:rPr>
            </w:pPr>
            <w:r w:rsidRPr="009C5D49">
              <w:rPr>
                <w:rFonts w:ascii="Arial" w:hAnsi="Arial"/>
                <w:b w:val="0"/>
                <w:noProof w:val="0"/>
                <w:color w:val="auto"/>
                <w:sz w:val="20"/>
                <w:szCs w:val="20"/>
              </w:rPr>
              <w:t xml:space="preserve">Data Engineers TECH 5 OP 1, </w:t>
            </w:r>
            <w:r w:rsidRPr="00005EEA">
              <w:rPr>
                <w:rFonts w:ascii="Arial" w:hAnsi="Arial"/>
                <w:noProof w:val="0"/>
                <w:color w:val="auto"/>
                <w:sz w:val="20"/>
                <w:szCs w:val="20"/>
                <w:rPrChange w:id="17" w:author="Anderson, Simon MR 1" w:date="2026-04-14T10:52:00Z">
                  <w:rPr>
                    <w:rFonts w:ascii="Arial" w:hAnsi="Arial"/>
                    <w:b w:val="0"/>
                    <w:noProof w:val="0"/>
                    <w:color w:val="auto"/>
                    <w:sz w:val="20"/>
                    <w:szCs w:val="20"/>
                  </w:rPr>
                </w:rPrChange>
              </w:rPr>
              <w:t>three</w:t>
            </w:r>
            <w:r w:rsidRPr="009C5D49">
              <w:rPr>
                <w:rFonts w:ascii="Arial" w:hAnsi="Arial"/>
                <w:b w:val="0"/>
                <w:noProof w:val="0"/>
                <w:color w:val="auto"/>
                <w:sz w:val="20"/>
                <w:szCs w:val="20"/>
              </w:rPr>
              <w:t xml:space="preserve"> positions available, max of </w:t>
            </w:r>
            <w:r w:rsidRPr="00005EEA">
              <w:rPr>
                <w:rFonts w:ascii="Arial" w:hAnsi="Arial"/>
                <w:noProof w:val="0"/>
                <w:color w:val="auto"/>
                <w:sz w:val="20"/>
                <w:szCs w:val="20"/>
                <w:rPrChange w:id="18" w:author="Anderson, Simon MR 1" w:date="2026-04-14T10:52:00Z">
                  <w:rPr>
                    <w:rFonts w:ascii="Arial" w:hAnsi="Arial"/>
                    <w:b w:val="0"/>
                    <w:noProof w:val="0"/>
                    <w:color w:val="auto"/>
                    <w:sz w:val="20"/>
                    <w:szCs w:val="20"/>
                  </w:rPr>
                </w:rPrChange>
              </w:rPr>
              <w:t>six</w:t>
            </w:r>
            <w:r w:rsidRPr="009C5D49">
              <w:rPr>
                <w:rFonts w:ascii="Arial" w:hAnsi="Arial"/>
                <w:b w:val="0"/>
                <w:noProof w:val="0"/>
                <w:color w:val="auto"/>
                <w:sz w:val="20"/>
                <w:szCs w:val="20"/>
              </w:rPr>
              <w:t xml:space="preserve"> nominations.</w:t>
            </w:r>
          </w:p>
          <w:p w14:paraId="3DEC030F" w14:textId="77777777" w:rsidR="00970581" w:rsidRPr="009C5D49" w:rsidRDefault="00970581" w:rsidP="00970581">
            <w:pPr>
              <w:pStyle w:val="Style5"/>
              <w:numPr>
                <w:ilvl w:val="0"/>
                <w:numId w:val="137"/>
              </w:numPr>
              <w:textAlignment w:val="auto"/>
              <w:rPr>
                <w:rFonts w:ascii="Arial" w:hAnsi="Arial"/>
                <w:b w:val="0"/>
                <w:noProof w:val="0"/>
                <w:color w:val="auto"/>
                <w:sz w:val="20"/>
                <w:szCs w:val="20"/>
              </w:rPr>
            </w:pPr>
            <w:r w:rsidRPr="009C5D49">
              <w:rPr>
                <w:rFonts w:ascii="Arial" w:hAnsi="Arial"/>
                <w:b w:val="0"/>
                <w:noProof w:val="0"/>
                <w:color w:val="auto"/>
                <w:sz w:val="20"/>
                <w:szCs w:val="20"/>
              </w:rPr>
              <w:t xml:space="preserve">Data Engineers TECH 5 OP 3, </w:t>
            </w:r>
            <w:r w:rsidRPr="00005EEA">
              <w:rPr>
                <w:rFonts w:ascii="Arial" w:hAnsi="Arial"/>
                <w:noProof w:val="0"/>
                <w:color w:val="auto"/>
                <w:sz w:val="20"/>
                <w:szCs w:val="20"/>
                <w:rPrChange w:id="19" w:author="Anderson, Simon MR 1" w:date="2026-04-14T10:52:00Z">
                  <w:rPr>
                    <w:rFonts w:ascii="Arial" w:hAnsi="Arial"/>
                    <w:b w:val="0"/>
                    <w:noProof w:val="0"/>
                    <w:color w:val="auto"/>
                    <w:sz w:val="20"/>
                    <w:szCs w:val="20"/>
                  </w:rPr>
                </w:rPrChange>
              </w:rPr>
              <w:t>one</w:t>
            </w:r>
            <w:r w:rsidRPr="009C5D49">
              <w:rPr>
                <w:rFonts w:ascii="Arial" w:hAnsi="Arial"/>
                <w:b w:val="0"/>
                <w:noProof w:val="0"/>
                <w:color w:val="auto"/>
                <w:sz w:val="20"/>
                <w:szCs w:val="20"/>
              </w:rPr>
              <w:t xml:space="preserve"> position available, max of </w:t>
            </w:r>
            <w:r w:rsidRPr="00005EEA">
              <w:rPr>
                <w:rFonts w:ascii="Arial" w:hAnsi="Arial"/>
                <w:noProof w:val="0"/>
                <w:color w:val="auto"/>
                <w:sz w:val="20"/>
                <w:szCs w:val="20"/>
                <w:rPrChange w:id="20" w:author="Anderson, Simon MR 1" w:date="2026-04-14T10:52:00Z">
                  <w:rPr>
                    <w:rFonts w:ascii="Arial" w:hAnsi="Arial"/>
                    <w:b w:val="0"/>
                    <w:noProof w:val="0"/>
                    <w:color w:val="auto"/>
                    <w:sz w:val="20"/>
                    <w:szCs w:val="20"/>
                  </w:rPr>
                </w:rPrChange>
              </w:rPr>
              <w:t>two</w:t>
            </w:r>
            <w:r w:rsidRPr="009C5D49">
              <w:rPr>
                <w:rFonts w:ascii="Arial" w:hAnsi="Arial"/>
                <w:b w:val="0"/>
                <w:noProof w:val="0"/>
                <w:color w:val="auto"/>
                <w:sz w:val="20"/>
                <w:szCs w:val="20"/>
              </w:rPr>
              <w:t xml:space="preserve"> nominations </w:t>
            </w:r>
            <w:proofErr w:type="spellStart"/>
            <w:r w:rsidRPr="009C5D49">
              <w:rPr>
                <w:rFonts w:ascii="Arial" w:hAnsi="Arial"/>
                <w:b w:val="0"/>
                <w:noProof w:val="0"/>
                <w:color w:val="auto"/>
                <w:sz w:val="20"/>
                <w:szCs w:val="20"/>
              </w:rPr>
              <w:t>etc</w:t>
            </w:r>
            <w:proofErr w:type="spellEnd"/>
          </w:p>
          <w:p w14:paraId="223E3BAE" w14:textId="77777777" w:rsidR="00970581" w:rsidRPr="007C07BC" w:rsidRDefault="00970581" w:rsidP="00970581">
            <w:pPr>
              <w:pStyle w:val="Style5"/>
              <w:numPr>
                <w:ilvl w:val="0"/>
                <w:numId w:val="137"/>
              </w:numPr>
              <w:textAlignment w:val="auto"/>
              <w:rPr>
                <w:rFonts w:ascii="Arial" w:hAnsi="Arial"/>
                <w:b w:val="0"/>
                <w:noProof w:val="0"/>
                <w:color w:val="auto"/>
                <w:sz w:val="20"/>
                <w:szCs w:val="20"/>
              </w:rPr>
            </w:pPr>
            <w:r w:rsidRPr="007C07BC">
              <w:rPr>
                <w:rFonts w:ascii="Arial" w:hAnsi="Arial"/>
                <w:b w:val="0"/>
                <w:noProof w:val="0"/>
                <w:color w:val="auto"/>
                <w:sz w:val="20"/>
                <w:szCs w:val="20"/>
              </w:rPr>
              <w:t xml:space="preserve">Change Manager CHMG 3, </w:t>
            </w:r>
            <w:r w:rsidRPr="00005EEA">
              <w:rPr>
                <w:rFonts w:ascii="Arial" w:hAnsi="Arial"/>
                <w:noProof w:val="0"/>
                <w:color w:val="auto"/>
                <w:sz w:val="20"/>
                <w:szCs w:val="20"/>
                <w:rPrChange w:id="21" w:author="Anderson, Simon MR 1" w:date="2026-04-14T10:52:00Z">
                  <w:rPr>
                    <w:rFonts w:ascii="Arial" w:hAnsi="Arial"/>
                    <w:b w:val="0"/>
                    <w:noProof w:val="0"/>
                    <w:color w:val="auto"/>
                    <w:sz w:val="20"/>
                    <w:szCs w:val="20"/>
                  </w:rPr>
                </w:rPrChange>
              </w:rPr>
              <w:t>one</w:t>
            </w:r>
            <w:r w:rsidRPr="007C07BC">
              <w:rPr>
                <w:rFonts w:ascii="Arial" w:hAnsi="Arial"/>
                <w:b w:val="0"/>
                <w:noProof w:val="0"/>
                <w:color w:val="auto"/>
                <w:sz w:val="20"/>
                <w:szCs w:val="20"/>
              </w:rPr>
              <w:t xml:space="preserve"> position available, max of </w:t>
            </w:r>
            <w:r w:rsidRPr="00005EEA">
              <w:rPr>
                <w:rFonts w:ascii="Arial" w:hAnsi="Arial"/>
                <w:noProof w:val="0"/>
                <w:color w:val="auto"/>
                <w:sz w:val="20"/>
                <w:szCs w:val="20"/>
                <w:rPrChange w:id="22" w:author="Anderson, Simon MR 1" w:date="2026-04-14T10:52:00Z">
                  <w:rPr>
                    <w:rFonts w:ascii="Arial" w:hAnsi="Arial"/>
                    <w:b w:val="0"/>
                    <w:noProof w:val="0"/>
                    <w:color w:val="auto"/>
                    <w:sz w:val="20"/>
                    <w:szCs w:val="20"/>
                  </w:rPr>
                </w:rPrChange>
              </w:rPr>
              <w:t>two</w:t>
            </w:r>
            <w:r w:rsidRPr="007C07BC">
              <w:rPr>
                <w:rFonts w:ascii="Arial" w:hAnsi="Arial"/>
                <w:b w:val="0"/>
                <w:noProof w:val="0"/>
                <w:color w:val="auto"/>
                <w:sz w:val="20"/>
                <w:szCs w:val="20"/>
              </w:rPr>
              <w:t xml:space="preserve"> nominations</w:t>
            </w:r>
          </w:p>
          <w:p w14:paraId="488444E6" w14:textId="77777777" w:rsidR="00970581" w:rsidRPr="007C07BC" w:rsidRDefault="00970581" w:rsidP="00970581">
            <w:pPr>
              <w:pStyle w:val="Style5"/>
              <w:numPr>
                <w:ilvl w:val="0"/>
                <w:numId w:val="138"/>
              </w:numPr>
              <w:textAlignment w:val="auto"/>
              <w:rPr>
                <w:rFonts w:ascii="Arial" w:hAnsi="Arial"/>
                <w:b w:val="0"/>
                <w:noProof w:val="0"/>
                <w:color w:val="auto"/>
                <w:sz w:val="20"/>
                <w:szCs w:val="20"/>
              </w:rPr>
            </w:pPr>
            <w:r w:rsidRPr="007C07BC">
              <w:rPr>
                <w:rFonts w:ascii="Arial" w:hAnsi="Arial"/>
                <w:b w:val="0"/>
                <w:noProof w:val="0"/>
                <w:color w:val="auto"/>
                <w:sz w:val="20"/>
                <w:szCs w:val="20"/>
              </w:rPr>
              <w:t xml:space="preserve"> If questions </w:t>
            </w:r>
            <w:proofErr w:type="gramStart"/>
            <w:r w:rsidRPr="007C07BC">
              <w:rPr>
                <w:rFonts w:ascii="Arial" w:hAnsi="Arial"/>
                <w:b w:val="0"/>
                <w:noProof w:val="0"/>
                <w:color w:val="auto"/>
                <w:sz w:val="20"/>
                <w:szCs w:val="20"/>
              </w:rPr>
              <w:t>are raised</w:t>
            </w:r>
            <w:proofErr w:type="gramEnd"/>
            <w:r w:rsidRPr="007C07BC">
              <w:rPr>
                <w:rFonts w:ascii="Arial" w:hAnsi="Arial"/>
                <w:b w:val="0"/>
                <w:noProof w:val="0"/>
                <w:color w:val="auto"/>
                <w:sz w:val="20"/>
                <w:szCs w:val="20"/>
              </w:rPr>
              <w:t xml:space="preserve"> to the Commonwealth on any information in these Role Descriptions, please ensure Table# and Row are referenced to ensure accurate responses.</w:t>
            </w:r>
          </w:p>
          <w:p w14:paraId="7026485C" w14:textId="724A0871" w:rsidR="00970581" w:rsidRPr="000D4792" w:rsidRDefault="00970581" w:rsidP="00970581">
            <w:pPr>
              <w:pStyle w:val="Style4"/>
              <w:rPr>
                <w:b/>
                <w:noProof w:val="0"/>
              </w:rPr>
            </w:pPr>
          </w:p>
        </w:tc>
      </w:tr>
      <w:bookmarkEnd w:id="16"/>
    </w:tbl>
    <w:p w14:paraId="585C834F" w14:textId="77777777" w:rsidR="00970581" w:rsidRDefault="00970581" w:rsidP="007C07BC">
      <w:pPr>
        <w:pStyle w:val="Style5"/>
        <w:textAlignment w:val="auto"/>
        <w:rPr>
          <w:rFonts w:ascii="Arial" w:hAnsi="Arial"/>
          <w:noProof w:val="0"/>
          <w:color w:val="auto"/>
          <w:sz w:val="20"/>
          <w:szCs w:val="20"/>
          <w:lang w:eastAsia="en-AU"/>
        </w:rPr>
      </w:pPr>
    </w:p>
    <w:p w14:paraId="71359304" w14:textId="77777777" w:rsidR="00482103" w:rsidRPr="007C07BC" w:rsidRDefault="00482103" w:rsidP="007C07BC">
      <w:pPr>
        <w:pStyle w:val="Style5"/>
        <w:ind w:left="773"/>
        <w:textAlignment w:val="auto"/>
        <w:rPr>
          <w:rFonts w:ascii="Arial" w:hAnsi="Arial"/>
          <w:noProof w:val="0"/>
          <w:color w:val="auto"/>
          <w:sz w:val="20"/>
          <w:szCs w:val="20"/>
          <w:lang w:eastAsia="en-AU"/>
        </w:rPr>
      </w:pPr>
    </w:p>
    <w:p w14:paraId="658871E9" w14:textId="31D6E803" w:rsidR="009F684C" w:rsidRDefault="005A02D2">
      <w:pPr>
        <w:pStyle w:val="Style5"/>
        <w:jc w:val="center"/>
        <w:textAlignment w:val="auto"/>
        <w:rPr>
          <w:noProof w:val="0"/>
          <w:sz w:val="30"/>
          <w:lang w:eastAsia="en-AU"/>
        </w:rPr>
      </w:pPr>
      <w:r>
        <w:rPr>
          <w:noProof w:val="0"/>
          <w:sz w:val="30"/>
          <w:lang w:eastAsia="en-AU"/>
        </w:rPr>
        <w:t>Table 1</w:t>
      </w:r>
    </w:p>
    <w:tbl>
      <w:tblPr>
        <w:tblW w:w="15714" w:type="dxa"/>
        <w:tblLook w:val="04A0" w:firstRow="1" w:lastRow="0" w:firstColumn="1" w:lastColumn="0" w:noHBand="0" w:noVBand="1"/>
      </w:tblPr>
      <w:tblGrid>
        <w:gridCol w:w="1129"/>
        <w:gridCol w:w="1843"/>
        <w:gridCol w:w="12742"/>
      </w:tblGrid>
      <w:tr w:rsidR="005A02D2" w:rsidRPr="00FC1E35" w14:paraId="4666911C" w14:textId="77777777" w:rsidTr="007C07BC">
        <w:trPr>
          <w:trHeight w:val="558"/>
        </w:trPr>
        <w:tc>
          <w:tcPr>
            <w:tcW w:w="1129" w:type="dxa"/>
            <w:tcBorders>
              <w:top w:val="single" w:sz="4" w:space="0" w:color="auto"/>
              <w:left w:val="single" w:sz="4" w:space="0" w:color="auto"/>
              <w:bottom w:val="single" w:sz="4" w:space="0" w:color="auto"/>
              <w:right w:val="single" w:sz="4" w:space="0" w:color="auto"/>
            </w:tcBorders>
          </w:tcPr>
          <w:p w14:paraId="0AE15159" w14:textId="61889748" w:rsidR="005A02D2" w:rsidRPr="00176EC4" w:rsidRDefault="005A02D2" w:rsidP="007C07BC">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Row Number</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3B23B4" w14:textId="1CB29A97" w:rsidR="005A02D2" w:rsidRPr="00176EC4" w:rsidRDefault="005A02D2" w:rsidP="006B02A5">
            <w:pPr>
              <w:spacing w:after="0" w:line="240" w:lineRule="auto"/>
              <w:rPr>
                <w:rFonts w:ascii="Arial" w:eastAsia="Times New Roman" w:hAnsi="Arial" w:cs="Arial"/>
                <w:b/>
                <w:color w:val="000000"/>
                <w:sz w:val="20"/>
                <w:szCs w:val="20"/>
                <w:lang w:eastAsia="en-AU"/>
              </w:rPr>
            </w:pPr>
            <w:r w:rsidRPr="00176EC4">
              <w:rPr>
                <w:rFonts w:ascii="Arial" w:eastAsia="Times New Roman" w:hAnsi="Arial" w:cs="Arial"/>
                <w:b/>
                <w:color w:val="000000"/>
                <w:sz w:val="20"/>
                <w:szCs w:val="20"/>
                <w:lang w:eastAsia="en-AU"/>
              </w:rPr>
              <w:t>Role</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3DD5994A" w14:textId="404FAD2E" w:rsidR="005A02D2" w:rsidRPr="00176EC4" w:rsidRDefault="005A02D2">
            <w:pPr>
              <w:spacing w:after="0" w:line="240" w:lineRule="auto"/>
              <w:rPr>
                <w:rFonts w:ascii="Arial" w:eastAsia="Times New Roman" w:hAnsi="Arial" w:cs="Arial"/>
                <w:color w:val="000000"/>
                <w:sz w:val="20"/>
                <w:szCs w:val="20"/>
                <w:lang w:eastAsia="en-AU"/>
              </w:rPr>
            </w:pPr>
            <w:r w:rsidRPr="00176EC4">
              <w:rPr>
                <w:rFonts w:ascii="Arial" w:eastAsia="Times New Roman" w:hAnsi="Arial" w:cs="Arial"/>
                <w:color w:val="000000"/>
                <w:sz w:val="20"/>
                <w:szCs w:val="20"/>
                <w:lang w:eastAsia="en-AU"/>
              </w:rPr>
              <w:t>Data</w:t>
            </w:r>
            <w:r w:rsidRPr="007C07BC">
              <w:rPr>
                <w:rFonts w:ascii="Arial" w:eastAsia="Times New Roman" w:hAnsi="Arial" w:cs="Arial"/>
                <w:color w:val="000000"/>
                <w:sz w:val="20"/>
                <w:szCs w:val="20"/>
                <w:lang w:eastAsia="en-AU"/>
              </w:rPr>
              <w:t xml:space="preserve"> Engineer</w:t>
            </w:r>
            <w:r w:rsidRPr="00176EC4">
              <w:rPr>
                <w:rFonts w:ascii="Arial" w:eastAsia="Times New Roman" w:hAnsi="Arial" w:cs="Arial"/>
                <w:color w:val="000000"/>
                <w:sz w:val="20"/>
                <w:szCs w:val="20"/>
                <w:lang w:eastAsia="en-AU"/>
              </w:rPr>
              <w:t>s</w:t>
            </w:r>
          </w:p>
        </w:tc>
      </w:tr>
      <w:tr w:rsidR="005A02D2" w:rsidRPr="00FC1E35" w14:paraId="2770FF09" w14:textId="77777777" w:rsidTr="007C07BC">
        <w:trPr>
          <w:trHeight w:val="558"/>
        </w:trPr>
        <w:tc>
          <w:tcPr>
            <w:tcW w:w="1129" w:type="dxa"/>
            <w:tcBorders>
              <w:top w:val="single" w:sz="4" w:space="0" w:color="auto"/>
              <w:left w:val="single" w:sz="4" w:space="0" w:color="auto"/>
              <w:bottom w:val="single" w:sz="4" w:space="0" w:color="auto"/>
              <w:right w:val="single" w:sz="4" w:space="0" w:color="auto"/>
            </w:tcBorders>
          </w:tcPr>
          <w:p w14:paraId="267B548B" w14:textId="5B56D94F" w:rsidR="005A02D2" w:rsidRPr="00176EC4" w:rsidRDefault="005A02D2" w:rsidP="007C07BC">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1</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D9C838" w14:textId="00FA898B" w:rsidR="005A02D2" w:rsidRPr="00176EC4" w:rsidRDefault="005A02D2" w:rsidP="006B02A5">
            <w:pPr>
              <w:spacing w:after="0" w:line="240" w:lineRule="auto"/>
              <w:rPr>
                <w:rFonts w:ascii="Arial" w:eastAsia="Times New Roman" w:hAnsi="Arial" w:cs="Arial"/>
                <w:b/>
                <w:color w:val="000000"/>
                <w:sz w:val="20"/>
                <w:szCs w:val="20"/>
                <w:lang w:eastAsia="en-AU"/>
              </w:rPr>
            </w:pPr>
            <w:r w:rsidRPr="00176EC4">
              <w:rPr>
                <w:rFonts w:ascii="Arial" w:eastAsia="Times New Roman" w:hAnsi="Arial" w:cs="Arial"/>
                <w:b/>
                <w:color w:val="000000"/>
                <w:sz w:val="20"/>
                <w:szCs w:val="20"/>
                <w:lang w:eastAsia="en-AU"/>
              </w:rPr>
              <w:t>SFIA</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28E2FF83" w14:textId="3892B112" w:rsidR="005A02D2" w:rsidRPr="00176EC4" w:rsidRDefault="005A02D2" w:rsidP="006B02A5">
            <w:pPr>
              <w:spacing w:after="0" w:line="240" w:lineRule="auto"/>
              <w:rPr>
                <w:rFonts w:ascii="Arial" w:eastAsia="Times New Roman" w:hAnsi="Arial" w:cs="Arial"/>
                <w:color w:val="000000"/>
                <w:sz w:val="20"/>
                <w:szCs w:val="20"/>
                <w:lang w:eastAsia="en-AU"/>
              </w:rPr>
            </w:pPr>
            <w:r w:rsidRPr="00176EC4">
              <w:rPr>
                <w:rFonts w:ascii="Arial" w:eastAsia="Times New Roman" w:hAnsi="Arial" w:cs="Arial"/>
                <w:color w:val="000000"/>
                <w:sz w:val="20"/>
                <w:szCs w:val="20"/>
                <w:lang w:eastAsia="en-AU"/>
              </w:rPr>
              <w:t>Specialist Advice (TECH)</w:t>
            </w:r>
          </w:p>
        </w:tc>
      </w:tr>
      <w:tr w:rsidR="005A02D2" w:rsidRPr="00FC1E35" w14:paraId="51EB7ECA" w14:textId="77777777" w:rsidTr="007C07BC">
        <w:trPr>
          <w:trHeight w:val="558"/>
        </w:trPr>
        <w:tc>
          <w:tcPr>
            <w:tcW w:w="1129" w:type="dxa"/>
            <w:tcBorders>
              <w:top w:val="single" w:sz="4" w:space="0" w:color="auto"/>
              <w:left w:val="single" w:sz="4" w:space="0" w:color="auto"/>
              <w:bottom w:val="single" w:sz="4" w:space="0" w:color="auto"/>
              <w:right w:val="single" w:sz="4" w:space="0" w:color="auto"/>
            </w:tcBorders>
          </w:tcPr>
          <w:p w14:paraId="6106A3D6" w14:textId="7F8C3F43" w:rsidR="005A02D2" w:rsidRPr="00176EC4" w:rsidRDefault="005A02D2" w:rsidP="007C07BC">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2</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F4C9D2" w14:textId="64671111" w:rsidR="005A02D2" w:rsidRPr="00176EC4" w:rsidRDefault="005A02D2">
            <w:pPr>
              <w:spacing w:after="0" w:line="240" w:lineRule="auto"/>
              <w:rPr>
                <w:rFonts w:ascii="Arial" w:eastAsia="Times New Roman" w:hAnsi="Arial" w:cs="Arial"/>
                <w:b/>
                <w:color w:val="000000"/>
                <w:sz w:val="20"/>
                <w:szCs w:val="20"/>
                <w:lang w:eastAsia="en-AU"/>
              </w:rPr>
            </w:pPr>
            <w:r w:rsidRPr="00176EC4">
              <w:rPr>
                <w:rFonts w:ascii="Arial" w:eastAsia="Times New Roman" w:hAnsi="Arial" w:cs="Arial"/>
                <w:b/>
                <w:color w:val="000000"/>
                <w:sz w:val="20"/>
                <w:szCs w:val="20"/>
                <w:lang w:eastAsia="en-AU"/>
              </w:rPr>
              <w:t>Level and No or role/s required</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2DEF570E" w14:textId="37A750F2" w:rsidR="005A02D2" w:rsidRPr="00176EC4" w:rsidRDefault="005A02D2">
            <w:pPr>
              <w:spacing w:after="0" w:line="240" w:lineRule="auto"/>
              <w:rPr>
                <w:rFonts w:ascii="Arial" w:eastAsia="Times New Roman" w:hAnsi="Arial" w:cs="Arial"/>
                <w:color w:val="000000"/>
                <w:sz w:val="20"/>
                <w:szCs w:val="20"/>
                <w:lang w:eastAsia="en-AU"/>
              </w:rPr>
            </w:pPr>
            <w:r w:rsidRPr="007C07BC">
              <w:rPr>
                <w:rFonts w:ascii="Arial" w:eastAsia="Times New Roman" w:hAnsi="Arial" w:cs="Arial"/>
                <w:b/>
                <w:color w:val="000000"/>
                <w:sz w:val="20"/>
                <w:szCs w:val="20"/>
                <w:lang w:eastAsia="en-AU"/>
              </w:rPr>
              <w:t>Seven (7)</w:t>
            </w:r>
            <w:r w:rsidRPr="00176EC4">
              <w:rPr>
                <w:rFonts w:ascii="Arial" w:eastAsia="Times New Roman" w:hAnsi="Arial" w:cs="Arial"/>
                <w:color w:val="000000"/>
                <w:sz w:val="20"/>
                <w:szCs w:val="20"/>
                <w:lang w:eastAsia="en-AU"/>
              </w:rPr>
              <w:t xml:space="preserve"> TECH Level 5</w:t>
            </w:r>
          </w:p>
        </w:tc>
      </w:tr>
      <w:tr w:rsidR="005A02D2" w:rsidRPr="00FC1E35" w14:paraId="340D9A64" w14:textId="77777777" w:rsidTr="007C07BC">
        <w:trPr>
          <w:trHeight w:val="558"/>
        </w:trPr>
        <w:tc>
          <w:tcPr>
            <w:tcW w:w="1129" w:type="dxa"/>
            <w:tcBorders>
              <w:top w:val="single" w:sz="4" w:space="0" w:color="auto"/>
              <w:left w:val="single" w:sz="4" w:space="0" w:color="auto"/>
              <w:bottom w:val="single" w:sz="4" w:space="0" w:color="auto"/>
              <w:right w:val="single" w:sz="4" w:space="0" w:color="auto"/>
            </w:tcBorders>
          </w:tcPr>
          <w:p w14:paraId="57425B88" w14:textId="302B4B66" w:rsidR="005A02D2" w:rsidRPr="00176EC4" w:rsidRDefault="005A02D2" w:rsidP="007C07BC">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3</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6BE8E4" w14:textId="56C8250E" w:rsidR="005A02D2" w:rsidRPr="00176EC4" w:rsidRDefault="005A02D2">
            <w:pPr>
              <w:spacing w:after="0" w:line="240" w:lineRule="auto"/>
              <w:rPr>
                <w:rFonts w:ascii="Arial" w:eastAsia="Times New Roman" w:hAnsi="Arial" w:cs="Arial"/>
                <w:b/>
                <w:color w:val="000000"/>
                <w:sz w:val="20"/>
                <w:szCs w:val="20"/>
                <w:lang w:eastAsia="en-AU"/>
              </w:rPr>
            </w:pPr>
            <w:r w:rsidRPr="00176EC4">
              <w:rPr>
                <w:rFonts w:ascii="Arial" w:eastAsia="Times New Roman" w:hAnsi="Arial" w:cs="Arial"/>
                <w:b/>
                <w:color w:val="000000"/>
                <w:sz w:val="20"/>
                <w:szCs w:val="20"/>
                <w:lang w:eastAsia="en-AU"/>
              </w:rPr>
              <w:t>Requirement</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1ED542FD" w14:textId="372B6B72" w:rsidR="005A02D2" w:rsidRPr="00176EC4" w:rsidRDefault="005A02D2">
            <w:pPr>
              <w:pStyle w:val="NoSpacing"/>
              <w:rPr>
                <w:color w:val="000000"/>
                <w:sz w:val="20"/>
              </w:rPr>
            </w:pPr>
            <w:r w:rsidRPr="007C07BC">
              <w:rPr>
                <w:b/>
                <w:color w:val="000000"/>
                <w:sz w:val="20"/>
              </w:rPr>
              <w:t>OP 1</w:t>
            </w:r>
            <w:r w:rsidR="00A04D82">
              <w:rPr>
                <w:b/>
                <w:color w:val="000000"/>
                <w:sz w:val="20"/>
              </w:rPr>
              <w:t xml:space="preserve"> (3 positions)</w:t>
            </w:r>
            <w:r w:rsidRPr="007C07BC">
              <w:rPr>
                <w:b/>
                <w:color w:val="000000"/>
                <w:sz w:val="20"/>
              </w:rPr>
              <w:t>:</w:t>
            </w:r>
            <w:r w:rsidRPr="00176EC4">
              <w:rPr>
                <w:color w:val="000000"/>
                <w:sz w:val="20"/>
              </w:rPr>
              <w:t xml:space="preserve"> Actively maintains recognised expert level knowledge in one or more identifiable specialisms – </w:t>
            </w:r>
            <w:r w:rsidRPr="007C07BC">
              <w:rPr>
                <w:b/>
                <w:color w:val="000000"/>
                <w:sz w:val="20"/>
              </w:rPr>
              <w:t>Data Pipeline</w:t>
            </w:r>
            <w:r w:rsidRPr="00176EC4">
              <w:rPr>
                <w:b/>
                <w:color w:val="000000"/>
                <w:sz w:val="20"/>
              </w:rPr>
              <w:t xml:space="preserve"> Engineer</w:t>
            </w:r>
          </w:p>
          <w:p w14:paraId="1162D15C" w14:textId="77777777" w:rsidR="005A02D2" w:rsidRPr="007C07BC" w:rsidRDefault="005A02D2" w:rsidP="00230B6D">
            <w:pPr>
              <w:pStyle w:val="NoSpacing"/>
              <w:rPr>
                <w:color w:val="000000"/>
                <w:sz w:val="20"/>
              </w:rPr>
            </w:pPr>
          </w:p>
          <w:p w14:paraId="3DD5023A" w14:textId="008B6A1A" w:rsidR="005A02D2" w:rsidRPr="00176EC4" w:rsidRDefault="005A02D2" w:rsidP="00230B6D">
            <w:pPr>
              <w:pStyle w:val="NoSpacing"/>
              <w:rPr>
                <w:color w:val="000000"/>
                <w:sz w:val="20"/>
              </w:rPr>
            </w:pPr>
            <w:r w:rsidRPr="007C07BC">
              <w:rPr>
                <w:color w:val="000000"/>
                <w:sz w:val="20"/>
              </w:rPr>
              <w:t xml:space="preserve">The Data Pipeline Engineer will be responsible for </w:t>
            </w:r>
            <w:r>
              <w:rPr>
                <w:color w:val="000000"/>
                <w:sz w:val="20"/>
              </w:rPr>
              <w:t>leading the</w:t>
            </w:r>
            <w:r w:rsidRPr="007C07BC">
              <w:rPr>
                <w:color w:val="000000"/>
                <w:sz w:val="20"/>
              </w:rPr>
              <w:t xml:space="preserve"> strategic direction and operation of CDS’ Log Ingestion Pipeline. The candidate must be able to create and improve data pipelines, as well as provide SME guidance in a data architect capacity. Additionally, the candidate must be able to maintain and perform troubleshooting, in a Linux environment.</w:t>
            </w:r>
          </w:p>
          <w:p w14:paraId="3016C967" w14:textId="77777777" w:rsidR="005A02D2" w:rsidRPr="00176EC4" w:rsidRDefault="005A02D2">
            <w:pPr>
              <w:pStyle w:val="NoSpacing"/>
              <w:rPr>
                <w:color w:val="000000"/>
                <w:sz w:val="20"/>
              </w:rPr>
            </w:pPr>
          </w:p>
          <w:p w14:paraId="62234555" w14:textId="77777777" w:rsidR="005A02D2" w:rsidRPr="007C07BC" w:rsidRDefault="005A02D2" w:rsidP="00F824DE">
            <w:pPr>
              <w:pStyle w:val="NoSpacing"/>
              <w:rPr>
                <w:b/>
                <w:color w:val="000000"/>
                <w:sz w:val="20"/>
              </w:rPr>
            </w:pPr>
            <w:r w:rsidRPr="007C07BC">
              <w:rPr>
                <w:b/>
                <w:color w:val="000000"/>
                <w:sz w:val="20"/>
              </w:rPr>
              <w:t>Skills and Knowledge</w:t>
            </w:r>
          </w:p>
          <w:p w14:paraId="7E27C7C9" w14:textId="5EB6369B" w:rsidR="005A02D2" w:rsidRPr="007C07BC" w:rsidRDefault="005A02D2" w:rsidP="008A4F1F">
            <w:pPr>
              <w:pStyle w:val="ListParagraph"/>
              <w:numPr>
                <w:ilvl w:val="0"/>
                <w:numId w:val="125"/>
              </w:numPr>
              <w:spacing w:line="240" w:lineRule="auto"/>
              <w:contextualSpacing/>
              <w:rPr>
                <w:color w:val="000000"/>
                <w:sz w:val="20"/>
              </w:rPr>
            </w:pPr>
            <w:r w:rsidRPr="007C07BC">
              <w:rPr>
                <w:color w:val="000000"/>
                <w:sz w:val="20"/>
              </w:rPr>
              <w:t xml:space="preserve">Data </w:t>
            </w:r>
            <w:proofErr w:type="gramStart"/>
            <w:r w:rsidRPr="007C07BC">
              <w:rPr>
                <w:color w:val="000000"/>
                <w:sz w:val="20"/>
              </w:rPr>
              <w:t>Engineering</w:t>
            </w:r>
            <w:proofErr w:type="gramEnd"/>
            <w:r w:rsidRPr="007C07BC">
              <w:rPr>
                <w:color w:val="000000"/>
                <w:sz w:val="20"/>
              </w:rPr>
              <w:t xml:space="preserve"> experience is required; this should include experience in Apache </w:t>
            </w:r>
            <w:proofErr w:type="spellStart"/>
            <w:r w:rsidRPr="007C07BC">
              <w:rPr>
                <w:color w:val="000000"/>
                <w:sz w:val="20"/>
              </w:rPr>
              <w:t>NiFi</w:t>
            </w:r>
            <w:proofErr w:type="spellEnd"/>
            <w:r w:rsidRPr="007C07BC">
              <w:rPr>
                <w:color w:val="000000"/>
                <w:sz w:val="20"/>
              </w:rPr>
              <w:t xml:space="preserve">, Kafka, </w:t>
            </w:r>
            <w:proofErr w:type="spellStart"/>
            <w:r w:rsidRPr="007C07BC">
              <w:rPr>
                <w:color w:val="000000"/>
                <w:sz w:val="20"/>
              </w:rPr>
              <w:t>Flink</w:t>
            </w:r>
            <w:proofErr w:type="spellEnd"/>
            <w:r w:rsidRPr="007C07BC">
              <w:rPr>
                <w:color w:val="000000"/>
                <w:sz w:val="20"/>
              </w:rPr>
              <w:t xml:space="preserve"> or similar technologies.</w:t>
            </w:r>
          </w:p>
          <w:p w14:paraId="4A5D1E26" w14:textId="09DAF99E" w:rsidR="005A02D2" w:rsidRPr="007C07BC" w:rsidRDefault="005A02D2" w:rsidP="009B3AE1">
            <w:pPr>
              <w:pStyle w:val="ListParagraph"/>
              <w:numPr>
                <w:ilvl w:val="0"/>
                <w:numId w:val="125"/>
              </w:numPr>
              <w:spacing w:line="240" w:lineRule="auto"/>
              <w:contextualSpacing/>
              <w:rPr>
                <w:color w:val="000000"/>
                <w:sz w:val="20"/>
              </w:rPr>
            </w:pPr>
            <w:r w:rsidRPr="007C07BC">
              <w:rPr>
                <w:color w:val="000000"/>
                <w:sz w:val="20"/>
              </w:rPr>
              <w:t>Strong Linux fundamentals required.</w:t>
            </w:r>
          </w:p>
          <w:p w14:paraId="69F1A6E6" w14:textId="7DEC7B07" w:rsidR="005A02D2" w:rsidRPr="007C07BC" w:rsidRDefault="005A02D2" w:rsidP="008A4F1F">
            <w:pPr>
              <w:pStyle w:val="ListParagraph"/>
              <w:numPr>
                <w:ilvl w:val="0"/>
                <w:numId w:val="125"/>
              </w:numPr>
              <w:spacing w:line="240" w:lineRule="auto"/>
              <w:contextualSpacing/>
              <w:rPr>
                <w:color w:val="000000"/>
                <w:sz w:val="20"/>
              </w:rPr>
            </w:pPr>
            <w:r w:rsidRPr="007C07BC">
              <w:rPr>
                <w:color w:val="000000"/>
                <w:sz w:val="20"/>
              </w:rPr>
              <w:t xml:space="preserve">Data Architecture experience is </w:t>
            </w:r>
            <w:r w:rsidR="00D13D6B">
              <w:rPr>
                <w:color w:val="000000"/>
                <w:sz w:val="20"/>
              </w:rPr>
              <w:t>highly</w:t>
            </w:r>
            <w:r w:rsidR="00D13D6B" w:rsidRPr="007C07BC">
              <w:rPr>
                <w:color w:val="000000"/>
                <w:sz w:val="20"/>
              </w:rPr>
              <w:t xml:space="preserve"> </w:t>
            </w:r>
            <w:r w:rsidRPr="007C07BC">
              <w:rPr>
                <w:color w:val="000000"/>
                <w:sz w:val="20"/>
              </w:rPr>
              <w:t>desir</w:t>
            </w:r>
            <w:r w:rsidR="00D13D6B">
              <w:rPr>
                <w:color w:val="000000"/>
                <w:sz w:val="20"/>
              </w:rPr>
              <w:t>able</w:t>
            </w:r>
            <w:r w:rsidRPr="007C07BC">
              <w:rPr>
                <w:color w:val="000000"/>
                <w:sz w:val="20"/>
              </w:rPr>
              <w:t>; this could include demonstrated experience designing a new Data Pipeline or a significant redesign of an existing Data Pipeline.</w:t>
            </w:r>
          </w:p>
          <w:p w14:paraId="5728582A" w14:textId="3E5F4D61" w:rsidR="005A02D2" w:rsidRPr="007C07BC" w:rsidRDefault="005A02D2" w:rsidP="008A4F1F">
            <w:pPr>
              <w:pStyle w:val="ListParagraph"/>
              <w:numPr>
                <w:ilvl w:val="0"/>
                <w:numId w:val="125"/>
              </w:numPr>
              <w:spacing w:line="240" w:lineRule="auto"/>
              <w:contextualSpacing/>
              <w:rPr>
                <w:color w:val="000000"/>
                <w:sz w:val="20"/>
              </w:rPr>
            </w:pPr>
            <w:r w:rsidRPr="007C07BC">
              <w:rPr>
                <w:color w:val="000000"/>
                <w:sz w:val="20"/>
              </w:rPr>
              <w:t xml:space="preserve">Experience with Git </w:t>
            </w:r>
            <w:r w:rsidR="00D13D6B">
              <w:rPr>
                <w:color w:val="000000"/>
                <w:sz w:val="20"/>
              </w:rPr>
              <w:t>highly</w:t>
            </w:r>
            <w:r w:rsidR="00D13D6B" w:rsidRPr="007C07BC">
              <w:rPr>
                <w:color w:val="000000"/>
                <w:sz w:val="20"/>
              </w:rPr>
              <w:t xml:space="preserve"> </w:t>
            </w:r>
            <w:r w:rsidRPr="007C07BC">
              <w:rPr>
                <w:color w:val="000000"/>
                <w:sz w:val="20"/>
              </w:rPr>
              <w:t>desir</w:t>
            </w:r>
            <w:r w:rsidR="00D13D6B">
              <w:rPr>
                <w:color w:val="000000"/>
                <w:sz w:val="20"/>
              </w:rPr>
              <w:t>able.</w:t>
            </w:r>
          </w:p>
          <w:p w14:paraId="1959B7AE" w14:textId="69285E2C" w:rsidR="005A02D2" w:rsidRPr="007C07BC" w:rsidRDefault="005A02D2" w:rsidP="008A4F1F">
            <w:pPr>
              <w:pStyle w:val="ListParagraph"/>
              <w:numPr>
                <w:ilvl w:val="0"/>
                <w:numId w:val="125"/>
              </w:numPr>
              <w:spacing w:line="240" w:lineRule="auto"/>
              <w:contextualSpacing/>
              <w:rPr>
                <w:color w:val="000000"/>
                <w:sz w:val="20"/>
              </w:rPr>
            </w:pPr>
            <w:r w:rsidRPr="007C07BC">
              <w:rPr>
                <w:color w:val="000000"/>
                <w:sz w:val="20"/>
              </w:rPr>
              <w:lastRenderedPageBreak/>
              <w:t xml:space="preserve">Experience with Python and Java </w:t>
            </w:r>
            <w:r w:rsidR="00D13D6B">
              <w:rPr>
                <w:color w:val="000000"/>
                <w:sz w:val="20"/>
              </w:rPr>
              <w:t>highly desirable</w:t>
            </w:r>
            <w:r w:rsidRPr="007C07BC">
              <w:rPr>
                <w:color w:val="000000"/>
                <w:sz w:val="20"/>
              </w:rPr>
              <w:t>.</w:t>
            </w:r>
          </w:p>
          <w:p w14:paraId="6EE300C4" w14:textId="591F3184" w:rsidR="005A02D2" w:rsidRPr="007C07BC" w:rsidRDefault="005A02D2" w:rsidP="008A4F1F">
            <w:pPr>
              <w:pStyle w:val="ListParagraph"/>
              <w:numPr>
                <w:ilvl w:val="0"/>
                <w:numId w:val="125"/>
              </w:numPr>
              <w:spacing w:line="240" w:lineRule="auto"/>
              <w:contextualSpacing/>
              <w:rPr>
                <w:color w:val="000000"/>
                <w:sz w:val="20"/>
              </w:rPr>
            </w:pPr>
            <w:r w:rsidRPr="007C07BC">
              <w:rPr>
                <w:color w:val="000000"/>
                <w:sz w:val="20"/>
              </w:rPr>
              <w:t xml:space="preserve">Linux fundamentals </w:t>
            </w:r>
            <w:r w:rsidR="00D13D6B">
              <w:rPr>
                <w:color w:val="000000"/>
                <w:sz w:val="20"/>
              </w:rPr>
              <w:t>highly desirable</w:t>
            </w:r>
            <w:r w:rsidRPr="007C07BC">
              <w:rPr>
                <w:color w:val="000000"/>
                <w:sz w:val="20"/>
              </w:rPr>
              <w:t>.</w:t>
            </w:r>
          </w:p>
          <w:p w14:paraId="7C9FC1FD" w14:textId="1CBB6DAC" w:rsidR="005A02D2" w:rsidRPr="007C07BC" w:rsidRDefault="005A02D2" w:rsidP="008A4F1F">
            <w:pPr>
              <w:pStyle w:val="ListParagraph"/>
              <w:numPr>
                <w:ilvl w:val="0"/>
                <w:numId w:val="125"/>
              </w:numPr>
              <w:spacing w:line="240" w:lineRule="auto"/>
              <w:contextualSpacing/>
              <w:rPr>
                <w:color w:val="000000"/>
                <w:sz w:val="20"/>
              </w:rPr>
            </w:pPr>
            <w:r w:rsidRPr="007C07BC">
              <w:rPr>
                <w:color w:val="000000"/>
                <w:sz w:val="20"/>
              </w:rPr>
              <w:t>Experience with CI/CD pipelines desi</w:t>
            </w:r>
            <w:r w:rsidR="00D13D6B">
              <w:rPr>
                <w:color w:val="000000"/>
                <w:sz w:val="20"/>
              </w:rPr>
              <w:t>rable</w:t>
            </w:r>
            <w:r w:rsidRPr="007C07BC">
              <w:rPr>
                <w:color w:val="000000"/>
                <w:sz w:val="20"/>
              </w:rPr>
              <w:t>.</w:t>
            </w:r>
          </w:p>
          <w:p w14:paraId="6FB99DB2" w14:textId="26A4F1A1" w:rsidR="005A02D2" w:rsidRPr="007C07BC" w:rsidRDefault="005A02D2" w:rsidP="008A4F1F">
            <w:pPr>
              <w:pStyle w:val="ListParagraph"/>
              <w:numPr>
                <w:ilvl w:val="0"/>
                <w:numId w:val="125"/>
              </w:numPr>
              <w:spacing w:line="240" w:lineRule="auto"/>
              <w:contextualSpacing/>
              <w:rPr>
                <w:color w:val="000000"/>
                <w:sz w:val="20"/>
              </w:rPr>
            </w:pPr>
            <w:r w:rsidRPr="007C07BC">
              <w:rPr>
                <w:color w:val="000000"/>
                <w:sz w:val="20"/>
              </w:rPr>
              <w:t xml:space="preserve">Experience with </w:t>
            </w:r>
            <w:proofErr w:type="spellStart"/>
            <w:r w:rsidRPr="007C07BC">
              <w:rPr>
                <w:color w:val="000000"/>
                <w:sz w:val="20"/>
              </w:rPr>
              <w:t>Splunk</w:t>
            </w:r>
            <w:proofErr w:type="spellEnd"/>
            <w:r w:rsidRPr="007C07BC">
              <w:rPr>
                <w:color w:val="000000"/>
                <w:sz w:val="20"/>
              </w:rPr>
              <w:t xml:space="preserve"> or similar technology recommended.</w:t>
            </w:r>
          </w:p>
          <w:p w14:paraId="41CB1DB2" w14:textId="5D6B155B" w:rsidR="005A02D2" w:rsidRPr="007C07BC" w:rsidRDefault="005A02D2" w:rsidP="008A4F1F">
            <w:pPr>
              <w:pStyle w:val="ListParagraph"/>
              <w:numPr>
                <w:ilvl w:val="0"/>
                <w:numId w:val="125"/>
              </w:numPr>
              <w:spacing w:line="240" w:lineRule="auto"/>
              <w:contextualSpacing/>
              <w:rPr>
                <w:color w:val="000000"/>
                <w:sz w:val="20"/>
              </w:rPr>
            </w:pPr>
            <w:r w:rsidRPr="007C07BC">
              <w:rPr>
                <w:color w:val="000000"/>
                <w:sz w:val="20"/>
              </w:rPr>
              <w:t xml:space="preserve">Experience working in Department of Defence or other Government agency undertaking a data-engineering role </w:t>
            </w:r>
            <w:r w:rsidR="00D13D6B">
              <w:rPr>
                <w:color w:val="000000"/>
                <w:sz w:val="20"/>
              </w:rPr>
              <w:t>highly desirable</w:t>
            </w:r>
            <w:r w:rsidRPr="007C07BC">
              <w:rPr>
                <w:color w:val="000000"/>
                <w:sz w:val="20"/>
              </w:rPr>
              <w:t>.</w:t>
            </w:r>
          </w:p>
          <w:p w14:paraId="283F18B9" w14:textId="77777777" w:rsidR="005A02D2" w:rsidRPr="007C07BC" w:rsidRDefault="005A02D2" w:rsidP="00F824DE">
            <w:pPr>
              <w:pStyle w:val="ListParagraph"/>
              <w:spacing w:line="240" w:lineRule="auto"/>
              <w:contextualSpacing/>
              <w:rPr>
                <w:color w:val="000000"/>
                <w:sz w:val="20"/>
              </w:rPr>
            </w:pPr>
          </w:p>
          <w:p w14:paraId="17A429A1" w14:textId="77777777" w:rsidR="005A02D2" w:rsidRPr="007C07BC" w:rsidRDefault="005A02D2" w:rsidP="007C07BC">
            <w:pPr>
              <w:pStyle w:val="ListParagraph"/>
              <w:spacing w:line="240" w:lineRule="auto"/>
              <w:ind w:left="0"/>
              <w:contextualSpacing/>
              <w:rPr>
                <w:b/>
                <w:color w:val="000000"/>
                <w:sz w:val="20"/>
              </w:rPr>
            </w:pPr>
            <w:r w:rsidRPr="007C07BC">
              <w:rPr>
                <w:b/>
                <w:color w:val="000000"/>
                <w:sz w:val="20"/>
              </w:rPr>
              <w:t>Major Responsibilities:</w:t>
            </w:r>
            <w:r w:rsidRPr="007C07BC">
              <w:rPr>
                <w:b/>
                <w:color w:val="000000"/>
                <w:sz w:val="20"/>
              </w:rPr>
              <w:tab/>
            </w:r>
            <w:r w:rsidRPr="007C07BC">
              <w:rPr>
                <w:b/>
                <w:color w:val="000000"/>
                <w:sz w:val="20"/>
              </w:rPr>
              <w:tab/>
            </w:r>
          </w:p>
          <w:p w14:paraId="481D39EC" w14:textId="6C38B447" w:rsidR="005A02D2" w:rsidRPr="007C07BC" w:rsidRDefault="005A02D2" w:rsidP="008A4F1F">
            <w:pPr>
              <w:pStyle w:val="ListParagraph"/>
              <w:numPr>
                <w:ilvl w:val="0"/>
                <w:numId w:val="125"/>
              </w:numPr>
              <w:spacing w:line="240" w:lineRule="auto"/>
              <w:contextualSpacing/>
              <w:rPr>
                <w:color w:val="000000"/>
                <w:sz w:val="20"/>
              </w:rPr>
            </w:pPr>
            <w:r w:rsidRPr="007C07BC">
              <w:rPr>
                <w:color w:val="000000"/>
                <w:sz w:val="20"/>
              </w:rPr>
              <w:t>Creating, improving and reviewing Data Pipeline flows.</w:t>
            </w:r>
          </w:p>
          <w:p w14:paraId="5668EFB8" w14:textId="191443E7" w:rsidR="005A02D2" w:rsidRPr="007C07BC" w:rsidRDefault="005A02D2" w:rsidP="008A4F1F">
            <w:pPr>
              <w:pStyle w:val="ListParagraph"/>
              <w:numPr>
                <w:ilvl w:val="0"/>
                <w:numId w:val="125"/>
              </w:numPr>
              <w:spacing w:line="240" w:lineRule="auto"/>
              <w:contextualSpacing/>
              <w:rPr>
                <w:color w:val="000000"/>
                <w:sz w:val="20"/>
              </w:rPr>
            </w:pPr>
            <w:r w:rsidRPr="007C07BC">
              <w:rPr>
                <w:color w:val="000000"/>
                <w:sz w:val="20"/>
              </w:rPr>
              <w:t>Maintaining pipeline platforms and supporting services.</w:t>
            </w:r>
          </w:p>
          <w:p w14:paraId="348A135F" w14:textId="504051B2" w:rsidR="005A02D2" w:rsidRPr="007C07BC" w:rsidRDefault="005A02D2" w:rsidP="008A4F1F">
            <w:pPr>
              <w:pStyle w:val="ListParagraph"/>
              <w:numPr>
                <w:ilvl w:val="0"/>
                <w:numId w:val="125"/>
              </w:numPr>
              <w:spacing w:line="240" w:lineRule="auto"/>
              <w:contextualSpacing/>
              <w:rPr>
                <w:color w:val="000000"/>
                <w:sz w:val="20"/>
              </w:rPr>
            </w:pPr>
            <w:r w:rsidRPr="007C07BC">
              <w:rPr>
                <w:color w:val="000000"/>
                <w:sz w:val="20"/>
              </w:rPr>
              <w:t>Working with system owners providing guidance on data formats and transport methods.</w:t>
            </w:r>
          </w:p>
          <w:p w14:paraId="0FDDD6B7" w14:textId="4A453819" w:rsidR="005A02D2" w:rsidRPr="007C07BC" w:rsidRDefault="005A02D2" w:rsidP="008A4F1F">
            <w:pPr>
              <w:pStyle w:val="ListParagraph"/>
              <w:numPr>
                <w:ilvl w:val="0"/>
                <w:numId w:val="125"/>
              </w:numPr>
              <w:spacing w:line="240" w:lineRule="auto"/>
              <w:contextualSpacing/>
              <w:rPr>
                <w:color w:val="000000"/>
                <w:sz w:val="20"/>
              </w:rPr>
            </w:pPr>
            <w:r w:rsidRPr="007C07BC">
              <w:rPr>
                <w:color w:val="000000"/>
                <w:sz w:val="20"/>
              </w:rPr>
              <w:t xml:space="preserve">Ensure the Log Ingestion Pipeline </w:t>
            </w:r>
            <w:proofErr w:type="gramStart"/>
            <w:r w:rsidRPr="007C07BC">
              <w:rPr>
                <w:color w:val="000000"/>
                <w:sz w:val="20"/>
              </w:rPr>
              <w:t>is aligned</w:t>
            </w:r>
            <w:proofErr w:type="gramEnd"/>
            <w:r w:rsidRPr="007C07BC">
              <w:rPr>
                <w:color w:val="000000"/>
                <w:sz w:val="20"/>
              </w:rPr>
              <w:t xml:space="preserve"> with our stakeholder’s strategic objectives, business outcomes and technology strategy.</w:t>
            </w:r>
          </w:p>
          <w:p w14:paraId="4C82DA0F" w14:textId="1AD14FE4" w:rsidR="005A02D2" w:rsidRPr="007C07BC" w:rsidRDefault="005A02D2" w:rsidP="008A4F1F">
            <w:pPr>
              <w:pStyle w:val="ListParagraph"/>
              <w:numPr>
                <w:ilvl w:val="0"/>
                <w:numId w:val="125"/>
              </w:numPr>
              <w:spacing w:line="240" w:lineRule="auto"/>
              <w:contextualSpacing/>
              <w:rPr>
                <w:color w:val="000000"/>
                <w:sz w:val="20"/>
              </w:rPr>
            </w:pPr>
            <w:r w:rsidRPr="007C07BC">
              <w:rPr>
                <w:color w:val="000000"/>
                <w:sz w:val="20"/>
              </w:rPr>
              <w:t>Collaborating with internal stakeholders to identify business requirements and functional specifications for the DCSE ICT Data Platform.</w:t>
            </w:r>
          </w:p>
          <w:p w14:paraId="02F030ED" w14:textId="77777777" w:rsidR="005A02D2" w:rsidRPr="007C07BC" w:rsidRDefault="005A02D2" w:rsidP="008A4F1F">
            <w:pPr>
              <w:pStyle w:val="ListParagraph"/>
              <w:numPr>
                <w:ilvl w:val="0"/>
                <w:numId w:val="125"/>
              </w:numPr>
              <w:spacing w:line="240" w:lineRule="auto"/>
              <w:contextualSpacing/>
              <w:rPr>
                <w:color w:val="000000"/>
                <w:sz w:val="20"/>
              </w:rPr>
            </w:pPr>
            <w:r w:rsidRPr="007C07BC">
              <w:rPr>
                <w:color w:val="000000"/>
                <w:sz w:val="20"/>
              </w:rPr>
              <w:t>Communicating, verbally and in written form, complex problems to various stakeholders, including senior executives.</w:t>
            </w:r>
          </w:p>
          <w:p w14:paraId="12840CCC" w14:textId="54ED47BF" w:rsidR="005A02D2" w:rsidRDefault="005A02D2">
            <w:pPr>
              <w:pStyle w:val="ListParagraph"/>
              <w:numPr>
                <w:ilvl w:val="0"/>
                <w:numId w:val="125"/>
              </w:numPr>
              <w:spacing w:line="240" w:lineRule="auto"/>
              <w:contextualSpacing/>
              <w:rPr>
                <w:color w:val="000000"/>
                <w:sz w:val="20"/>
              </w:rPr>
            </w:pPr>
            <w:r w:rsidRPr="007C07BC">
              <w:rPr>
                <w:color w:val="000000"/>
                <w:sz w:val="20"/>
              </w:rPr>
              <w:t>Taking high-level business requirements and industry best practices and translating them into patterns, concepts, principles, and working solutions.</w:t>
            </w:r>
          </w:p>
          <w:p w14:paraId="2DE65E01" w14:textId="77777777" w:rsidR="005A02D2" w:rsidRPr="007C07BC" w:rsidRDefault="005A02D2" w:rsidP="007C07BC">
            <w:pPr>
              <w:pStyle w:val="ListParagraph"/>
              <w:spacing w:line="240" w:lineRule="auto"/>
              <w:ind w:left="1440"/>
              <w:contextualSpacing/>
              <w:rPr>
                <w:color w:val="000000"/>
                <w:sz w:val="20"/>
              </w:rPr>
            </w:pPr>
          </w:p>
          <w:p w14:paraId="48479707" w14:textId="471FCA24" w:rsidR="005A02D2" w:rsidRPr="007C07BC" w:rsidRDefault="005A02D2" w:rsidP="007C07BC">
            <w:pPr>
              <w:pStyle w:val="ListParagraph"/>
              <w:spacing w:line="240" w:lineRule="auto"/>
              <w:ind w:left="0"/>
              <w:contextualSpacing/>
              <w:rPr>
                <w:b/>
                <w:color w:val="000000"/>
                <w:sz w:val="20"/>
              </w:rPr>
            </w:pPr>
            <w:r w:rsidRPr="007C07BC">
              <w:rPr>
                <w:b/>
                <w:color w:val="000000"/>
                <w:sz w:val="20"/>
              </w:rPr>
              <w:t>Secondary Responsibilities:</w:t>
            </w:r>
          </w:p>
          <w:p w14:paraId="299A98C0" w14:textId="40B6819A" w:rsidR="005A02D2" w:rsidRPr="007C07BC" w:rsidRDefault="005A02D2" w:rsidP="007C07BC">
            <w:pPr>
              <w:pStyle w:val="ListParagraph"/>
              <w:numPr>
                <w:ilvl w:val="0"/>
                <w:numId w:val="135"/>
              </w:numPr>
              <w:spacing w:line="240" w:lineRule="auto"/>
              <w:contextualSpacing/>
              <w:rPr>
                <w:color w:val="000000"/>
                <w:sz w:val="20"/>
              </w:rPr>
            </w:pPr>
            <w:r w:rsidRPr="007C07BC">
              <w:rPr>
                <w:color w:val="000000"/>
                <w:sz w:val="20"/>
              </w:rPr>
              <w:t>All CDS Above</w:t>
            </w:r>
            <w:r>
              <w:rPr>
                <w:color w:val="000000"/>
                <w:sz w:val="20"/>
              </w:rPr>
              <w:t>-</w:t>
            </w:r>
            <w:r w:rsidRPr="007C07BC">
              <w:rPr>
                <w:color w:val="000000"/>
                <w:sz w:val="20"/>
              </w:rPr>
              <w:t>the</w:t>
            </w:r>
            <w:r>
              <w:rPr>
                <w:color w:val="000000"/>
                <w:sz w:val="20"/>
              </w:rPr>
              <w:t>-</w:t>
            </w:r>
            <w:r w:rsidRPr="007C07BC">
              <w:rPr>
                <w:color w:val="000000"/>
                <w:sz w:val="20"/>
              </w:rPr>
              <w:t xml:space="preserve">Line contractors </w:t>
            </w:r>
            <w:proofErr w:type="gramStart"/>
            <w:r w:rsidRPr="007C07BC">
              <w:rPr>
                <w:color w:val="000000"/>
                <w:sz w:val="20"/>
              </w:rPr>
              <w:t>may be tasked</w:t>
            </w:r>
            <w:proofErr w:type="gramEnd"/>
            <w:r w:rsidRPr="007C07BC">
              <w:rPr>
                <w:color w:val="000000"/>
                <w:sz w:val="20"/>
              </w:rPr>
              <w:t xml:space="preserve"> with assisting other CDS functional areas where the </w:t>
            </w:r>
            <w:r w:rsidRPr="00176EC4">
              <w:rPr>
                <w:color w:val="000000"/>
                <w:sz w:val="20"/>
              </w:rPr>
              <w:t>member’s</w:t>
            </w:r>
            <w:r w:rsidRPr="007C07BC">
              <w:rPr>
                <w:color w:val="000000"/>
                <w:sz w:val="20"/>
              </w:rPr>
              <w:t xml:space="preserve"> skills and knowledge are relevant.</w:t>
            </w:r>
          </w:p>
          <w:p w14:paraId="3415B0CC" w14:textId="77777777" w:rsidR="005A02D2" w:rsidRDefault="005A02D2" w:rsidP="007C07BC">
            <w:pPr>
              <w:spacing w:line="240" w:lineRule="auto"/>
              <w:contextualSpacing/>
              <w:rPr>
                <w:color w:val="000000"/>
                <w:sz w:val="20"/>
              </w:rPr>
            </w:pPr>
          </w:p>
          <w:p w14:paraId="52037831" w14:textId="5C81E7A6" w:rsidR="005A02D2" w:rsidRPr="007C07BC" w:rsidRDefault="005A02D2" w:rsidP="007C07BC">
            <w:pPr>
              <w:spacing w:line="240" w:lineRule="auto"/>
              <w:contextualSpacing/>
              <w:rPr>
                <w:color w:val="000000"/>
                <w:sz w:val="20"/>
              </w:rPr>
            </w:pPr>
            <w:r>
              <w:rPr>
                <w:color w:val="000000"/>
                <w:sz w:val="20"/>
              </w:rPr>
              <w:t>---------------------------------------------------------------------------------------------------------------------------------------------------------------------------------------------------</w:t>
            </w:r>
          </w:p>
          <w:p w14:paraId="20198EBC" w14:textId="3EA509FA" w:rsidR="005A02D2" w:rsidRPr="00176EC4" w:rsidRDefault="005A02D2">
            <w:pPr>
              <w:pStyle w:val="NoSpacing"/>
              <w:rPr>
                <w:color w:val="000000"/>
                <w:sz w:val="20"/>
              </w:rPr>
            </w:pPr>
          </w:p>
          <w:p w14:paraId="59CDCD2C" w14:textId="7A9D9AF0" w:rsidR="005A02D2" w:rsidRPr="00176EC4" w:rsidRDefault="005A02D2" w:rsidP="00F824DE">
            <w:pPr>
              <w:pStyle w:val="NoSpacing"/>
              <w:rPr>
                <w:b/>
                <w:color w:val="000000"/>
                <w:sz w:val="20"/>
              </w:rPr>
            </w:pPr>
            <w:r w:rsidRPr="007C07BC">
              <w:rPr>
                <w:b/>
                <w:color w:val="000000"/>
                <w:sz w:val="20"/>
              </w:rPr>
              <w:t>OP 2</w:t>
            </w:r>
            <w:r w:rsidR="00A04D82">
              <w:rPr>
                <w:b/>
                <w:color w:val="000000"/>
                <w:sz w:val="20"/>
              </w:rPr>
              <w:t xml:space="preserve"> (3 positions)</w:t>
            </w:r>
            <w:r w:rsidRPr="007C07BC">
              <w:rPr>
                <w:b/>
                <w:color w:val="000000"/>
                <w:sz w:val="20"/>
              </w:rPr>
              <w:t>:</w:t>
            </w:r>
            <w:r w:rsidRPr="00176EC4">
              <w:rPr>
                <w:color w:val="000000"/>
                <w:sz w:val="20"/>
              </w:rPr>
              <w:t xml:space="preserve"> Actively maintains recognised expert level knowledge in one or more identifiable specialisms – </w:t>
            </w:r>
            <w:r w:rsidRPr="00176EC4">
              <w:rPr>
                <w:b/>
                <w:color w:val="000000"/>
                <w:sz w:val="20"/>
              </w:rPr>
              <w:t>Security Incident Event Management (SIEM) Engineer</w:t>
            </w:r>
          </w:p>
          <w:p w14:paraId="4F1E69B0" w14:textId="6045132E" w:rsidR="005A02D2" w:rsidRPr="007C07BC" w:rsidRDefault="005A02D2" w:rsidP="006601ED">
            <w:pPr>
              <w:pStyle w:val="NoSpacing"/>
              <w:rPr>
                <w:color w:val="000000"/>
                <w:sz w:val="18"/>
              </w:rPr>
            </w:pPr>
          </w:p>
          <w:p w14:paraId="4D390E3F" w14:textId="51B465B4" w:rsidR="005A02D2" w:rsidRPr="00176EC4" w:rsidRDefault="005A02D2" w:rsidP="0063159B">
            <w:pPr>
              <w:pStyle w:val="NoSpacing"/>
              <w:rPr>
                <w:color w:val="000000"/>
                <w:sz w:val="20"/>
              </w:rPr>
            </w:pPr>
            <w:r w:rsidRPr="007C07BC">
              <w:rPr>
                <w:color w:val="000000"/>
                <w:sz w:val="20"/>
              </w:rPr>
              <w:t xml:space="preserve">The </w:t>
            </w:r>
            <w:proofErr w:type="spellStart"/>
            <w:r w:rsidRPr="007C07BC">
              <w:rPr>
                <w:color w:val="000000"/>
                <w:sz w:val="20"/>
              </w:rPr>
              <w:t>Splunk</w:t>
            </w:r>
            <w:proofErr w:type="spellEnd"/>
            <w:r w:rsidRPr="007C07BC">
              <w:rPr>
                <w:color w:val="000000"/>
                <w:sz w:val="20"/>
              </w:rPr>
              <w:t xml:space="preserve"> SIEM Engineers will be responsible for the support and management of a </w:t>
            </w:r>
            <w:proofErr w:type="spellStart"/>
            <w:r w:rsidRPr="007C07BC">
              <w:rPr>
                <w:color w:val="000000"/>
                <w:sz w:val="20"/>
              </w:rPr>
              <w:t>Splunk</w:t>
            </w:r>
            <w:proofErr w:type="spellEnd"/>
            <w:r w:rsidRPr="007C07BC">
              <w:rPr>
                <w:color w:val="000000"/>
                <w:sz w:val="20"/>
              </w:rPr>
              <w:t xml:space="preserve"> SIEM centralised log collection system. The candidate must be able to perform core BAU tasks, as well as provide SME guidance. Additionally, the candidate must be able to maintain and perform troubleshooting, in a Linux environment.</w:t>
            </w:r>
          </w:p>
          <w:p w14:paraId="1B0163B2" w14:textId="06D8FB9B" w:rsidR="005A02D2" w:rsidRPr="00176EC4" w:rsidRDefault="005A02D2" w:rsidP="009A5826">
            <w:pPr>
              <w:pStyle w:val="NoSpacing"/>
              <w:rPr>
                <w:color w:val="000000"/>
                <w:sz w:val="20"/>
              </w:rPr>
            </w:pPr>
          </w:p>
          <w:p w14:paraId="4C929BB9" w14:textId="6F1EB69D" w:rsidR="005A02D2" w:rsidRPr="00176EC4" w:rsidRDefault="005A02D2" w:rsidP="00F824DE">
            <w:pPr>
              <w:pStyle w:val="NoSpacing"/>
              <w:rPr>
                <w:b/>
                <w:color w:val="000000"/>
                <w:sz w:val="20"/>
              </w:rPr>
            </w:pPr>
          </w:p>
          <w:p w14:paraId="3FFD1BCD" w14:textId="77777777" w:rsidR="005A02D2" w:rsidRPr="007C07BC" w:rsidRDefault="005A02D2" w:rsidP="007C07BC">
            <w:pPr>
              <w:pStyle w:val="ListParagraph"/>
              <w:spacing w:line="240" w:lineRule="auto"/>
              <w:ind w:left="0"/>
              <w:contextualSpacing/>
              <w:rPr>
                <w:b/>
                <w:color w:val="000000"/>
                <w:sz w:val="20"/>
              </w:rPr>
            </w:pPr>
            <w:r w:rsidRPr="007C07BC">
              <w:rPr>
                <w:b/>
                <w:color w:val="000000"/>
                <w:sz w:val="20"/>
              </w:rPr>
              <w:t>Skills and Knowledge</w:t>
            </w:r>
          </w:p>
          <w:p w14:paraId="01D05D8B" w14:textId="50BA2593" w:rsidR="005A02D2" w:rsidRPr="007C07BC" w:rsidRDefault="005A02D2" w:rsidP="008A4F1F">
            <w:pPr>
              <w:pStyle w:val="ListParagraph"/>
              <w:numPr>
                <w:ilvl w:val="0"/>
                <w:numId w:val="125"/>
              </w:numPr>
              <w:spacing w:line="240" w:lineRule="auto"/>
              <w:contextualSpacing/>
              <w:rPr>
                <w:color w:val="000000"/>
                <w:sz w:val="20"/>
              </w:rPr>
            </w:pPr>
            <w:r w:rsidRPr="007C07BC">
              <w:rPr>
                <w:color w:val="000000"/>
                <w:sz w:val="20"/>
              </w:rPr>
              <w:t xml:space="preserve">Experience as a </w:t>
            </w:r>
            <w:proofErr w:type="spellStart"/>
            <w:r w:rsidRPr="00176EC4">
              <w:rPr>
                <w:color w:val="000000"/>
                <w:sz w:val="20"/>
              </w:rPr>
              <w:t>Splunk</w:t>
            </w:r>
            <w:proofErr w:type="spellEnd"/>
            <w:r w:rsidRPr="00176EC4">
              <w:rPr>
                <w:color w:val="000000"/>
                <w:sz w:val="20"/>
              </w:rPr>
              <w:t xml:space="preserve"> </w:t>
            </w:r>
            <w:r w:rsidRPr="007C07BC">
              <w:rPr>
                <w:color w:val="000000"/>
                <w:sz w:val="20"/>
              </w:rPr>
              <w:t xml:space="preserve">SME </w:t>
            </w:r>
            <w:r w:rsidRPr="00176EC4">
              <w:rPr>
                <w:color w:val="000000"/>
                <w:sz w:val="20"/>
              </w:rPr>
              <w:t>or similar SIEM is required</w:t>
            </w:r>
            <w:r w:rsidRPr="007C07BC">
              <w:rPr>
                <w:color w:val="000000"/>
                <w:sz w:val="20"/>
              </w:rPr>
              <w:t>.</w:t>
            </w:r>
          </w:p>
          <w:p w14:paraId="6C2062E2" w14:textId="337AF484" w:rsidR="005A02D2" w:rsidRPr="007C07BC" w:rsidRDefault="005A02D2" w:rsidP="008A4F1F">
            <w:pPr>
              <w:pStyle w:val="ListParagraph"/>
              <w:numPr>
                <w:ilvl w:val="0"/>
                <w:numId w:val="125"/>
              </w:numPr>
              <w:spacing w:line="240" w:lineRule="auto"/>
              <w:contextualSpacing/>
              <w:rPr>
                <w:color w:val="000000"/>
                <w:sz w:val="20"/>
              </w:rPr>
            </w:pPr>
            <w:r w:rsidRPr="007C07BC">
              <w:rPr>
                <w:color w:val="000000"/>
                <w:sz w:val="20"/>
              </w:rPr>
              <w:t>SME of at least one of the following components</w:t>
            </w:r>
            <w:proofErr w:type="gramStart"/>
            <w:r w:rsidRPr="007C07BC">
              <w:rPr>
                <w:color w:val="000000"/>
                <w:sz w:val="20"/>
              </w:rPr>
              <w:t>;</w:t>
            </w:r>
            <w:proofErr w:type="gramEnd"/>
            <w:r w:rsidRPr="007C07BC">
              <w:rPr>
                <w:color w:val="000000"/>
                <w:sz w:val="20"/>
              </w:rPr>
              <w:t xml:space="preserve"> Log ingestion &amp; presentation</w:t>
            </w:r>
            <w:r w:rsidRPr="00176EC4">
              <w:rPr>
                <w:color w:val="000000"/>
                <w:sz w:val="20"/>
              </w:rPr>
              <w:t xml:space="preserve">, </w:t>
            </w:r>
            <w:r w:rsidRPr="007C07BC">
              <w:rPr>
                <w:color w:val="000000"/>
                <w:sz w:val="20"/>
              </w:rPr>
              <w:t>Platform Administration</w:t>
            </w:r>
            <w:r w:rsidRPr="00176EC4">
              <w:rPr>
                <w:color w:val="000000"/>
                <w:sz w:val="20"/>
              </w:rPr>
              <w:t xml:space="preserve">, </w:t>
            </w:r>
            <w:r w:rsidRPr="007C07BC">
              <w:rPr>
                <w:color w:val="000000"/>
                <w:sz w:val="20"/>
              </w:rPr>
              <w:t>Automation, Monitoring is required.</w:t>
            </w:r>
          </w:p>
          <w:p w14:paraId="67DF4FBC" w14:textId="76082984" w:rsidR="005A02D2" w:rsidRPr="00176EC4" w:rsidRDefault="005A02D2" w:rsidP="009B3AE1">
            <w:pPr>
              <w:pStyle w:val="ListParagraph"/>
              <w:numPr>
                <w:ilvl w:val="0"/>
                <w:numId w:val="125"/>
              </w:numPr>
              <w:spacing w:line="240" w:lineRule="auto"/>
              <w:contextualSpacing/>
              <w:rPr>
                <w:color w:val="000000"/>
                <w:sz w:val="20"/>
              </w:rPr>
            </w:pPr>
            <w:r w:rsidRPr="007C07BC">
              <w:rPr>
                <w:color w:val="000000"/>
                <w:sz w:val="20"/>
              </w:rPr>
              <w:t>Strong Linux fundamentals required.</w:t>
            </w:r>
          </w:p>
          <w:p w14:paraId="317E6905" w14:textId="783D4A85" w:rsidR="005A02D2" w:rsidRPr="007C07BC" w:rsidRDefault="005A02D2" w:rsidP="008A4F1F">
            <w:pPr>
              <w:pStyle w:val="ListParagraph"/>
              <w:numPr>
                <w:ilvl w:val="0"/>
                <w:numId w:val="125"/>
              </w:numPr>
              <w:spacing w:line="240" w:lineRule="auto"/>
              <w:contextualSpacing/>
              <w:rPr>
                <w:color w:val="000000"/>
                <w:sz w:val="20"/>
              </w:rPr>
            </w:pPr>
            <w:proofErr w:type="spellStart"/>
            <w:r w:rsidRPr="00176EC4">
              <w:rPr>
                <w:color w:val="000000"/>
                <w:sz w:val="20"/>
              </w:rPr>
              <w:lastRenderedPageBreak/>
              <w:t>Splunk</w:t>
            </w:r>
            <w:proofErr w:type="spellEnd"/>
            <w:r w:rsidRPr="00176EC4">
              <w:rPr>
                <w:color w:val="000000"/>
                <w:sz w:val="20"/>
              </w:rPr>
              <w:t xml:space="preserve"> qualifications are </w:t>
            </w:r>
            <w:r w:rsidR="00D13D6B">
              <w:rPr>
                <w:color w:val="000000"/>
                <w:sz w:val="20"/>
              </w:rPr>
              <w:t>highly desirable</w:t>
            </w:r>
            <w:r w:rsidRPr="00176EC4">
              <w:rPr>
                <w:color w:val="000000"/>
                <w:sz w:val="20"/>
              </w:rPr>
              <w:t>.</w:t>
            </w:r>
          </w:p>
          <w:p w14:paraId="598FB477" w14:textId="373D8F4A" w:rsidR="005A02D2" w:rsidRPr="00176EC4" w:rsidRDefault="005A02D2" w:rsidP="008A4F1F">
            <w:pPr>
              <w:pStyle w:val="ListParagraph"/>
              <w:numPr>
                <w:ilvl w:val="0"/>
                <w:numId w:val="125"/>
              </w:numPr>
              <w:spacing w:line="240" w:lineRule="auto"/>
              <w:contextualSpacing/>
              <w:rPr>
                <w:color w:val="000000"/>
                <w:sz w:val="20"/>
              </w:rPr>
            </w:pPr>
            <w:r w:rsidRPr="00176EC4">
              <w:rPr>
                <w:color w:val="000000"/>
                <w:sz w:val="20"/>
              </w:rPr>
              <w:t xml:space="preserve">Experience working in Department of Defence or other Government agency undertaking an ICT engineering role </w:t>
            </w:r>
            <w:r w:rsidR="00D13D6B">
              <w:rPr>
                <w:color w:val="000000"/>
                <w:sz w:val="20"/>
              </w:rPr>
              <w:t>highly desirable</w:t>
            </w:r>
            <w:r w:rsidRPr="00176EC4">
              <w:rPr>
                <w:color w:val="000000"/>
                <w:sz w:val="20"/>
              </w:rPr>
              <w:t>.</w:t>
            </w:r>
          </w:p>
          <w:p w14:paraId="790B164A" w14:textId="77777777" w:rsidR="005A02D2" w:rsidRPr="007C07BC" w:rsidRDefault="005A02D2" w:rsidP="006601ED">
            <w:pPr>
              <w:pStyle w:val="ListParagraph"/>
              <w:spacing w:line="240" w:lineRule="auto"/>
              <w:contextualSpacing/>
              <w:rPr>
                <w:color w:val="000000"/>
                <w:sz w:val="20"/>
              </w:rPr>
            </w:pPr>
          </w:p>
          <w:p w14:paraId="396305A7" w14:textId="4922B320" w:rsidR="005A02D2" w:rsidRPr="007C07BC" w:rsidRDefault="005A02D2" w:rsidP="007C07BC">
            <w:pPr>
              <w:pStyle w:val="ListParagraph"/>
              <w:spacing w:line="240" w:lineRule="auto"/>
              <w:ind w:left="0"/>
              <w:contextualSpacing/>
              <w:rPr>
                <w:b/>
                <w:color w:val="000000"/>
                <w:sz w:val="20"/>
              </w:rPr>
            </w:pPr>
            <w:r w:rsidRPr="007C07BC">
              <w:rPr>
                <w:b/>
                <w:color w:val="000000"/>
                <w:sz w:val="20"/>
              </w:rPr>
              <w:t>Major Responsibilities:</w:t>
            </w:r>
          </w:p>
          <w:p w14:paraId="7D699199" w14:textId="21137E33" w:rsidR="005A02D2" w:rsidRPr="007C07BC" w:rsidRDefault="005A02D2" w:rsidP="008A4F1F">
            <w:pPr>
              <w:pStyle w:val="ListParagraph"/>
              <w:numPr>
                <w:ilvl w:val="0"/>
                <w:numId w:val="125"/>
              </w:numPr>
              <w:spacing w:line="240" w:lineRule="auto"/>
              <w:contextualSpacing/>
              <w:rPr>
                <w:color w:val="000000"/>
                <w:sz w:val="20"/>
              </w:rPr>
            </w:pPr>
            <w:r w:rsidRPr="007C07BC">
              <w:rPr>
                <w:color w:val="000000"/>
                <w:sz w:val="20"/>
              </w:rPr>
              <w:t xml:space="preserve">Operating and improving CDS’s </w:t>
            </w:r>
            <w:proofErr w:type="spellStart"/>
            <w:r w:rsidRPr="007C07BC">
              <w:rPr>
                <w:color w:val="000000"/>
                <w:sz w:val="20"/>
              </w:rPr>
              <w:t>Splunk</w:t>
            </w:r>
            <w:proofErr w:type="spellEnd"/>
            <w:r w:rsidRPr="007C07BC">
              <w:rPr>
                <w:color w:val="000000"/>
                <w:sz w:val="20"/>
              </w:rPr>
              <w:t xml:space="preserve"> Platform</w:t>
            </w:r>
          </w:p>
          <w:p w14:paraId="3358A2FA" w14:textId="66076150" w:rsidR="005A02D2" w:rsidRPr="007C07BC" w:rsidRDefault="005A02D2" w:rsidP="008A4F1F">
            <w:pPr>
              <w:pStyle w:val="ListParagraph"/>
              <w:numPr>
                <w:ilvl w:val="0"/>
                <w:numId w:val="125"/>
              </w:numPr>
              <w:spacing w:line="240" w:lineRule="auto"/>
              <w:contextualSpacing/>
              <w:rPr>
                <w:color w:val="000000"/>
                <w:sz w:val="20"/>
              </w:rPr>
            </w:pPr>
            <w:r w:rsidRPr="007C07BC">
              <w:rPr>
                <w:color w:val="000000"/>
                <w:sz w:val="20"/>
              </w:rPr>
              <w:t>Providing general user assistance, such as improving efficiency of search queries, creating dashboards etc.</w:t>
            </w:r>
          </w:p>
          <w:p w14:paraId="56038401" w14:textId="0F2D3872" w:rsidR="005A02D2" w:rsidRPr="007C07BC" w:rsidRDefault="005A02D2" w:rsidP="008A4F1F">
            <w:pPr>
              <w:pStyle w:val="ListParagraph"/>
              <w:numPr>
                <w:ilvl w:val="0"/>
                <w:numId w:val="125"/>
              </w:numPr>
              <w:spacing w:line="240" w:lineRule="auto"/>
              <w:contextualSpacing/>
              <w:rPr>
                <w:color w:val="000000"/>
                <w:sz w:val="20"/>
              </w:rPr>
            </w:pPr>
            <w:r w:rsidRPr="007C07BC">
              <w:rPr>
                <w:color w:val="000000"/>
                <w:sz w:val="20"/>
              </w:rPr>
              <w:t>Working with system owners providing guidance on data formats and transport methods.</w:t>
            </w:r>
          </w:p>
          <w:p w14:paraId="5FEC0A14" w14:textId="758CB4EE" w:rsidR="005A02D2" w:rsidRPr="007C07BC" w:rsidRDefault="005A02D2" w:rsidP="008A4F1F">
            <w:pPr>
              <w:pStyle w:val="ListParagraph"/>
              <w:numPr>
                <w:ilvl w:val="0"/>
                <w:numId w:val="125"/>
              </w:numPr>
              <w:spacing w:line="240" w:lineRule="auto"/>
              <w:contextualSpacing/>
              <w:rPr>
                <w:color w:val="000000"/>
                <w:sz w:val="20"/>
              </w:rPr>
            </w:pPr>
            <w:r w:rsidRPr="007C07BC">
              <w:rPr>
                <w:color w:val="000000"/>
                <w:sz w:val="20"/>
              </w:rPr>
              <w:t xml:space="preserve">Ensure the </w:t>
            </w:r>
            <w:proofErr w:type="spellStart"/>
            <w:r w:rsidRPr="007C07BC">
              <w:rPr>
                <w:color w:val="000000"/>
                <w:sz w:val="20"/>
              </w:rPr>
              <w:t>Splunk</w:t>
            </w:r>
            <w:proofErr w:type="spellEnd"/>
            <w:r w:rsidRPr="007C07BC">
              <w:rPr>
                <w:color w:val="000000"/>
                <w:sz w:val="20"/>
              </w:rPr>
              <w:t xml:space="preserve"> platform </w:t>
            </w:r>
            <w:proofErr w:type="gramStart"/>
            <w:r w:rsidRPr="007C07BC">
              <w:rPr>
                <w:color w:val="000000"/>
                <w:sz w:val="20"/>
              </w:rPr>
              <w:t>is aligned</w:t>
            </w:r>
            <w:proofErr w:type="gramEnd"/>
            <w:r w:rsidRPr="007C07BC">
              <w:rPr>
                <w:color w:val="000000"/>
                <w:sz w:val="20"/>
              </w:rPr>
              <w:t xml:space="preserve"> with our stakeholder’s strategic objectives, business outcomes and technology strategy.</w:t>
            </w:r>
          </w:p>
          <w:p w14:paraId="7D4B9ACC" w14:textId="77777777" w:rsidR="005A02D2" w:rsidRPr="007C07BC" w:rsidRDefault="005A02D2" w:rsidP="008A4F1F">
            <w:pPr>
              <w:pStyle w:val="ListParagraph"/>
              <w:numPr>
                <w:ilvl w:val="0"/>
                <w:numId w:val="125"/>
              </w:numPr>
              <w:spacing w:line="240" w:lineRule="auto"/>
              <w:contextualSpacing/>
              <w:rPr>
                <w:color w:val="000000"/>
                <w:sz w:val="20"/>
              </w:rPr>
            </w:pPr>
            <w:r w:rsidRPr="007C07BC">
              <w:rPr>
                <w:color w:val="000000"/>
                <w:sz w:val="20"/>
              </w:rPr>
              <w:t>Collaborating with internal stakeholders to identify business requirements and functional specifications for the DCSE ICT Data Platform.</w:t>
            </w:r>
          </w:p>
          <w:p w14:paraId="587E75C6" w14:textId="77777777" w:rsidR="005A02D2" w:rsidRPr="007C07BC" w:rsidRDefault="005A02D2" w:rsidP="008A4F1F">
            <w:pPr>
              <w:pStyle w:val="ListParagraph"/>
              <w:numPr>
                <w:ilvl w:val="0"/>
                <w:numId w:val="125"/>
              </w:numPr>
              <w:spacing w:line="240" w:lineRule="auto"/>
              <w:contextualSpacing/>
              <w:rPr>
                <w:color w:val="000000"/>
                <w:sz w:val="20"/>
              </w:rPr>
            </w:pPr>
            <w:r w:rsidRPr="007C07BC">
              <w:rPr>
                <w:color w:val="000000"/>
                <w:sz w:val="20"/>
              </w:rPr>
              <w:t>Communicating, verbally and in written form, complex problems to various stakeholders, including senior executives.</w:t>
            </w:r>
          </w:p>
          <w:p w14:paraId="06791BE7" w14:textId="61B1FEA3" w:rsidR="005A02D2" w:rsidRDefault="005A02D2" w:rsidP="008A4F1F">
            <w:pPr>
              <w:pStyle w:val="ListParagraph"/>
              <w:numPr>
                <w:ilvl w:val="0"/>
                <w:numId w:val="125"/>
              </w:numPr>
              <w:spacing w:line="240" w:lineRule="auto"/>
              <w:contextualSpacing/>
              <w:rPr>
                <w:color w:val="000000"/>
                <w:sz w:val="20"/>
              </w:rPr>
            </w:pPr>
            <w:r w:rsidRPr="007C07BC">
              <w:rPr>
                <w:color w:val="000000"/>
                <w:sz w:val="20"/>
              </w:rPr>
              <w:t xml:space="preserve">Taking high-level business requirements and industry best practices and translating them into patterns, concepts, principles, and working solutions. </w:t>
            </w:r>
          </w:p>
          <w:p w14:paraId="0482B0E0" w14:textId="77777777" w:rsidR="005A02D2" w:rsidRPr="007C07BC" w:rsidRDefault="005A02D2" w:rsidP="007C07BC">
            <w:pPr>
              <w:pStyle w:val="ListParagraph"/>
              <w:spacing w:line="240" w:lineRule="auto"/>
              <w:ind w:left="1440"/>
              <w:contextualSpacing/>
              <w:rPr>
                <w:color w:val="000000"/>
                <w:sz w:val="20"/>
              </w:rPr>
            </w:pPr>
          </w:p>
          <w:p w14:paraId="032C3EB4" w14:textId="77777777" w:rsidR="005A02D2" w:rsidRPr="007C07BC" w:rsidRDefault="005A02D2" w:rsidP="007C07BC">
            <w:pPr>
              <w:pStyle w:val="ListParagraph"/>
              <w:spacing w:line="240" w:lineRule="auto"/>
              <w:ind w:left="0"/>
              <w:contextualSpacing/>
              <w:rPr>
                <w:b/>
                <w:color w:val="000000"/>
                <w:sz w:val="20"/>
              </w:rPr>
            </w:pPr>
            <w:r w:rsidRPr="007C07BC">
              <w:rPr>
                <w:b/>
                <w:color w:val="000000"/>
                <w:sz w:val="20"/>
              </w:rPr>
              <w:t>Secondary Responsibilities:</w:t>
            </w:r>
          </w:p>
          <w:p w14:paraId="536E2C59" w14:textId="681DF485" w:rsidR="005A02D2" w:rsidRPr="007C07BC" w:rsidRDefault="005A02D2" w:rsidP="00A21F43">
            <w:pPr>
              <w:pStyle w:val="ListParagraph"/>
              <w:numPr>
                <w:ilvl w:val="0"/>
                <w:numId w:val="135"/>
              </w:numPr>
              <w:spacing w:line="240" w:lineRule="auto"/>
              <w:contextualSpacing/>
              <w:rPr>
                <w:color w:val="000000"/>
                <w:sz w:val="20"/>
              </w:rPr>
            </w:pPr>
            <w:r>
              <w:rPr>
                <w:color w:val="000000"/>
                <w:sz w:val="20"/>
              </w:rPr>
              <w:t>All CDS Above-</w:t>
            </w:r>
            <w:r w:rsidRPr="007C07BC">
              <w:rPr>
                <w:color w:val="000000"/>
                <w:sz w:val="20"/>
              </w:rPr>
              <w:t>the</w:t>
            </w:r>
            <w:r>
              <w:rPr>
                <w:color w:val="000000"/>
                <w:sz w:val="20"/>
              </w:rPr>
              <w:t>-</w:t>
            </w:r>
            <w:r w:rsidRPr="007C07BC">
              <w:rPr>
                <w:color w:val="000000"/>
                <w:sz w:val="20"/>
              </w:rPr>
              <w:t xml:space="preserve">Line contractors </w:t>
            </w:r>
            <w:proofErr w:type="gramStart"/>
            <w:r w:rsidRPr="007C07BC">
              <w:rPr>
                <w:color w:val="000000"/>
                <w:sz w:val="20"/>
              </w:rPr>
              <w:t>may be tasked</w:t>
            </w:r>
            <w:proofErr w:type="gramEnd"/>
            <w:r w:rsidRPr="007C07BC">
              <w:rPr>
                <w:color w:val="000000"/>
                <w:sz w:val="20"/>
              </w:rPr>
              <w:t xml:space="preserve"> with assisting other CDS functional areas where the </w:t>
            </w:r>
            <w:r w:rsidRPr="00176EC4">
              <w:rPr>
                <w:color w:val="000000"/>
                <w:sz w:val="20"/>
              </w:rPr>
              <w:t>member’s</w:t>
            </w:r>
            <w:r w:rsidRPr="007C07BC">
              <w:rPr>
                <w:color w:val="000000"/>
                <w:sz w:val="20"/>
              </w:rPr>
              <w:t xml:space="preserve"> skills and knowledge are relevant.</w:t>
            </w:r>
          </w:p>
          <w:p w14:paraId="533E9D41" w14:textId="77777777" w:rsidR="005A02D2" w:rsidRPr="007C07BC" w:rsidRDefault="005A02D2" w:rsidP="007C07BC">
            <w:pPr>
              <w:pStyle w:val="ListParagraph"/>
              <w:spacing w:line="240" w:lineRule="auto"/>
              <w:ind w:left="0"/>
              <w:contextualSpacing/>
              <w:rPr>
                <w:color w:val="000000"/>
                <w:sz w:val="20"/>
              </w:rPr>
            </w:pPr>
          </w:p>
          <w:p w14:paraId="5551CAC6" w14:textId="77777777" w:rsidR="005A02D2" w:rsidRPr="005426F5" w:rsidRDefault="005A02D2" w:rsidP="00176EC4">
            <w:pPr>
              <w:spacing w:line="240" w:lineRule="auto"/>
              <w:contextualSpacing/>
              <w:rPr>
                <w:color w:val="000000"/>
                <w:sz w:val="20"/>
              </w:rPr>
            </w:pPr>
            <w:r>
              <w:rPr>
                <w:color w:val="000000"/>
                <w:sz w:val="20"/>
              </w:rPr>
              <w:t>---------------------------------------------------------------------------------------------------------------------------------------------------------------------------------------------------</w:t>
            </w:r>
          </w:p>
          <w:p w14:paraId="5AED69FF" w14:textId="61F6A5B0" w:rsidR="005A02D2" w:rsidRPr="007C07BC" w:rsidRDefault="005A02D2">
            <w:pPr>
              <w:pStyle w:val="NoSpacing"/>
              <w:rPr>
                <w:b/>
                <w:color w:val="000000"/>
                <w:sz w:val="20"/>
              </w:rPr>
            </w:pPr>
            <w:r w:rsidRPr="007C07BC">
              <w:rPr>
                <w:b/>
                <w:color w:val="000000"/>
                <w:sz w:val="20"/>
              </w:rPr>
              <w:t>Op 3</w:t>
            </w:r>
            <w:r w:rsidR="00A04D82">
              <w:rPr>
                <w:b/>
                <w:color w:val="000000"/>
                <w:sz w:val="20"/>
              </w:rPr>
              <w:t xml:space="preserve"> (1 position)</w:t>
            </w:r>
            <w:r w:rsidRPr="007C07BC">
              <w:rPr>
                <w:b/>
                <w:color w:val="000000"/>
                <w:sz w:val="20"/>
              </w:rPr>
              <w:t xml:space="preserve">: </w:t>
            </w:r>
            <w:r w:rsidRPr="00EA5684">
              <w:rPr>
                <w:color w:val="000000"/>
                <w:sz w:val="20"/>
              </w:rPr>
              <w:t xml:space="preserve">Actively maintains recognised expert level knowledge in one or more identifiable specialisms – </w:t>
            </w:r>
            <w:r w:rsidRPr="007C07BC">
              <w:rPr>
                <w:b/>
                <w:color w:val="000000"/>
                <w:sz w:val="20"/>
              </w:rPr>
              <w:t xml:space="preserve">Network Detection and Response (NDR) </w:t>
            </w:r>
            <w:r w:rsidRPr="00EA5684">
              <w:rPr>
                <w:b/>
                <w:color w:val="000000"/>
                <w:sz w:val="20"/>
              </w:rPr>
              <w:t>Engineer</w:t>
            </w:r>
          </w:p>
          <w:p w14:paraId="32F0EFD1" w14:textId="77777777" w:rsidR="005A02D2" w:rsidRPr="007C07BC" w:rsidRDefault="005A02D2">
            <w:pPr>
              <w:pStyle w:val="NoSpacing"/>
              <w:rPr>
                <w:color w:val="000000"/>
                <w:sz w:val="20"/>
                <w:highlight w:val="yellow"/>
              </w:rPr>
            </w:pPr>
          </w:p>
          <w:p w14:paraId="16DC024E" w14:textId="0F1123C9" w:rsidR="005A02D2" w:rsidRPr="007C07BC" w:rsidRDefault="005A02D2" w:rsidP="007A07BC">
            <w:pPr>
              <w:pStyle w:val="NoSpacing"/>
              <w:rPr>
                <w:color w:val="000000"/>
                <w:sz w:val="20"/>
                <w:highlight w:val="yellow"/>
              </w:rPr>
            </w:pPr>
            <w:r w:rsidRPr="00EA5684">
              <w:rPr>
                <w:color w:val="000000"/>
                <w:sz w:val="20"/>
              </w:rPr>
              <w:t>The Network Detection and Response (NDR) Engineer will be responsible for the support and management of an integrated Network Detection and Response platform. The candidate must be able to work independently across a variety of systems, environments, and stakeholders to develop and support the NDR capability, as well as provide SME guidance. Additionally, the candidate must be able to operate effectively and independently in a Linux environment</w:t>
            </w:r>
            <w:r>
              <w:rPr>
                <w:color w:val="000000"/>
                <w:sz w:val="20"/>
              </w:rPr>
              <w:t>.</w:t>
            </w:r>
          </w:p>
          <w:p w14:paraId="115136EA" w14:textId="77777777" w:rsidR="005A02D2" w:rsidRPr="007C07BC" w:rsidRDefault="005A02D2" w:rsidP="007A07BC">
            <w:pPr>
              <w:pStyle w:val="NoSpacing"/>
              <w:rPr>
                <w:b/>
                <w:color w:val="000000"/>
                <w:sz w:val="20"/>
                <w:highlight w:val="yellow"/>
              </w:rPr>
            </w:pPr>
          </w:p>
          <w:p w14:paraId="73B47AE8" w14:textId="77777777" w:rsidR="005A02D2" w:rsidRPr="00EA5684" w:rsidRDefault="005A02D2" w:rsidP="007A07BC">
            <w:pPr>
              <w:pStyle w:val="ListParagraph"/>
              <w:spacing w:line="240" w:lineRule="auto"/>
              <w:ind w:left="0"/>
              <w:contextualSpacing/>
              <w:rPr>
                <w:b/>
                <w:color w:val="000000"/>
                <w:sz w:val="20"/>
              </w:rPr>
            </w:pPr>
            <w:r w:rsidRPr="00EA5684">
              <w:rPr>
                <w:b/>
                <w:color w:val="000000"/>
                <w:sz w:val="20"/>
              </w:rPr>
              <w:t>Skills and Knowledge</w:t>
            </w:r>
          </w:p>
          <w:p w14:paraId="582BA8EA" w14:textId="0C50224E" w:rsidR="005A02D2" w:rsidRPr="00EA5684" w:rsidRDefault="005A02D2" w:rsidP="00EA5684">
            <w:pPr>
              <w:pStyle w:val="ListParagraph"/>
              <w:numPr>
                <w:ilvl w:val="0"/>
                <w:numId w:val="125"/>
              </w:numPr>
              <w:spacing w:line="240" w:lineRule="auto"/>
              <w:contextualSpacing/>
              <w:rPr>
                <w:color w:val="000000"/>
                <w:sz w:val="20"/>
              </w:rPr>
            </w:pPr>
            <w:r w:rsidRPr="00EA5684">
              <w:rPr>
                <w:color w:val="000000"/>
                <w:sz w:val="20"/>
              </w:rPr>
              <w:t>Must have experience as an NDR or Network Observability Engineer</w:t>
            </w:r>
          </w:p>
          <w:p w14:paraId="1DFBFCE4" w14:textId="40301F9A" w:rsidR="005A02D2" w:rsidRPr="00EA5684" w:rsidRDefault="005A02D2" w:rsidP="00EA5684">
            <w:pPr>
              <w:pStyle w:val="ListParagraph"/>
              <w:numPr>
                <w:ilvl w:val="0"/>
                <w:numId w:val="125"/>
              </w:numPr>
              <w:spacing w:line="240" w:lineRule="auto"/>
              <w:contextualSpacing/>
              <w:rPr>
                <w:color w:val="000000"/>
                <w:sz w:val="20"/>
              </w:rPr>
            </w:pPr>
            <w:r w:rsidRPr="00EA5684">
              <w:rPr>
                <w:color w:val="000000"/>
                <w:sz w:val="20"/>
              </w:rPr>
              <w:t>Must have an understanding of network security, incident response and threat hunting.</w:t>
            </w:r>
          </w:p>
          <w:p w14:paraId="67216F2C" w14:textId="366B5B2E" w:rsidR="005A02D2" w:rsidRPr="00EA5684" w:rsidRDefault="005A02D2" w:rsidP="00EA5684">
            <w:pPr>
              <w:pStyle w:val="ListParagraph"/>
              <w:numPr>
                <w:ilvl w:val="0"/>
                <w:numId w:val="125"/>
              </w:numPr>
              <w:spacing w:line="240" w:lineRule="auto"/>
              <w:contextualSpacing/>
              <w:rPr>
                <w:color w:val="000000"/>
                <w:sz w:val="20"/>
              </w:rPr>
            </w:pPr>
            <w:r w:rsidRPr="00EA5684">
              <w:rPr>
                <w:color w:val="000000"/>
                <w:sz w:val="20"/>
              </w:rPr>
              <w:t>Experience with the installation, configuration and administration of various flavours of Linux/UNIX systems</w:t>
            </w:r>
          </w:p>
          <w:p w14:paraId="08B2DB9B" w14:textId="1774E4EE" w:rsidR="005A02D2" w:rsidRPr="00EA5684" w:rsidRDefault="005A02D2" w:rsidP="00EA5684">
            <w:pPr>
              <w:pStyle w:val="ListParagraph"/>
              <w:numPr>
                <w:ilvl w:val="0"/>
                <w:numId w:val="125"/>
              </w:numPr>
              <w:spacing w:line="240" w:lineRule="auto"/>
              <w:contextualSpacing/>
              <w:rPr>
                <w:color w:val="000000"/>
                <w:sz w:val="20"/>
              </w:rPr>
            </w:pPr>
            <w:r w:rsidRPr="00EA5684">
              <w:rPr>
                <w:color w:val="000000"/>
                <w:sz w:val="20"/>
              </w:rPr>
              <w:t>Experience with the installation and configuration of server appliances and hardware</w:t>
            </w:r>
          </w:p>
          <w:p w14:paraId="118B9C4E" w14:textId="7373A3BB" w:rsidR="005A02D2" w:rsidRPr="00EA5684" w:rsidRDefault="005A02D2" w:rsidP="00EA5684">
            <w:pPr>
              <w:pStyle w:val="ListParagraph"/>
              <w:numPr>
                <w:ilvl w:val="0"/>
                <w:numId w:val="125"/>
              </w:numPr>
              <w:spacing w:line="240" w:lineRule="auto"/>
              <w:contextualSpacing/>
              <w:rPr>
                <w:color w:val="000000"/>
                <w:sz w:val="20"/>
              </w:rPr>
            </w:pPr>
            <w:r w:rsidRPr="00EA5684">
              <w:rPr>
                <w:color w:val="000000"/>
                <w:sz w:val="20"/>
              </w:rPr>
              <w:t xml:space="preserve">Experience with data pipelining and </w:t>
            </w:r>
            <w:r>
              <w:rPr>
                <w:color w:val="000000"/>
                <w:sz w:val="20"/>
              </w:rPr>
              <w:t>Extract-Transform-Load (</w:t>
            </w:r>
            <w:r w:rsidRPr="00EA5684">
              <w:rPr>
                <w:color w:val="000000"/>
                <w:sz w:val="20"/>
              </w:rPr>
              <w:t>ETL</w:t>
            </w:r>
            <w:r>
              <w:rPr>
                <w:color w:val="000000"/>
                <w:sz w:val="20"/>
              </w:rPr>
              <w:t>)</w:t>
            </w:r>
            <w:r w:rsidRPr="00EA5684">
              <w:rPr>
                <w:color w:val="000000"/>
                <w:sz w:val="20"/>
              </w:rPr>
              <w:t xml:space="preserve"> processes</w:t>
            </w:r>
          </w:p>
          <w:p w14:paraId="33F8295D" w14:textId="4FAED183" w:rsidR="005A02D2" w:rsidRPr="008D7CC7" w:rsidRDefault="005A02D2" w:rsidP="00EA5684">
            <w:pPr>
              <w:pStyle w:val="ListParagraph"/>
              <w:numPr>
                <w:ilvl w:val="0"/>
                <w:numId w:val="125"/>
              </w:numPr>
              <w:spacing w:line="240" w:lineRule="auto"/>
              <w:contextualSpacing/>
              <w:rPr>
                <w:color w:val="000000"/>
                <w:sz w:val="20"/>
              </w:rPr>
            </w:pPr>
            <w:r w:rsidRPr="008D7CC7">
              <w:rPr>
                <w:color w:val="000000"/>
                <w:sz w:val="20"/>
              </w:rPr>
              <w:t xml:space="preserve">Experience developing and implementing system monitoring and reporting capabilities </w:t>
            </w:r>
            <w:r w:rsidR="00D13D6B">
              <w:rPr>
                <w:color w:val="000000"/>
                <w:sz w:val="20"/>
              </w:rPr>
              <w:t>highly</w:t>
            </w:r>
            <w:r w:rsidR="00D13D6B" w:rsidRPr="008D7CC7">
              <w:rPr>
                <w:color w:val="000000"/>
                <w:sz w:val="20"/>
              </w:rPr>
              <w:t xml:space="preserve"> </w:t>
            </w:r>
            <w:r w:rsidRPr="008D7CC7">
              <w:rPr>
                <w:color w:val="000000"/>
                <w:sz w:val="20"/>
              </w:rPr>
              <w:t>desired</w:t>
            </w:r>
          </w:p>
          <w:p w14:paraId="5257A422" w14:textId="3B656DF4" w:rsidR="005A02D2" w:rsidRPr="008D7CC7" w:rsidRDefault="005A02D2" w:rsidP="00EA5684">
            <w:pPr>
              <w:pStyle w:val="ListParagraph"/>
              <w:numPr>
                <w:ilvl w:val="0"/>
                <w:numId w:val="125"/>
              </w:numPr>
              <w:spacing w:line="240" w:lineRule="auto"/>
              <w:contextualSpacing/>
              <w:rPr>
                <w:color w:val="000000"/>
                <w:sz w:val="20"/>
              </w:rPr>
            </w:pPr>
            <w:r w:rsidRPr="008D7CC7">
              <w:rPr>
                <w:color w:val="000000"/>
                <w:sz w:val="20"/>
              </w:rPr>
              <w:t>Knowledge of networking fundamentals, TCP/IP, protocols, firewalls and optics.</w:t>
            </w:r>
          </w:p>
          <w:p w14:paraId="074093E8" w14:textId="0B112BD5" w:rsidR="005A02D2" w:rsidRPr="008D7CC7" w:rsidRDefault="005A02D2" w:rsidP="00EA5684">
            <w:pPr>
              <w:pStyle w:val="ListParagraph"/>
              <w:numPr>
                <w:ilvl w:val="0"/>
                <w:numId w:val="125"/>
              </w:numPr>
              <w:spacing w:line="240" w:lineRule="auto"/>
              <w:contextualSpacing/>
              <w:rPr>
                <w:color w:val="000000"/>
                <w:sz w:val="20"/>
              </w:rPr>
            </w:pPr>
            <w:r w:rsidRPr="008D7CC7">
              <w:rPr>
                <w:color w:val="000000"/>
                <w:sz w:val="20"/>
              </w:rPr>
              <w:t>Experience with network packet tapping, aggregation and brokerage</w:t>
            </w:r>
          </w:p>
          <w:p w14:paraId="5376DFCE" w14:textId="757A0BE3" w:rsidR="005A02D2" w:rsidRDefault="005A02D2" w:rsidP="00EA5684">
            <w:pPr>
              <w:pStyle w:val="ListParagraph"/>
              <w:numPr>
                <w:ilvl w:val="0"/>
                <w:numId w:val="125"/>
              </w:numPr>
              <w:spacing w:line="240" w:lineRule="auto"/>
              <w:contextualSpacing/>
              <w:rPr>
                <w:color w:val="000000"/>
                <w:sz w:val="20"/>
              </w:rPr>
            </w:pPr>
            <w:r w:rsidRPr="00EA5684">
              <w:rPr>
                <w:color w:val="000000"/>
                <w:sz w:val="20"/>
              </w:rPr>
              <w:lastRenderedPageBreak/>
              <w:t xml:space="preserve">Scripting in (some of) </w:t>
            </w:r>
            <w:proofErr w:type="spellStart"/>
            <w:r w:rsidRPr="00EA5684">
              <w:rPr>
                <w:color w:val="000000"/>
                <w:sz w:val="20"/>
              </w:rPr>
              <w:t>Zeek</w:t>
            </w:r>
            <w:proofErr w:type="spellEnd"/>
            <w:r w:rsidRPr="00EA5684">
              <w:rPr>
                <w:color w:val="000000"/>
                <w:sz w:val="20"/>
              </w:rPr>
              <w:t xml:space="preserve">, Bash, Python, </w:t>
            </w:r>
            <w:proofErr w:type="spellStart"/>
            <w:r w:rsidRPr="00EA5684">
              <w:rPr>
                <w:color w:val="000000"/>
                <w:sz w:val="20"/>
              </w:rPr>
              <w:t>Powershell</w:t>
            </w:r>
            <w:proofErr w:type="spellEnd"/>
            <w:r w:rsidRPr="00EA5684">
              <w:rPr>
                <w:color w:val="000000"/>
                <w:sz w:val="20"/>
              </w:rPr>
              <w:t>, Groovy, or other languages.</w:t>
            </w:r>
          </w:p>
          <w:p w14:paraId="662705FD" w14:textId="5B756AB2" w:rsidR="005A02D2" w:rsidRPr="00EA5684" w:rsidRDefault="005A02D2" w:rsidP="00EA5684">
            <w:pPr>
              <w:pStyle w:val="ListParagraph"/>
              <w:numPr>
                <w:ilvl w:val="0"/>
                <w:numId w:val="125"/>
              </w:numPr>
              <w:spacing w:line="240" w:lineRule="auto"/>
              <w:contextualSpacing/>
              <w:rPr>
                <w:color w:val="000000"/>
                <w:sz w:val="20"/>
              </w:rPr>
            </w:pPr>
            <w:r>
              <w:rPr>
                <w:color w:val="000000"/>
                <w:sz w:val="20"/>
              </w:rPr>
              <w:t xml:space="preserve">Experience </w:t>
            </w:r>
            <w:r w:rsidRPr="00EA5684">
              <w:rPr>
                <w:color w:val="000000"/>
                <w:sz w:val="20"/>
              </w:rPr>
              <w:t xml:space="preserve">working in Department of Defence or other Government agency undertaking an ICT engineering role </w:t>
            </w:r>
            <w:r w:rsidR="00970581">
              <w:rPr>
                <w:color w:val="000000"/>
                <w:sz w:val="20"/>
              </w:rPr>
              <w:t>highly desirable</w:t>
            </w:r>
            <w:r w:rsidRPr="00AE204E">
              <w:rPr>
                <w:color w:val="000000"/>
                <w:sz w:val="20"/>
              </w:rPr>
              <w:t>.</w:t>
            </w:r>
          </w:p>
          <w:p w14:paraId="55F2A1E3" w14:textId="77777777" w:rsidR="005A02D2" w:rsidRPr="007C07BC" w:rsidRDefault="005A02D2" w:rsidP="007C07BC">
            <w:pPr>
              <w:pStyle w:val="ListParagraph"/>
              <w:spacing w:line="240" w:lineRule="auto"/>
              <w:ind w:left="1440"/>
              <w:contextualSpacing/>
              <w:rPr>
                <w:color w:val="000000"/>
                <w:sz w:val="20"/>
                <w:highlight w:val="yellow"/>
              </w:rPr>
            </w:pPr>
          </w:p>
          <w:p w14:paraId="429A68E9" w14:textId="77777777" w:rsidR="005A02D2" w:rsidRPr="007C07BC" w:rsidRDefault="005A02D2" w:rsidP="007A07BC">
            <w:pPr>
              <w:pStyle w:val="ListParagraph"/>
              <w:spacing w:line="240" w:lineRule="auto"/>
              <w:contextualSpacing/>
              <w:rPr>
                <w:color w:val="000000"/>
                <w:sz w:val="20"/>
                <w:highlight w:val="yellow"/>
              </w:rPr>
            </w:pPr>
          </w:p>
          <w:p w14:paraId="38B791E1" w14:textId="77777777" w:rsidR="005A02D2" w:rsidRPr="00EA5684" w:rsidRDefault="005A02D2" w:rsidP="007A07BC">
            <w:pPr>
              <w:pStyle w:val="ListParagraph"/>
              <w:spacing w:line="240" w:lineRule="auto"/>
              <w:ind w:left="0"/>
              <w:contextualSpacing/>
              <w:rPr>
                <w:b/>
                <w:color w:val="000000"/>
                <w:sz w:val="20"/>
              </w:rPr>
            </w:pPr>
            <w:r w:rsidRPr="00EA5684">
              <w:rPr>
                <w:b/>
                <w:color w:val="000000"/>
                <w:sz w:val="20"/>
              </w:rPr>
              <w:t>Major Responsibilities:</w:t>
            </w:r>
          </w:p>
          <w:p w14:paraId="2A13461C" w14:textId="592F3C58" w:rsidR="005A02D2" w:rsidRPr="00EA5684" w:rsidRDefault="005A02D2" w:rsidP="00EA5684">
            <w:pPr>
              <w:pStyle w:val="ListParagraph"/>
              <w:numPr>
                <w:ilvl w:val="0"/>
                <w:numId w:val="125"/>
              </w:numPr>
              <w:spacing w:line="240" w:lineRule="auto"/>
              <w:contextualSpacing/>
              <w:rPr>
                <w:color w:val="000000"/>
                <w:sz w:val="20"/>
              </w:rPr>
            </w:pPr>
            <w:r w:rsidRPr="00EA5684">
              <w:rPr>
                <w:color w:val="000000"/>
                <w:sz w:val="20"/>
              </w:rPr>
              <w:t>Operating, maintaining and continually improving CDS’s NDR platform</w:t>
            </w:r>
          </w:p>
          <w:p w14:paraId="40755DC3" w14:textId="093AECA2" w:rsidR="005A02D2" w:rsidRPr="00EA5684" w:rsidRDefault="005A02D2" w:rsidP="00EA5684">
            <w:pPr>
              <w:pStyle w:val="ListParagraph"/>
              <w:numPr>
                <w:ilvl w:val="0"/>
                <w:numId w:val="125"/>
              </w:numPr>
              <w:spacing w:line="240" w:lineRule="auto"/>
              <w:contextualSpacing/>
              <w:rPr>
                <w:color w:val="000000"/>
                <w:sz w:val="20"/>
              </w:rPr>
            </w:pPr>
            <w:r w:rsidRPr="00EA5684">
              <w:rPr>
                <w:color w:val="000000"/>
                <w:sz w:val="20"/>
              </w:rPr>
              <w:t>Planning, documenting and deploying new NDR appliances, capabilities and systems to meet business outcomes and strategic directions</w:t>
            </w:r>
          </w:p>
          <w:p w14:paraId="719AE784" w14:textId="4F4492AE" w:rsidR="005A02D2" w:rsidRPr="00EA5684" w:rsidRDefault="005A02D2" w:rsidP="00EA5684">
            <w:pPr>
              <w:pStyle w:val="ListParagraph"/>
              <w:numPr>
                <w:ilvl w:val="0"/>
                <w:numId w:val="125"/>
              </w:numPr>
              <w:spacing w:line="240" w:lineRule="auto"/>
              <w:contextualSpacing/>
              <w:rPr>
                <w:color w:val="000000"/>
                <w:sz w:val="20"/>
              </w:rPr>
            </w:pPr>
            <w:r w:rsidRPr="00EA5684">
              <w:rPr>
                <w:color w:val="000000"/>
                <w:sz w:val="20"/>
              </w:rPr>
              <w:t>Ensure NDR platform and system logging and auditing is aligned with ISM, DSPF requirements</w:t>
            </w:r>
          </w:p>
          <w:p w14:paraId="5EB09F73" w14:textId="5721A311" w:rsidR="005A02D2" w:rsidRPr="00EA5684" w:rsidRDefault="005A02D2" w:rsidP="00EA5684">
            <w:pPr>
              <w:pStyle w:val="ListParagraph"/>
              <w:numPr>
                <w:ilvl w:val="0"/>
                <w:numId w:val="125"/>
              </w:numPr>
              <w:spacing w:line="240" w:lineRule="auto"/>
              <w:contextualSpacing/>
              <w:rPr>
                <w:color w:val="000000"/>
                <w:sz w:val="20"/>
              </w:rPr>
            </w:pPr>
            <w:r w:rsidRPr="00EA5684">
              <w:rPr>
                <w:color w:val="000000"/>
                <w:sz w:val="20"/>
              </w:rPr>
              <w:t>Support and maintain critical data-paths and ETL processes for the NDR platform</w:t>
            </w:r>
          </w:p>
          <w:p w14:paraId="38E1D937" w14:textId="0236FEE9" w:rsidR="005A02D2" w:rsidRPr="00EA5684" w:rsidRDefault="005A02D2" w:rsidP="00EA5684">
            <w:pPr>
              <w:pStyle w:val="ListParagraph"/>
              <w:numPr>
                <w:ilvl w:val="0"/>
                <w:numId w:val="125"/>
              </w:numPr>
              <w:spacing w:line="240" w:lineRule="auto"/>
              <w:contextualSpacing/>
              <w:rPr>
                <w:color w:val="000000"/>
                <w:sz w:val="20"/>
              </w:rPr>
            </w:pPr>
            <w:r w:rsidRPr="00EA5684">
              <w:rPr>
                <w:color w:val="000000"/>
                <w:sz w:val="20"/>
              </w:rPr>
              <w:t>Researching, implementing and maintaining advanced IDS/IPS systems and rulesets</w:t>
            </w:r>
          </w:p>
          <w:p w14:paraId="4B56F609" w14:textId="454E48CB" w:rsidR="005A02D2" w:rsidRPr="00EA5684" w:rsidRDefault="005A02D2" w:rsidP="00EA5684">
            <w:pPr>
              <w:pStyle w:val="ListParagraph"/>
              <w:numPr>
                <w:ilvl w:val="0"/>
                <w:numId w:val="125"/>
              </w:numPr>
              <w:spacing w:line="240" w:lineRule="auto"/>
              <w:contextualSpacing/>
              <w:rPr>
                <w:color w:val="000000"/>
                <w:sz w:val="20"/>
              </w:rPr>
            </w:pPr>
            <w:r>
              <w:rPr>
                <w:color w:val="000000"/>
                <w:sz w:val="20"/>
              </w:rPr>
              <w:t>Engaging</w:t>
            </w:r>
            <w:r w:rsidRPr="00EA5684">
              <w:rPr>
                <w:color w:val="000000"/>
                <w:sz w:val="20"/>
              </w:rPr>
              <w:t xml:space="preserve"> with internal stakeholders to identify business requirements and functional specifications for the CDS NDR Platform.</w:t>
            </w:r>
          </w:p>
          <w:p w14:paraId="7E1EEE72" w14:textId="7F3A519E" w:rsidR="005A02D2" w:rsidRPr="00EA5684" w:rsidRDefault="005A02D2" w:rsidP="00EA5684">
            <w:pPr>
              <w:pStyle w:val="ListParagraph"/>
              <w:numPr>
                <w:ilvl w:val="0"/>
                <w:numId w:val="125"/>
              </w:numPr>
              <w:spacing w:line="240" w:lineRule="auto"/>
              <w:contextualSpacing/>
              <w:rPr>
                <w:color w:val="000000"/>
                <w:sz w:val="20"/>
              </w:rPr>
            </w:pPr>
            <w:r w:rsidRPr="00EA5684">
              <w:rPr>
                <w:color w:val="000000"/>
                <w:sz w:val="20"/>
              </w:rPr>
              <w:t>Aid DSOC and the wider department in achieving security outcomes through the delivery and support of an advanced NDR capability</w:t>
            </w:r>
          </w:p>
          <w:p w14:paraId="2A09A9C0" w14:textId="77777777" w:rsidR="005A02D2" w:rsidRDefault="005A02D2" w:rsidP="007C07BC">
            <w:pPr>
              <w:spacing w:line="240" w:lineRule="auto"/>
              <w:contextualSpacing/>
              <w:rPr>
                <w:color w:val="000000"/>
                <w:sz w:val="20"/>
              </w:rPr>
            </w:pPr>
          </w:p>
          <w:p w14:paraId="0413EA4C" w14:textId="77777777" w:rsidR="005A02D2" w:rsidRPr="007C07BC" w:rsidRDefault="005A02D2" w:rsidP="007A07BC">
            <w:pPr>
              <w:pStyle w:val="ListParagraph"/>
              <w:spacing w:line="240" w:lineRule="auto"/>
              <w:ind w:left="0"/>
              <w:contextualSpacing/>
              <w:rPr>
                <w:b/>
                <w:color w:val="000000"/>
                <w:sz w:val="20"/>
              </w:rPr>
            </w:pPr>
            <w:r w:rsidRPr="007C07BC">
              <w:rPr>
                <w:b/>
                <w:color w:val="000000"/>
                <w:sz w:val="20"/>
              </w:rPr>
              <w:t>Secondary Responsibilities:</w:t>
            </w:r>
          </w:p>
          <w:p w14:paraId="0B10121F" w14:textId="77777777" w:rsidR="005A02D2" w:rsidRPr="00093300" w:rsidRDefault="005A02D2" w:rsidP="007A07BC">
            <w:pPr>
              <w:pStyle w:val="ListParagraph"/>
              <w:numPr>
                <w:ilvl w:val="0"/>
                <w:numId w:val="135"/>
              </w:numPr>
              <w:spacing w:line="240" w:lineRule="auto"/>
              <w:contextualSpacing/>
              <w:rPr>
                <w:color w:val="000000"/>
                <w:sz w:val="20"/>
              </w:rPr>
            </w:pPr>
            <w:r w:rsidRPr="00093300">
              <w:rPr>
                <w:color w:val="000000"/>
                <w:sz w:val="20"/>
              </w:rPr>
              <w:t xml:space="preserve">All CDS Above-the-Line contractors </w:t>
            </w:r>
            <w:proofErr w:type="gramStart"/>
            <w:r w:rsidRPr="00093300">
              <w:rPr>
                <w:color w:val="000000"/>
                <w:sz w:val="20"/>
              </w:rPr>
              <w:t>may be tasked</w:t>
            </w:r>
            <w:proofErr w:type="gramEnd"/>
            <w:r w:rsidRPr="00093300">
              <w:rPr>
                <w:color w:val="000000"/>
                <w:sz w:val="20"/>
              </w:rPr>
              <w:t xml:space="preserve"> with assisting other CDS functional areas where the </w:t>
            </w:r>
            <w:r w:rsidRPr="009C320E">
              <w:rPr>
                <w:color w:val="000000"/>
                <w:sz w:val="20"/>
              </w:rPr>
              <w:t>member’s</w:t>
            </w:r>
            <w:r w:rsidRPr="00093300">
              <w:rPr>
                <w:color w:val="000000"/>
                <w:sz w:val="20"/>
              </w:rPr>
              <w:t xml:space="preserve"> skills and knowledge are relevant.</w:t>
            </w:r>
          </w:p>
          <w:p w14:paraId="78F397A5" w14:textId="57C9168C" w:rsidR="005A02D2" w:rsidRPr="007C07BC" w:rsidRDefault="005A02D2" w:rsidP="007C07BC">
            <w:pPr>
              <w:spacing w:line="240" w:lineRule="auto"/>
              <w:contextualSpacing/>
              <w:rPr>
                <w:color w:val="000000"/>
                <w:sz w:val="20"/>
              </w:rPr>
            </w:pPr>
          </w:p>
        </w:tc>
      </w:tr>
      <w:tr w:rsidR="005A02D2" w:rsidRPr="00FC1E35" w14:paraId="75996567" w14:textId="77777777" w:rsidTr="007C07BC">
        <w:trPr>
          <w:trHeight w:val="558"/>
        </w:trPr>
        <w:tc>
          <w:tcPr>
            <w:tcW w:w="1129" w:type="dxa"/>
            <w:tcBorders>
              <w:top w:val="single" w:sz="4" w:space="0" w:color="auto"/>
              <w:left w:val="single" w:sz="4" w:space="0" w:color="auto"/>
              <w:bottom w:val="single" w:sz="4" w:space="0" w:color="auto"/>
              <w:right w:val="single" w:sz="4" w:space="0" w:color="auto"/>
            </w:tcBorders>
          </w:tcPr>
          <w:p w14:paraId="4CBFA733" w14:textId="7C1C24B7" w:rsidR="005A02D2" w:rsidRPr="00B364E1" w:rsidRDefault="002B788A" w:rsidP="007C07BC">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lastRenderedPageBreak/>
              <w:t>4</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E8B524" w14:textId="27BE5B41" w:rsidR="005A02D2" w:rsidRPr="00B364E1" w:rsidRDefault="005A02D2" w:rsidP="006B02A5">
            <w:pPr>
              <w:spacing w:after="0" w:line="240" w:lineRule="auto"/>
              <w:rPr>
                <w:rFonts w:ascii="Arial" w:eastAsia="Times New Roman" w:hAnsi="Arial" w:cs="Arial"/>
                <w:b/>
                <w:color w:val="000000"/>
                <w:sz w:val="20"/>
                <w:szCs w:val="20"/>
                <w:lang w:eastAsia="en-AU"/>
              </w:rPr>
            </w:pPr>
            <w:r w:rsidRPr="00B364E1">
              <w:rPr>
                <w:rFonts w:ascii="Arial" w:eastAsia="Times New Roman" w:hAnsi="Arial" w:cs="Arial"/>
                <w:b/>
                <w:color w:val="000000"/>
                <w:sz w:val="20"/>
                <w:szCs w:val="20"/>
                <w:lang w:eastAsia="en-AU"/>
              </w:rPr>
              <w:t>Timeframe</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6279CC24" w14:textId="1198C382" w:rsidR="005A02D2" w:rsidRPr="00B364E1" w:rsidRDefault="005A02D2">
            <w:pPr>
              <w:spacing w:after="0" w:line="240" w:lineRule="auto"/>
              <w:rPr>
                <w:rFonts w:ascii="Arial" w:eastAsia="Times New Roman" w:hAnsi="Arial" w:cs="Arial"/>
                <w:color w:val="000000"/>
                <w:sz w:val="20"/>
                <w:szCs w:val="20"/>
                <w:lang w:eastAsia="en-AU"/>
              </w:rPr>
            </w:pPr>
            <w:r w:rsidRPr="00B364E1">
              <w:rPr>
                <w:rFonts w:ascii="Arial" w:eastAsia="Times New Roman" w:hAnsi="Arial" w:cs="Arial"/>
                <w:color w:val="000000"/>
                <w:sz w:val="20"/>
                <w:szCs w:val="20"/>
                <w:lang w:eastAsia="en-AU"/>
              </w:rPr>
              <w:t>The specific time and material are expected to be delivered in approximately Forty (40) hours per week</w:t>
            </w:r>
          </w:p>
        </w:tc>
      </w:tr>
      <w:tr w:rsidR="005A02D2" w:rsidRPr="00FC1E35" w14:paraId="32A63652" w14:textId="77777777" w:rsidTr="007C07BC">
        <w:trPr>
          <w:trHeight w:val="558"/>
        </w:trPr>
        <w:tc>
          <w:tcPr>
            <w:tcW w:w="1129" w:type="dxa"/>
            <w:tcBorders>
              <w:top w:val="single" w:sz="4" w:space="0" w:color="auto"/>
              <w:left w:val="single" w:sz="4" w:space="0" w:color="auto"/>
              <w:bottom w:val="single" w:sz="4" w:space="0" w:color="auto"/>
              <w:right w:val="single" w:sz="4" w:space="0" w:color="auto"/>
            </w:tcBorders>
          </w:tcPr>
          <w:p w14:paraId="597E04DB" w14:textId="5EB986D3" w:rsidR="005A02D2" w:rsidRPr="00B364E1" w:rsidRDefault="002B788A" w:rsidP="007C07BC">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5</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D428F1" w14:textId="6F7E4084" w:rsidR="005A02D2" w:rsidRPr="00B364E1" w:rsidRDefault="005A02D2" w:rsidP="006B02A5">
            <w:pPr>
              <w:spacing w:after="0" w:line="240" w:lineRule="auto"/>
              <w:rPr>
                <w:rFonts w:ascii="Arial" w:eastAsia="Times New Roman" w:hAnsi="Arial" w:cs="Arial"/>
                <w:b/>
                <w:color w:val="000000"/>
                <w:sz w:val="20"/>
                <w:szCs w:val="20"/>
                <w:lang w:eastAsia="en-AU"/>
              </w:rPr>
            </w:pPr>
            <w:r w:rsidRPr="00B364E1">
              <w:rPr>
                <w:rFonts w:ascii="Arial" w:eastAsia="Times New Roman" w:hAnsi="Arial" w:cs="Arial"/>
                <w:b/>
                <w:color w:val="000000"/>
                <w:sz w:val="20"/>
                <w:szCs w:val="20"/>
                <w:lang w:eastAsia="en-AU"/>
              </w:rPr>
              <w:t>Location</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1E33573B" w14:textId="431849AD" w:rsidR="005A02D2" w:rsidRPr="00B364E1" w:rsidRDefault="005A02D2" w:rsidP="006B02A5">
            <w:pPr>
              <w:spacing w:after="0" w:line="240" w:lineRule="auto"/>
              <w:rPr>
                <w:rFonts w:ascii="Arial" w:eastAsia="Times New Roman" w:hAnsi="Arial" w:cs="Arial"/>
                <w:color w:val="000000"/>
                <w:sz w:val="20"/>
                <w:szCs w:val="20"/>
                <w:lang w:eastAsia="en-AU"/>
              </w:rPr>
            </w:pPr>
            <w:r w:rsidRPr="00B364E1">
              <w:rPr>
                <w:rFonts w:ascii="Arial" w:eastAsia="Times New Roman" w:hAnsi="Arial" w:cs="Arial"/>
                <w:color w:val="000000"/>
                <w:sz w:val="20"/>
                <w:szCs w:val="20"/>
                <w:lang w:eastAsia="en-AU"/>
              </w:rPr>
              <w:t>The Service Provider’s Key Personnel will primarily perform the activities described above at Defence sites in Canberra, ACT.</w:t>
            </w:r>
          </w:p>
        </w:tc>
      </w:tr>
      <w:tr w:rsidR="005A02D2" w:rsidRPr="00FC1E35" w14:paraId="1E5D9D8F" w14:textId="77777777" w:rsidTr="007C07BC">
        <w:trPr>
          <w:trHeight w:val="558"/>
        </w:trPr>
        <w:tc>
          <w:tcPr>
            <w:tcW w:w="1129" w:type="dxa"/>
            <w:tcBorders>
              <w:top w:val="single" w:sz="4" w:space="0" w:color="auto"/>
              <w:left w:val="single" w:sz="4" w:space="0" w:color="auto"/>
              <w:bottom w:val="single" w:sz="4" w:space="0" w:color="auto"/>
              <w:right w:val="single" w:sz="4" w:space="0" w:color="auto"/>
            </w:tcBorders>
          </w:tcPr>
          <w:p w14:paraId="0F8F28F7" w14:textId="0E7640B8" w:rsidR="005A02D2" w:rsidRPr="00B364E1" w:rsidRDefault="002B788A" w:rsidP="007C07BC">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6</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7EB0FF" w14:textId="528D3DF8" w:rsidR="005A02D2" w:rsidRPr="00B364E1" w:rsidRDefault="005A02D2" w:rsidP="006B02A5">
            <w:pPr>
              <w:spacing w:after="0" w:line="240" w:lineRule="auto"/>
              <w:rPr>
                <w:rFonts w:ascii="Arial" w:eastAsia="Times New Roman" w:hAnsi="Arial" w:cs="Arial"/>
                <w:b/>
                <w:color w:val="000000"/>
                <w:sz w:val="20"/>
                <w:szCs w:val="20"/>
                <w:lang w:eastAsia="en-AU"/>
              </w:rPr>
            </w:pPr>
            <w:r w:rsidRPr="00B364E1">
              <w:rPr>
                <w:rFonts w:ascii="Arial" w:eastAsia="Times New Roman" w:hAnsi="Arial" w:cs="Arial"/>
                <w:b/>
                <w:color w:val="000000"/>
                <w:sz w:val="20"/>
                <w:szCs w:val="20"/>
                <w:lang w:eastAsia="en-AU"/>
              </w:rPr>
              <w:t>Security Clearance</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7058EBDE" w14:textId="77777777" w:rsidR="005A02D2" w:rsidRPr="00B364E1" w:rsidRDefault="005A02D2" w:rsidP="006B02A5">
            <w:pPr>
              <w:spacing w:after="0" w:line="240" w:lineRule="auto"/>
              <w:rPr>
                <w:rFonts w:ascii="Arial" w:eastAsia="Times New Roman" w:hAnsi="Arial" w:cs="Arial"/>
                <w:color w:val="000000"/>
                <w:sz w:val="20"/>
                <w:szCs w:val="20"/>
                <w:lang w:eastAsia="en-AU"/>
              </w:rPr>
            </w:pPr>
            <w:r w:rsidRPr="00B364E1">
              <w:rPr>
                <w:rFonts w:ascii="Arial" w:eastAsia="Times New Roman" w:hAnsi="Arial" w:cs="Arial"/>
                <w:color w:val="000000"/>
                <w:sz w:val="20"/>
                <w:szCs w:val="20"/>
                <w:lang w:eastAsia="en-AU"/>
              </w:rPr>
              <w:t>Top Secret, Negative Vetting Level 2 (NV2)</w:t>
            </w:r>
          </w:p>
        </w:tc>
      </w:tr>
    </w:tbl>
    <w:p w14:paraId="263C7276" w14:textId="60109044" w:rsidR="006601ED" w:rsidRDefault="006601ED"/>
    <w:p w14:paraId="44B7FC9A" w14:textId="197C75F0" w:rsidR="007704AD" w:rsidRDefault="007704AD">
      <w:pPr>
        <w:rPr>
          <w:rFonts w:ascii="Arial" w:eastAsia="Times New Roman" w:hAnsi="Arial" w:cs="Arial"/>
          <w:sz w:val="21"/>
          <w:szCs w:val="21"/>
          <w:lang w:eastAsia="en-AU"/>
        </w:rPr>
      </w:pPr>
      <w:proofErr w:type="spellStart"/>
      <w:proofErr w:type="gramStart"/>
      <w:r>
        <w:rPr>
          <w:szCs w:val="21"/>
        </w:rPr>
        <w:t>dfafadf</w:t>
      </w:r>
      <w:proofErr w:type="spellEnd"/>
      <w:proofErr w:type="gramEnd"/>
      <w:r>
        <w:rPr>
          <w:szCs w:val="21"/>
        </w:rPr>
        <w:br w:type="page"/>
      </w:r>
    </w:p>
    <w:p w14:paraId="0619F99C" w14:textId="00598243" w:rsidR="002705FC" w:rsidRDefault="00F612F5" w:rsidP="007C07BC">
      <w:pPr>
        <w:pStyle w:val="Style5"/>
        <w:jc w:val="center"/>
        <w:textAlignment w:val="auto"/>
        <w:rPr>
          <w:sz w:val="30"/>
        </w:rPr>
      </w:pPr>
      <w:r>
        <w:rPr>
          <w:noProof w:val="0"/>
          <w:sz w:val="30"/>
          <w:lang w:eastAsia="en-AU"/>
        </w:rPr>
        <w:lastRenderedPageBreak/>
        <w:t>Table 2</w:t>
      </w:r>
    </w:p>
    <w:tbl>
      <w:tblPr>
        <w:tblW w:w="15714" w:type="dxa"/>
        <w:tblLook w:val="04A0" w:firstRow="1" w:lastRow="0" w:firstColumn="1" w:lastColumn="0" w:noHBand="0" w:noVBand="1"/>
      </w:tblPr>
      <w:tblGrid>
        <w:gridCol w:w="1129"/>
        <w:gridCol w:w="1843"/>
        <w:gridCol w:w="12742"/>
      </w:tblGrid>
      <w:tr w:rsidR="00F612F5" w:rsidRPr="00FC1E35" w14:paraId="3B0B5276" w14:textId="77777777" w:rsidTr="00DA6C80">
        <w:trPr>
          <w:trHeight w:val="558"/>
        </w:trPr>
        <w:tc>
          <w:tcPr>
            <w:tcW w:w="1129" w:type="dxa"/>
            <w:tcBorders>
              <w:top w:val="single" w:sz="4" w:space="0" w:color="auto"/>
              <w:left w:val="single" w:sz="4" w:space="0" w:color="auto"/>
              <w:bottom w:val="single" w:sz="4" w:space="0" w:color="auto"/>
              <w:right w:val="single" w:sz="4" w:space="0" w:color="auto"/>
            </w:tcBorders>
          </w:tcPr>
          <w:p w14:paraId="1605D314" w14:textId="77777777" w:rsidR="00F612F5" w:rsidRPr="00176EC4" w:rsidRDefault="00F612F5" w:rsidP="00F612F5">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Row Number</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7F6953" w14:textId="77777777" w:rsidR="00F612F5" w:rsidRPr="00176EC4" w:rsidRDefault="00F612F5" w:rsidP="00F612F5">
            <w:pPr>
              <w:spacing w:after="0" w:line="240" w:lineRule="auto"/>
              <w:rPr>
                <w:rFonts w:ascii="Arial" w:eastAsia="Times New Roman" w:hAnsi="Arial" w:cs="Arial"/>
                <w:b/>
                <w:color w:val="000000"/>
                <w:sz w:val="20"/>
                <w:szCs w:val="20"/>
                <w:lang w:eastAsia="en-AU"/>
              </w:rPr>
            </w:pPr>
            <w:r w:rsidRPr="00176EC4">
              <w:rPr>
                <w:rFonts w:ascii="Arial" w:eastAsia="Times New Roman" w:hAnsi="Arial" w:cs="Arial"/>
                <w:b/>
                <w:color w:val="000000"/>
                <w:sz w:val="20"/>
                <w:szCs w:val="20"/>
                <w:lang w:eastAsia="en-AU"/>
              </w:rPr>
              <w:t>Role</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4AF884CC" w14:textId="713F0BDA" w:rsidR="00F612F5" w:rsidRPr="00176EC4" w:rsidRDefault="00F612F5" w:rsidP="00F612F5">
            <w:pPr>
              <w:spacing w:after="0" w:line="240" w:lineRule="auto"/>
              <w:rPr>
                <w:rFonts w:ascii="Arial" w:eastAsia="Times New Roman" w:hAnsi="Arial" w:cs="Arial"/>
                <w:color w:val="000000"/>
                <w:sz w:val="20"/>
                <w:szCs w:val="20"/>
                <w:lang w:eastAsia="en-AU"/>
              </w:rPr>
            </w:pPr>
            <w:r w:rsidRPr="009C5D49">
              <w:rPr>
                <w:rFonts w:ascii="Arial" w:eastAsia="Times New Roman" w:hAnsi="Arial" w:cs="Arial"/>
                <w:color w:val="000000"/>
                <w:sz w:val="20"/>
                <w:szCs w:val="20"/>
                <w:lang w:eastAsia="en-AU"/>
              </w:rPr>
              <w:t>Data Engineer</w:t>
            </w:r>
          </w:p>
        </w:tc>
      </w:tr>
      <w:tr w:rsidR="00F612F5" w:rsidRPr="00FC1E35" w14:paraId="7F00FAA9" w14:textId="77777777" w:rsidTr="00DA6C80">
        <w:trPr>
          <w:trHeight w:val="558"/>
        </w:trPr>
        <w:tc>
          <w:tcPr>
            <w:tcW w:w="1129" w:type="dxa"/>
            <w:tcBorders>
              <w:top w:val="single" w:sz="4" w:space="0" w:color="auto"/>
              <w:left w:val="single" w:sz="4" w:space="0" w:color="auto"/>
              <w:bottom w:val="single" w:sz="4" w:space="0" w:color="auto"/>
              <w:right w:val="single" w:sz="4" w:space="0" w:color="auto"/>
            </w:tcBorders>
          </w:tcPr>
          <w:p w14:paraId="3C67563A" w14:textId="77777777" w:rsidR="00F612F5" w:rsidRPr="00176EC4" w:rsidRDefault="00F612F5" w:rsidP="00F612F5">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1</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63D558" w14:textId="77777777" w:rsidR="00F612F5" w:rsidRPr="00176EC4" w:rsidRDefault="00F612F5" w:rsidP="00F612F5">
            <w:pPr>
              <w:spacing w:after="0" w:line="240" w:lineRule="auto"/>
              <w:rPr>
                <w:rFonts w:ascii="Arial" w:eastAsia="Times New Roman" w:hAnsi="Arial" w:cs="Arial"/>
                <w:b/>
                <w:color w:val="000000"/>
                <w:sz w:val="20"/>
                <w:szCs w:val="20"/>
                <w:lang w:eastAsia="en-AU"/>
              </w:rPr>
            </w:pPr>
            <w:r w:rsidRPr="00176EC4">
              <w:rPr>
                <w:rFonts w:ascii="Arial" w:eastAsia="Times New Roman" w:hAnsi="Arial" w:cs="Arial"/>
                <w:b/>
                <w:color w:val="000000"/>
                <w:sz w:val="20"/>
                <w:szCs w:val="20"/>
                <w:lang w:eastAsia="en-AU"/>
              </w:rPr>
              <w:t>SFIA</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07FC8EDA" w14:textId="1AB692B9" w:rsidR="00F612F5" w:rsidRPr="00176EC4" w:rsidRDefault="00F612F5" w:rsidP="00F612F5">
            <w:pPr>
              <w:spacing w:after="0" w:line="240" w:lineRule="auto"/>
              <w:rPr>
                <w:rFonts w:ascii="Arial" w:eastAsia="Times New Roman" w:hAnsi="Arial" w:cs="Arial"/>
                <w:color w:val="000000"/>
                <w:sz w:val="20"/>
                <w:szCs w:val="20"/>
                <w:lang w:eastAsia="en-AU"/>
              </w:rPr>
            </w:pPr>
            <w:r w:rsidRPr="009C5D49">
              <w:rPr>
                <w:rFonts w:ascii="Arial" w:eastAsia="Times New Roman" w:hAnsi="Arial" w:cs="Arial"/>
                <w:color w:val="000000"/>
                <w:sz w:val="20"/>
                <w:szCs w:val="20"/>
                <w:lang w:eastAsia="en-AU"/>
              </w:rPr>
              <w:t>Specialist Advice (TECH)</w:t>
            </w:r>
          </w:p>
        </w:tc>
      </w:tr>
      <w:tr w:rsidR="00F612F5" w:rsidRPr="00FC1E35" w14:paraId="2CDD646C" w14:textId="77777777" w:rsidTr="00DA6C80">
        <w:trPr>
          <w:trHeight w:val="558"/>
        </w:trPr>
        <w:tc>
          <w:tcPr>
            <w:tcW w:w="1129" w:type="dxa"/>
            <w:tcBorders>
              <w:top w:val="single" w:sz="4" w:space="0" w:color="auto"/>
              <w:left w:val="single" w:sz="4" w:space="0" w:color="auto"/>
              <w:bottom w:val="single" w:sz="4" w:space="0" w:color="auto"/>
              <w:right w:val="single" w:sz="4" w:space="0" w:color="auto"/>
            </w:tcBorders>
          </w:tcPr>
          <w:p w14:paraId="639D31CF" w14:textId="77777777" w:rsidR="00F612F5" w:rsidRPr="00176EC4" w:rsidRDefault="00F612F5" w:rsidP="00F612F5">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2</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8CBB53" w14:textId="77777777" w:rsidR="00F612F5" w:rsidRPr="00176EC4" w:rsidRDefault="00F612F5" w:rsidP="00F612F5">
            <w:pPr>
              <w:spacing w:after="0" w:line="240" w:lineRule="auto"/>
              <w:rPr>
                <w:rFonts w:ascii="Arial" w:eastAsia="Times New Roman" w:hAnsi="Arial" w:cs="Arial"/>
                <w:b/>
                <w:color w:val="000000"/>
                <w:sz w:val="20"/>
                <w:szCs w:val="20"/>
                <w:lang w:eastAsia="en-AU"/>
              </w:rPr>
            </w:pPr>
            <w:r w:rsidRPr="00176EC4">
              <w:rPr>
                <w:rFonts w:ascii="Arial" w:eastAsia="Times New Roman" w:hAnsi="Arial" w:cs="Arial"/>
                <w:b/>
                <w:color w:val="000000"/>
                <w:sz w:val="20"/>
                <w:szCs w:val="20"/>
                <w:lang w:eastAsia="en-AU"/>
              </w:rPr>
              <w:t>Level and No or role/s required</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51FB32EC" w14:textId="692785AB" w:rsidR="00F612F5" w:rsidRPr="00176EC4" w:rsidRDefault="00F612F5" w:rsidP="00F612F5">
            <w:pPr>
              <w:spacing w:after="0" w:line="240" w:lineRule="auto"/>
              <w:rPr>
                <w:rFonts w:ascii="Arial" w:eastAsia="Times New Roman" w:hAnsi="Arial" w:cs="Arial"/>
                <w:color w:val="000000"/>
                <w:sz w:val="20"/>
                <w:szCs w:val="20"/>
                <w:lang w:eastAsia="en-AU"/>
              </w:rPr>
            </w:pPr>
            <w:r w:rsidRPr="009C5D49">
              <w:rPr>
                <w:rFonts w:ascii="Arial" w:eastAsia="Times New Roman" w:hAnsi="Arial" w:cs="Arial"/>
                <w:b/>
                <w:color w:val="000000"/>
                <w:sz w:val="20"/>
                <w:szCs w:val="20"/>
                <w:lang w:eastAsia="en-AU"/>
              </w:rPr>
              <w:t>One (1)</w:t>
            </w:r>
            <w:r w:rsidRPr="009C5D49">
              <w:rPr>
                <w:rFonts w:ascii="Arial" w:eastAsia="Times New Roman" w:hAnsi="Arial" w:cs="Arial"/>
                <w:color w:val="000000"/>
                <w:sz w:val="20"/>
                <w:szCs w:val="20"/>
                <w:lang w:eastAsia="en-AU"/>
              </w:rPr>
              <w:t xml:space="preserve"> TECH Level 4</w:t>
            </w:r>
          </w:p>
        </w:tc>
      </w:tr>
      <w:tr w:rsidR="00F612F5" w:rsidRPr="00FC1E35" w14:paraId="06ED59BC" w14:textId="77777777" w:rsidTr="00DA6C80">
        <w:trPr>
          <w:trHeight w:val="558"/>
        </w:trPr>
        <w:tc>
          <w:tcPr>
            <w:tcW w:w="1129" w:type="dxa"/>
            <w:tcBorders>
              <w:top w:val="single" w:sz="4" w:space="0" w:color="auto"/>
              <w:left w:val="single" w:sz="4" w:space="0" w:color="auto"/>
              <w:bottom w:val="single" w:sz="4" w:space="0" w:color="auto"/>
              <w:right w:val="single" w:sz="4" w:space="0" w:color="auto"/>
            </w:tcBorders>
          </w:tcPr>
          <w:p w14:paraId="44625129" w14:textId="77777777" w:rsidR="00F612F5" w:rsidRPr="00176EC4" w:rsidRDefault="00F612F5" w:rsidP="00F612F5">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3</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D06824" w14:textId="77777777" w:rsidR="00F612F5" w:rsidRPr="00176EC4" w:rsidRDefault="00F612F5" w:rsidP="00F612F5">
            <w:pPr>
              <w:spacing w:after="0" w:line="240" w:lineRule="auto"/>
              <w:rPr>
                <w:rFonts w:ascii="Arial" w:eastAsia="Times New Roman" w:hAnsi="Arial" w:cs="Arial"/>
                <w:b/>
                <w:color w:val="000000"/>
                <w:sz w:val="20"/>
                <w:szCs w:val="20"/>
                <w:lang w:eastAsia="en-AU"/>
              </w:rPr>
            </w:pPr>
            <w:r w:rsidRPr="00176EC4">
              <w:rPr>
                <w:rFonts w:ascii="Arial" w:eastAsia="Times New Roman" w:hAnsi="Arial" w:cs="Arial"/>
                <w:b/>
                <w:color w:val="000000"/>
                <w:sz w:val="20"/>
                <w:szCs w:val="20"/>
                <w:lang w:eastAsia="en-AU"/>
              </w:rPr>
              <w:t>Requirement</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2C3FCF62" w14:textId="77777777" w:rsidR="00F612F5" w:rsidRPr="009C320E" w:rsidRDefault="00F612F5" w:rsidP="00F612F5">
            <w:pPr>
              <w:pStyle w:val="NoSpacing"/>
              <w:rPr>
                <w:color w:val="000000"/>
                <w:sz w:val="20"/>
              </w:rPr>
            </w:pPr>
            <w:r w:rsidRPr="009C5D49">
              <w:rPr>
                <w:color w:val="000000"/>
                <w:sz w:val="20"/>
              </w:rPr>
              <w:t>The Data Pipeline Engineer will be responsible for contributing to the strategic direction and operation of CDS’ Log Ingestion Pipeline. The candidate must be able to create and improve data pipelines. Additionally, the candidate must be able to maintain and perform troubleshooting, in a Linux environment.</w:t>
            </w:r>
          </w:p>
          <w:p w14:paraId="2703A969" w14:textId="77777777" w:rsidR="00F612F5" w:rsidRPr="009C320E" w:rsidRDefault="00F612F5" w:rsidP="00F612F5">
            <w:pPr>
              <w:pStyle w:val="NoSpacing"/>
              <w:rPr>
                <w:color w:val="000000"/>
                <w:sz w:val="20"/>
              </w:rPr>
            </w:pPr>
          </w:p>
          <w:p w14:paraId="5286ED92" w14:textId="77777777" w:rsidR="00F612F5" w:rsidRPr="009C5D49" w:rsidRDefault="00F612F5" w:rsidP="00F612F5">
            <w:pPr>
              <w:pStyle w:val="NoSpacing"/>
              <w:rPr>
                <w:b/>
                <w:color w:val="000000"/>
                <w:sz w:val="20"/>
              </w:rPr>
            </w:pPr>
            <w:r w:rsidRPr="009C5D49">
              <w:rPr>
                <w:b/>
                <w:color w:val="000000"/>
                <w:sz w:val="20"/>
              </w:rPr>
              <w:t>Skills and Knowledge</w:t>
            </w:r>
          </w:p>
          <w:p w14:paraId="1D54DE5F" w14:textId="77777777" w:rsidR="00F612F5" w:rsidRPr="009C5D49" w:rsidRDefault="00F612F5" w:rsidP="00F612F5">
            <w:pPr>
              <w:pStyle w:val="ListParagraph"/>
              <w:numPr>
                <w:ilvl w:val="0"/>
                <w:numId w:val="125"/>
              </w:numPr>
              <w:spacing w:line="240" w:lineRule="auto"/>
              <w:contextualSpacing/>
              <w:rPr>
                <w:color w:val="000000"/>
                <w:sz w:val="20"/>
              </w:rPr>
            </w:pPr>
            <w:r w:rsidRPr="009C5D49">
              <w:rPr>
                <w:color w:val="000000"/>
                <w:sz w:val="20"/>
              </w:rPr>
              <w:t xml:space="preserve">Data </w:t>
            </w:r>
            <w:proofErr w:type="gramStart"/>
            <w:r w:rsidRPr="009C5D49">
              <w:rPr>
                <w:color w:val="000000"/>
                <w:sz w:val="20"/>
              </w:rPr>
              <w:t>Engineering</w:t>
            </w:r>
            <w:proofErr w:type="gramEnd"/>
            <w:r w:rsidRPr="009C5D49">
              <w:rPr>
                <w:color w:val="000000"/>
                <w:sz w:val="20"/>
              </w:rPr>
              <w:t xml:space="preserve"> experience is required; this should include experience in Apache </w:t>
            </w:r>
            <w:proofErr w:type="spellStart"/>
            <w:r w:rsidRPr="009C5D49">
              <w:rPr>
                <w:color w:val="000000"/>
                <w:sz w:val="20"/>
              </w:rPr>
              <w:t>NiFi</w:t>
            </w:r>
            <w:proofErr w:type="spellEnd"/>
            <w:r w:rsidRPr="009C5D49">
              <w:rPr>
                <w:color w:val="000000"/>
                <w:sz w:val="20"/>
              </w:rPr>
              <w:t xml:space="preserve">, Kafka, </w:t>
            </w:r>
            <w:proofErr w:type="spellStart"/>
            <w:r w:rsidRPr="009C5D49">
              <w:rPr>
                <w:color w:val="000000"/>
                <w:sz w:val="20"/>
              </w:rPr>
              <w:t>Flink</w:t>
            </w:r>
            <w:proofErr w:type="spellEnd"/>
            <w:r w:rsidRPr="009C5D49">
              <w:rPr>
                <w:color w:val="000000"/>
                <w:sz w:val="20"/>
              </w:rPr>
              <w:t xml:space="preserve"> or similar technologies.</w:t>
            </w:r>
          </w:p>
          <w:p w14:paraId="5BE39E4E" w14:textId="77777777" w:rsidR="00F612F5" w:rsidRPr="009C5D49" w:rsidRDefault="00F612F5" w:rsidP="00F612F5">
            <w:pPr>
              <w:pStyle w:val="ListParagraph"/>
              <w:numPr>
                <w:ilvl w:val="0"/>
                <w:numId w:val="125"/>
              </w:numPr>
              <w:spacing w:line="240" w:lineRule="auto"/>
              <w:contextualSpacing/>
              <w:rPr>
                <w:color w:val="000000"/>
                <w:sz w:val="20"/>
              </w:rPr>
            </w:pPr>
            <w:r w:rsidRPr="009C5D49">
              <w:rPr>
                <w:color w:val="000000"/>
                <w:sz w:val="20"/>
              </w:rPr>
              <w:t xml:space="preserve">Experience with Git </w:t>
            </w:r>
            <w:r>
              <w:rPr>
                <w:color w:val="000000"/>
                <w:sz w:val="20"/>
              </w:rPr>
              <w:t>required</w:t>
            </w:r>
            <w:r w:rsidRPr="009C5D49">
              <w:rPr>
                <w:color w:val="000000"/>
                <w:sz w:val="20"/>
              </w:rPr>
              <w:t>.</w:t>
            </w:r>
          </w:p>
          <w:p w14:paraId="463CEE3A" w14:textId="77777777" w:rsidR="00F612F5" w:rsidRPr="009C5D49" w:rsidRDefault="00F612F5" w:rsidP="00F612F5">
            <w:pPr>
              <w:pStyle w:val="ListParagraph"/>
              <w:numPr>
                <w:ilvl w:val="0"/>
                <w:numId w:val="125"/>
              </w:numPr>
              <w:spacing w:line="240" w:lineRule="auto"/>
              <w:contextualSpacing/>
              <w:rPr>
                <w:color w:val="000000"/>
                <w:sz w:val="20"/>
              </w:rPr>
            </w:pPr>
            <w:r w:rsidRPr="009C5D49">
              <w:rPr>
                <w:color w:val="000000"/>
                <w:sz w:val="20"/>
              </w:rPr>
              <w:t>Experience with Python and Java</w:t>
            </w:r>
            <w:r>
              <w:rPr>
                <w:color w:val="000000"/>
                <w:sz w:val="20"/>
              </w:rPr>
              <w:t xml:space="preserve"> or similar languages</w:t>
            </w:r>
            <w:r w:rsidRPr="009C5D49">
              <w:rPr>
                <w:color w:val="000000"/>
                <w:sz w:val="20"/>
              </w:rPr>
              <w:t xml:space="preserve"> </w:t>
            </w:r>
            <w:r>
              <w:rPr>
                <w:color w:val="000000"/>
                <w:sz w:val="20"/>
              </w:rPr>
              <w:t>required</w:t>
            </w:r>
            <w:r w:rsidRPr="009C5D49">
              <w:rPr>
                <w:color w:val="000000"/>
                <w:sz w:val="20"/>
              </w:rPr>
              <w:t>.</w:t>
            </w:r>
          </w:p>
          <w:p w14:paraId="2A8C0362" w14:textId="428B14F1" w:rsidR="00F612F5" w:rsidRPr="009C5D49" w:rsidRDefault="00F612F5" w:rsidP="00F612F5">
            <w:pPr>
              <w:pStyle w:val="ListParagraph"/>
              <w:numPr>
                <w:ilvl w:val="0"/>
                <w:numId w:val="125"/>
              </w:numPr>
              <w:spacing w:line="240" w:lineRule="auto"/>
              <w:contextualSpacing/>
              <w:rPr>
                <w:color w:val="000000"/>
                <w:sz w:val="20"/>
              </w:rPr>
            </w:pPr>
            <w:r w:rsidRPr="009C5D49">
              <w:rPr>
                <w:color w:val="000000"/>
                <w:sz w:val="20"/>
              </w:rPr>
              <w:t xml:space="preserve">Experience with CI/CD pipelines </w:t>
            </w:r>
            <w:r w:rsidR="00D13D6B">
              <w:rPr>
                <w:color w:val="000000"/>
                <w:sz w:val="20"/>
              </w:rPr>
              <w:t xml:space="preserve">highly </w:t>
            </w:r>
            <w:r>
              <w:rPr>
                <w:color w:val="000000"/>
                <w:sz w:val="20"/>
              </w:rPr>
              <w:t>desired.</w:t>
            </w:r>
          </w:p>
          <w:p w14:paraId="586A980C" w14:textId="77777777" w:rsidR="00F612F5" w:rsidRPr="009C5D49" w:rsidRDefault="00F612F5" w:rsidP="00F612F5">
            <w:pPr>
              <w:pStyle w:val="ListParagraph"/>
              <w:numPr>
                <w:ilvl w:val="0"/>
                <w:numId w:val="125"/>
              </w:numPr>
              <w:spacing w:line="240" w:lineRule="auto"/>
              <w:contextualSpacing/>
              <w:rPr>
                <w:color w:val="000000"/>
                <w:sz w:val="20"/>
              </w:rPr>
            </w:pPr>
            <w:r w:rsidRPr="009C5D49">
              <w:rPr>
                <w:color w:val="000000"/>
                <w:sz w:val="20"/>
              </w:rPr>
              <w:t xml:space="preserve">Experience with </w:t>
            </w:r>
            <w:proofErr w:type="spellStart"/>
            <w:r w:rsidRPr="009C5D49">
              <w:rPr>
                <w:color w:val="000000"/>
                <w:sz w:val="20"/>
              </w:rPr>
              <w:t>Splunk</w:t>
            </w:r>
            <w:proofErr w:type="spellEnd"/>
            <w:r w:rsidRPr="009C5D49">
              <w:rPr>
                <w:color w:val="000000"/>
                <w:sz w:val="20"/>
              </w:rPr>
              <w:t xml:space="preserve"> or similar technology recommended.</w:t>
            </w:r>
          </w:p>
          <w:p w14:paraId="0C57EF36" w14:textId="6CAF4487" w:rsidR="00F612F5" w:rsidRPr="009C5D49" w:rsidRDefault="00F612F5" w:rsidP="00F612F5">
            <w:pPr>
              <w:pStyle w:val="ListParagraph"/>
              <w:numPr>
                <w:ilvl w:val="0"/>
                <w:numId w:val="125"/>
              </w:numPr>
              <w:spacing w:line="240" w:lineRule="auto"/>
              <w:contextualSpacing/>
              <w:rPr>
                <w:color w:val="000000"/>
                <w:sz w:val="20"/>
              </w:rPr>
            </w:pPr>
            <w:r w:rsidRPr="009C5D49">
              <w:rPr>
                <w:color w:val="000000"/>
                <w:sz w:val="20"/>
              </w:rPr>
              <w:t xml:space="preserve">Experience working in Department of Defence or other Government agency undertaking a data-engineering role </w:t>
            </w:r>
            <w:r w:rsidR="00970581">
              <w:rPr>
                <w:color w:val="000000"/>
                <w:sz w:val="20"/>
              </w:rPr>
              <w:t>highly desirable</w:t>
            </w:r>
            <w:r w:rsidRPr="009C5D49">
              <w:rPr>
                <w:color w:val="000000"/>
                <w:sz w:val="20"/>
              </w:rPr>
              <w:t>.</w:t>
            </w:r>
          </w:p>
          <w:p w14:paraId="24809ED8" w14:textId="77777777" w:rsidR="00F612F5" w:rsidRPr="009C5D49" w:rsidRDefault="00F612F5" w:rsidP="00F612F5">
            <w:pPr>
              <w:pStyle w:val="ListParagraph"/>
              <w:spacing w:line="240" w:lineRule="auto"/>
              <w:contextualSpacing/>
              <w:rPr>
                <w:color w:val="000000"/>
                <w:sz w:val="20"/>
              </w:rPr>
            </w:pPr>
          </w:p>
          <w:p w14:paraId="755A8F18" w14:textId="77777777" w:rsidR="00F612F5" w:rsidRPr="009C5D49" w:rsidRDefault="00F612F5" w:rsidP="00F612F5">
            <w:pPr>
              <w:pStyle w:val="ListParagraph"/>
              <w:spacing w:line="240" w:lineRule="auto"/>
              <w:ind w:left="0"/>
              <w:contextualSpacing/>
              <w:rPr>
                <w:b/>
                <w:color w:val="000000"/>
                <w:sz w:val="20"/>
              </w:rPr>
            </w:pPr>
            <w:r w:rsidRPr="009C5D49">
              <w:rPr>
                <w:b/>
                <w:color w:val="000000"/>
                <w:sz w:val="20"/>
              </w:rPr>
              <w:t>Major Responsibilities:</w:t>
            </w:r>
            <w:r w:rsidRPr="009C5D49">
              <w:rPr>
                <w:b/>
                <w:color w:val="000000"/>
                <w:sz w:val="20"/>
              </w:rPr>
              <w:tab/>
            </w:r>
            <w:r w:rsidRPr="009C5D49">
              <w:rPr>
                <w:b/>
                <w:color w:val="000000"/>
                <w:sz w:val="20"/>
              </w:rPr>
              <w:tab/>
            </w:r>
          </w:p>
          <w:p w14:paraId="2E3088A0" w14:textId="77777777" w:rsidR="00F612F5" w:rsidRPr="009C5D49" w:rsidRDefault="00F612F5" w:rsidP="00F612F5">
            <w:pPr>
              <w:pStyle w:val="ListParagraph"/>
              <w:numPr>
                <w:ilvl w:val="0"/>
                <w:numId w:val="125"/>
              </w:numPr>
              <w:spacing w:line="240" w:lineRule="auto"/>
              <w:contextualSpacing/>
              <w:rPr>
                <w:color w:val="000000"/>
                <w:sz w:val="20"/>
              </w:rPr>
            </w:pPr>
            <w:r w:rsidRPr="009C5D49">
              <w:rPr>
                <w:color w:val="000000"/>
                <w:sz w:val="20"/>
              </w:rPr>
              <w:t>Creating, improving and reviewing Data Pipeline flows.</w:t>
            </w:r>
          </w:p>
          <w:p w14:paraId="16F6342D" w14:textId="77777777" w:rsidR="00F612F5" w:rsidRPr="009C5D49" w:rsidRDefault="00F612F5" w:rsidP="00F612F5">
            <w:pPr>
              <w:pStyle w:val="ListParagraph"/>
              <w:numPr>
                <w:ilvl w:val="0"/>
                <w:numId w:val="125"/>
              </w:numPr>
              <w:spacing w:line="240" w:lineRule="auto"/>
              <w:contextualSpacing/>
              <w:rPr>
                <w:color w:val="000000"/>
                <w:sz w:val="20"/>
              </w:rPr>
            </w:pPr>
            <w:r w:rsidRPr="009C5D49">
              <w:rPr>
                <w:color w:val="000000"/>
                <w:sz w:val="20"/>
              </w:rPr>
              <w:t>Maintaining pipeline platforms and supporting services.</w:t>
            </w:r>
          </w:p>
          <w:p w14:paraId="7E3C51D9" w14:textId="77777777" w:rsidR="00F612F5" w:rsidRPr="009C5D49" w:rsidRDefault="00F612F5" w:rsidP="00F612F5">
            <w:pPr>
              <w:pStyle w:val="ListParagraph"/>
              <w:numPr>
                <w:ilvl w:val="0"/>
                <w:numId w:val="125"/>
              </w:numPr>
              <w:spacing w:line="240" w:lineRule="auto"/>
              <w:contextualSpacing/>
              <w:rPr>
                <w:color w:val="000000"/>
                <w:sz w:val="20"/>
              </w:rPr>
            </w:pPr>
            <w:r w:rsidRPr="009C5D49">
              <w:rPr>
                <w:color w:val="000000"/>
                <w:sz w:val="20"/>
              </w:rPr>
              <w:t>Working with system owners providing guidance on data formats and transport methods.</w:t>
            </w:r>
          </w:p>
          <w:p w14:paraId="6B1CF82D" w14:textId="77777777" w:rsidR="00F612F5" w:rsidRPr="009C5D49" w:rsidRDefault="00F612F5" w:rsidP="00F612F5">
            <w:pPr>
              <w:pStyle w:val="ListParagraph"/>
              <w:numPr>
                <w:ilvl w:val="0"/>
                <w:numId w:val="125"/>
              </w:numPr>
              <w:spacing w:line="240" w:lineRule="auto"/>
              <w:contextualSpacing/>
              <w:rPr>
                <w:color w:val="000000"/>
                <w:sz w:val="20"/>
              </w:rPr>
            </w:pPr>
            <w:r w:rsidRPr="009C5D49">
              <w:rPr>
                <w:color w:val="000000"/>
                <w:sz w:val="20"/>
              </w:rPr>
              <w:t xml:space="preserve">Ensure the Log Ingestion Pipeline </w:t>
            </w:r>
            <w:proofErr w:type="gramStart"/>
            <w:r w:rsidRPr="009C5D49">
              <w:rPr>
                <w:color w:val="000000"/>
                <w:sz w:val="20"/>
              </w:rPr>
              <w:t>is aligned</w:t>
            </w:r>
            <w:proofErr w:type="gramEnd"/>
            <w:r w:rsidRPr="009C5D49">
              <w:rPr>
                <w:color w:val="000000"/>
                <w:sz w:val="20"/>
              </w:rPr>
              <w:t xml:space="preserve"> with our stakeholder’s strategic objectives, business outcomes and technology strategy.</w:t>
            </w:r>
          </w:p>
          <w:p w14:paraId="5169CA69" w14:textId="77777777" w:rsidR="00F612F5" w:rsidRPr="009C5D49" w:rsidRDefault="00F612F5" w:rsidP="00F612F5">
            <w:pPr>
              <w:pStyle w:val="ListParagraph"/>
              <w:numPr>
                <w:ilvl w:val="0"/>
                <w:numId w:val="125"/>
              </w:numPr>
              <w:spacing w:line="240" w:lineRule="auto"/>
              <w:contextualSpacing/>
              <w:rPr>
                <w:color w:val="000000"/>
                <w:sz w:val="20"/>
              </w:rPr>
            </w:pPr>
            <w:r w:rsidRPr="009C5D49">
              <w:rPr>
                <w:color w:val="000000"/>
                <w:sz w:val="20"/>
              </w:rPr>
              <w:t>Collaborating with internal stakeholders to identify business requirements and functional specifications for the DCSE ICT Data Platform.</w:t>
            </w:r>
          </w:p>
          <w:p w14:paraId="628705EB" w14:textId="77777777" w:rsidR="00F612F5" w:rsidRPr="009C5D49" w:rsidRDefault="00F612F5" w:rsidP="00F612F5">
            <w:pPr>
              <w:pStyle w:val="ListParagraph"/>
              <w:numPr>
                <w:ilvl w:val="0"/>
                <w:numId w:val="125"/>
              </w:numPr>
              <w:spacing w:line="240" w:lineRule="auto"/>
              <w:contextualSpacing/>
              <w:rPr>
                <w:color w:val="000000"/>
                <w:sz w:val="20"/>
              </w:rPr>
            </w:pPr>
            <w:r w:rsidRPr="009C5D49">
              <w:rPr>
                <w:color w:val="000000"/>
                <w:sz w:val="20"/>
              </w:rPr>
              <w:t>Communicating, verbally and in written form, complex problems to various stakeholders, including senior executives.</w:t>
            </w:r>
          </w:p>
          <w:p w14:paraId="70FAF829" w14:textId="77777777" w:rsidR="00F612F5" w:rsidRDefault="00F612F5" w:rsidP="00F612F5">
            <w:pPr>
              <w:pStyle w:val="ListParagraph"/>
              <w:numPr>
                <w:ilvl w:val="0"/>
                <w:numId w:val="125"/>
              </w:numPr>
              <w:spacing w:line="240" w:lineRule="auto"/>
              <w:contextualSpacing/>
              <w:rPr>
                <w:color w:val="000000"/>
                <w:sz w:val="20"/>
              </w:rPr>
            </w:pPr>
            <w:r w:rsidRPr="009C5D49">
              <w:rPr>
                <w:color w:val="000000"/>
                <w:sz w:val="20"/>
              </w:rPr>
              <w:t>Taking high-level business requirements and industry best practices and translating them into patterns, concepts, principles, and working solutions</w:t>
            </w:r>
          </w:p>
          <w:p w14:paraId="670F3D65" w14:textId="77777777" w:rsidR="00F612F5" w:rsidRPr="009C5D49" w:rsidRDefault="00F612F5" w:rsidP="00F612F5">
            <w:pPr>
              <w:pStyle w:val="ListParagraph"/>
              <w:spacing w:line="240" w:lineRule="auto"/>
              <w:ind w:left="1440"/>
              <w:contextualSpacing/>
              <w:rPr>
                <w:color w:val="000000"/>
                <w:sz w:val="20"/>
              </w:rPr>
            </w:pPr>
          </w:p>
          <w:p w14:paraId="4EB33950" w14:textId="77777777" w:rsidR="00F612F5" w:rsidRPr="009C5D49" w:rsidRDefault="00F612F5" w:rsidP="00F612F5">
            <w:pPr>
              <w:pStyle w:val="ListParagraph"/>
              <w:spacing w:line="240" w:lineRule="auto"/>
              <w:ind w:left="0"/>
              <w:contextualSpacing/>
              <w:rPr>
                <w:b/>
                <w:color w:val="000000"/>
                <w:sz w:val="20"/>
              </w:rPr>
            </w:pPr>
            <w:r w:rsidRPr="009C5D49">
              <w:rPr>
                <w:b/>
                <w:color w:val="000000"/>
                <w:sz w:val="20"/>
              </w:rPr>
              <w:t>Secondary Responsibilities:</w:t>
            </w:r>
          </w:p>
          <w:p w14:paraId="4CAA81F0" w14:textId="77777777" w:rsidR="00F612F5" w:rsidRPr="009C5D49" w:rsidRDefault="00F612F5" w:rsidP="00F612F5">
            <w:pPr>
              <w:pStyle w:val="ListParagraph"/>
              <w:numPr>
                <w:ilvl w:val="0"/>
                <w:numId w:val="135"/>
              </w:numPr>
              <w:spacing w:line="240" w:lineRule="auto"/>
              <w:contextualSpacing/>
              <w:rPr>
                <w:color w:val="000000"/>
                <w:sz w:val="20"/>
              </w:rPr>
            </w:pPr>
            <w:r w:rsidRPr="009C5D49">
              <w:rPr>
                <w:color w:val="000000"/>
                <w:sz w:val="20"/>
              </w:rPr>
              <w:t xml:space="preserve">All CDS Above-the-Line contractors </w:t>
            </w:r>
            <w:proofErr w:type="gramStart"/>
            <w:r w:rsidRPr="009C5D49">
              <w:rPr>
                <w:color w:val="000000"/>
                <w:sz w:val="20"/>
              </w:rPr>
              <w:t>may be tasked</w:t>
            </w:r>
            <w:proofErr w:type="gramEnd"/>
            <w:r w:rsidRPr="009C5D49">
              <w:rPr>
                <w:color w:val="000000"/>
                <w:sz w:val="20"/>
              </w:rPr>
              <w:t xml:space="preserve"> with assisting other CDS functional areas where the </w:t>
            </w:r>
            <w:r w:rsidRPr="009C320E">
              <w:rPr>
                <w:color w:val="000000"/>
                <w:sz w:val="20"/>
              </w:rPr>
              <w:t>member’s</w:t>
            </w:r>
            <w:r w:rsidRPr="009C5D49">
              <w:rPr>
                <w:color w:val="000000"/>
                <w:sz w:val="20"/>
              </w:rPr>
              <w:t xml:space="preserve"> skills and knowledge are relevant.</w:t>
            </w:r>
          </w:p>
          <w:p w14:paraId="1512A269" w14:textId="77777777" w:rsidR="00F612F5" w:rsidRPr="009C5D49" w:rsidRDefault="00F612F5" w:rsidP="00F612F5">
            <w:pPr>
              <w:spacing w:line="240" w:lineRule="auto"/>
              <w:contextualSpacing/>
              <w:rPr>
                <w:color w:val="000000"/>
                <w:sz w:val="20"/>
              </w:rPr>
            </w:pPr>
          </w:p>
        </w:tc>
      </w:tr>
      <w:tr w:rsidR="00F612F5" w:rsidRPr="00FC1E35" w14:paraId="3D2142D7" w14:textId="77777777" w:rsidTr="00DA6C80">
        <w:trPr>
          <w:trHeight w:val="558"/>
        </w:trPr>
        <w:tc>
          <w:tcPr>
            <w:tcW w:w="1129" w:type="dxa"/>
            <w:tcBorders>
              <w:top w:val="single" w:sz="4" w:space="0" w:color="auto"/>
              <w:left w:val="single" w:sz="4" w:space="0" w:color="auto"/>
              <w:bottom w:val="single" w:sz="4" w:space="0" w:color="auto"/>
              <w:right w:val="single" w:sz="4" w:space="0" w:color="auto"/>
            </w:tcBorders>
          </w:tcPr>
          <w:p w14:paraId="5A982EA1" w14:textId="77777777" w:rsidR="00F612F5" w:rsidRPr="00B364E1" w:rsidRDefault="00F612F5" w:rsidP="00F612F5">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lastRenderedPageBreak/>
              <w:t>4</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41AC35" w14:textId="77777777" w:rsidR="00F612F5" w:rsidRPr="00B364E1" w:rsidRDefault="00F612F5" w:rsidP="00F612F5">
            <w:pPr>
              <w:spacing w:after="0" w:line="240" w:lineRule="auto"/>
              <w:rPr>
                <w:rFonts w:ascii="Arial" w:eastAsia="Times New Roman" w:hAnsi="Arial" w:cs="Arial"/>
                <w:b/>
                <w:color w:val="000000"/>
                <w:sz w:val="20"/>
                <w:szCs w:val="20"/>
                <w:lang w:eastAsia="en-AU"/>
              </w:rPr>
            </w:pPr>
            <w:r w:rsidRPr="00B364E1">
              <w:rPr>
                <w:rFonts w:ascii="Arial" w:eastAsia="Times New Roman" w:hAnsi="Arial" w:cs="Arial"/>
                <w:b/>
                <w:color w:val="000000"/>
                <w:sz w:val="20"/>
                <w:szCs w:val="20"/>
                <w:lang w:eastAsia="en-AU"/>
              </w:rPr>
              <w:t>Timeframe</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41783F4D" w14:textId="77777777" w:rsidR="00F612F5" w:rsidRPr="00B364E1" w:rsidRDefault="00F612F5" w:rsidP="00F612F5">
            <w:pPr>
              <w:spacing w:after="0" w:line="240" w:lineRule="auto"/>
              <w:rPr>
                <w:rFonts w:ascii="Arial" w:eastAsia="Times New Roman" w:hAnsi="Arial" w:cs="Arial"/>
                <w:color w:val="000000"/>
                <w:sz w:val="20"/>
                <w:szCs w:val="20"/>
                <w:lang w:eastAsia="en-AU"/>
              </w:rPr>
            </w:pPr>
            <w:r w:rsidRPr="00B364E1">
              <w:rPr>
                <w:rFonts w:ascii="Arial" w:eastAsia="Times New Roman" w:hAnsi="Arial" w:cs="Arial"/>
                <w:color w:val="000000"/>
                <w:sz w:val="20"/>
                <w:szCs w:val="20"/>
                <w:lang w:eastAsia="en-AU"/>
              </w:rPr>
              <w:t>The specific time and material are expected to be delivered in approximately Forty (40) hours per week</w:t>
            </w:r>
          </w:p>
        </w:tc>
      </w:tr>
      <w:tr w:rsidR="00F612F5" w:rsidRPr="00FC1E35" w14:paraId="4EB03807" w14:textId="77777777" w:rsidTr="00DA6C80">
        <w:trPr>
          <w:trHeight w:val="558"/>
        </w:trPr>
        <w:tc>
          <w:tcPr>
            <w:tcW w:w="1129" w:type="dxa"/>
            <w:tcBorders>
              <w:top w:val="single" w:sz="4" w:space="0" w:color="auto"/>
              <w:left w:val="single" w:sz="4" w:space="0" w:color="auto"/>
              <w:bottom w:val="single" w:sz="4" w:space="0" w:color="auto"/>
              <w:right w:val="single" w:sz="4" w:space="0" w:color="auto"/>
            </w:tcBorders>
          </w:tcPr>
          <w:p w14:paraId="400E1217" w14:textId="77777777" w:rsidR="00F612F5" w:rsidRPr="00B364E1" w:rsidRDefault="00F612F5" w:rsidP="00F612F5">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5</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D8C9FA" w14:textId="77777777" w:rsidR="00F612F5" w:rsidRPr="00B364E1" w:rsidRDefault="00F612F5" w:rsidP="00F612F5">
            <w:pPr>
              <w:spacing w:after="0" w:line="240" w:lineRule="auto"/>
              <w:rPr>
                <w:rFonts w:ascii="Arial" w:eastAsia="Times New Roman" w:hAnsi="Arial" w:cs="Arial"/>
                <w:b/>
                <w:color w:val="000000"/>
                <w:sz w:val="20"/>
                <w:szCs w:val="20"/>
                <w:lang w:eastAsia="en-AU"/>
              </w:rPr>
            </w:pPr>
            <w:r w:rsidRPr="00B364E1">
              <w:rPr>
                <w:rFonts w:ascii="Arial" w:eastAsia="Times New Roman" w:hAnsi="Arial" w:cs="Arial"/>
                <w:b/>
                <w:color w:val="000000"/>
                <w:sz w:val="20"/>
                <w:szCs w:val="20"/>
                <w:lang w:eastAsia="en-AU"/>
              </w:rPr>
              <w:t>Location</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75C982EA" w14:textId="77777777" w:rsidR="00F612F5" w:rsidRPr="00B364E1" w:rsidRDefault="00F612F5" w:rsidP="00F612F5">
            <w:pPr>
              <w:spacing w:after="0" w:line="240" w:lineRule="auto"/>
              <w:rPr>
                <w:rFonts w:ascii="Arial" w:eastAsia="Times New Roman" w:hAnsi="Arial" w:cs="Arial"/>
                <w:color w:val="000000"/>
                <w:sz w:val="20"/>
                <w:szCs w:val="20"/>
                <w:lang w:eastAsia="en-AU"/>
              </w:rPr>
            </w:pPr>
            <w:r w:rsidRPr="00B364E1">
              <w:rPr>
                <w:rFonts w:ascii="Arial" w:eastAsia="Times New Roman" w:hAnsi="Arial" w:cs="Arial"/>
                <w:color w:val="000000"/>
                <w:sz w:val="20"/>
                <w:szCs w:val="20"/>
                <w:lang w:eastAsia="en-AU"/>
              </w:rPr>
              <w:t>The Service Provider’s Key Personnel will primarily perform the activities described above at Defence sites in Canberra, ACT.</w:t>
            </w:r>
          </w:p>
        </w:tc>
      </w:tr>
      <w:tr w:rsidR="00F612F5" w:rsidRPr="00FC1E35" w14:paraId="40B96186" w14:textId="77777777" w:rsidTr="00DA6C80">
        <w:trPr>
          <w:trHeight w:val="558"/>
        </w:trPr>
        <w:tc>
          <w:tcPr>
            <w:tcW w:w="1129" w:type="dxa"/>
            <w:tcBorders>
              <w:top w:val="single" w:sz="4" w:space="0" w:color="auto"/>
              <w:left w:val="single" w:sz="4" w:space="0" w:color="auto"/>
              <w:bottom w:val="single" w:sz="4" w:space="0" w:color="auto"/>
              <w:right w:val="single" w:sz="4" w:space="0" w:color="auto"/>
            </w:tcBorders>
          </w:tcPr>
          <w:p w14:paraId="59624978" w14:textId="77777777" w:rsidR="00F612F5" w:rsidRPr="00B364E1" w:rsidRDefault="00F612F5" w:rsidP="00F612F5">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6</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A97423" w14:textId="77777777" w:rsidR="00F612F5" w:rsidRPr="00B364E1" w:rsidRDefault="00F612F5" w:rsidP="00F612F5">
            <w:pPr>
              <w:spacing w:after="0" w:line="240" w:lineRule="auto"/>
              <w:rPr>
                <w:rFonts w:ascii="Arial" w:eastAsia="Times New Roman" w:hAnsi="Arial" w:cs="Arial"/>
                <w:b/>
                <w:color w:val="000000"/>
                <w:sz w:val="20"/>
                <w:szCs w:val="20"/>
                <w:lang w:eastAsia="en-AU"/>
              </w:rPr>
            </w:pPr>
            <w:r w:rsidRPr="00B364E1">
              <w:rPr>
                <w:rFonts w:ascii="Arial" w:eastAsia="Times New Roman" w:hAnsi="Arial" w:cs="Arial"/>
                <w:b/>
                <w:color w:val="000000"/>
                <w:sz w:val="20"/>
                <w:szCs w:val="20"/>
                <w:lang w:eastAsia="en-AU"/>
              </w:rPr>
              <w:t>Security Clearance</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41D919A3" w14:textId="77777777" w:rsidR="00F612F5" w:rsidRPr="00B364E1" w:rsidRDefault="00F612F5" w:rsidP="00F612F5">
            <w:pPr>
              <w:spacing w:after="0" w:line="240" w:lineRule="auto"/>
              <w:rPr>
                <w:rFonts w:ascii="Arial" w:eastAsia="Times New Roman" w:hAnsi="Arial" w:cs="Arial"/>
                <w:color w:val="000000"/>
                <w:sz w:val="20"/>
                <w:szCs w:val="20"/>
                <w:lang w:eastAsia="en-AU"/>
              </w:rPr>
            </w:pPr>
            <w:r w:rsidRPr="00B364E1">
              <w:rPr>
                <w:rFonts w:ascii="Arial" w:eastAsia="Times New Roman" w:hAnsi="Arial" w:cs="Arial"/>
                <w:color w:val="000000"/>
                <w:sz w:val="20"/>
                <w:szCs w:val="20"/>
                <w:lang w:eastAsia="en-AU"/>
              </w:rPr>
              <w:t>Top Secret, Negative Vetting Level 2 (NV2)</w:t>
            </w:r>
          </w:p>
        </w:tc>
      </w:tr>
    </w:tbl>
    <w:p w14:paraId="578ADBFE" w14:textId="77777777" w:rsidR="00F612F5" w:rsidRDefault="00F612F5" w:rsidP="00F612F5">
      <w:pPr>
        <w:pStyle w:val="Style5"/>
        <w:jc w:val="center"/>
        <w:textAlignment w:val="auto"/>
        <w:rPr>
          <w:noProof w:val="0"/>
          <w:sz w:val="30"/>
          <w:lang w:eastAsia="en-AU"/>
        </w:rPr>
      </w:pPr>
    </w:p>
    <w:p w14:paraId="5E1EA46D" w14:textId="77777777" w:rsidR="00920063" w:rsidRDefault="00920063">
      <w:pPr>
        <w:rPr>
          <w:rFonts w:ascii="Arial Bold" w:eastAsia="Times New Roman" w:hAnsi="Arial Bold" w:cs="Arial"/>
          <w:b/>
          <w:color w:val="D15120"/>
          <w:sz w:val="30"/>
          <w:szCs w:val="26"/>
          <w:lang w:eastAsia="en-AU"/>
        </w:rPr>
      </w:pPr>
      <w:r>
        <w:rPr>
          <w:sz w:val="30"/>
          <w:lang w:eastAsia="en-AU"/>
        </w:rPr>
        <w:br w:type="page"/>
      </w:r>
    </w:p>
    <w:p w14:paraId="3DFB5310" w14:textId="01380B85" w:rsidR="00F612F5" w:rsidRDefault="00F612F5" w:rsidP="00F612F5">
      <w:pPr>
        <w:pStyle w:val="Style5"/>
        <w:jc w:val="center"/>
        <w:textAlignment w:val="auto"/>
        <w:rPr>
          <w:noProof w:val="0"/>
          <w:sz w:val="30"/>
          <w:lang w:eastAsia="en-AU"/>
        </w:rPr>
      </w:pPr>
      <w:r>
        <w:rPr>
          <w:noProof w:val="0"/>
          <w:sz w:val="30"/>
          <w:lang w:eastAsia="en-AU"/>
        </w:rPr>
        <w:lastRenderedPageBreak/>
        <w:t>Table 3</w:t>
      </w:r>
    </w:p>
    <w:tbl>
      <w:tblPr>
        <w:tblW w:w="15714" w:type="dxa"/>
        <w:tblLook w:val="04A0" w:firstRow="1" w:lastRow="0" w:firstColumn="1" w:lastColumn="0" w:noHBand="0" w:noVBand="1"/>
      </w:tblPr>
      <w:tblGrid>
        <w:gridCol w:w="1129"/>
        <w:gridCol w:w="1843"/>
        <w:gridCol w:w="12742"/>
      </w:tblGrid>
      <w:tr w:rsidR="00F612F5" w:rsidRPr="00FC1E35" w14:paraId="5CE3E43F" w14:textId="77777777" w:rsidTr="00DA6C80">
        <w:trPr>
          <w:trHeight w:val="558"/>
        </w:trPr>
        <w:tc>
          <w:tcPr>
            <w:tcW w:w="1129" w:type="dxa"/>
            <w:tcBorders>
              <w:top w:val="single" w:sz="4" w:space="0" w:color="auto"/>
              <w:left w:val="single" w:sz="4" w:space="0" w:color="auto"/>
              <w:bottom w:val="single" w:sz="4" w:space="0" w:color="auto"/>
              <w:right w:val="single" w:sz="4" w:space="0" w:color="auto"/>
            </w:tcBorders>
          </w:tcPr>
          <w:p w14:paraId="591FDE2D" w14:textId="77777777" w:rsidR="00F612F5" w:rsidRPr="00176EC4" w:rsidRDefault="00F612F5" w:rsidP="00F612F5">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Row Number</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9B5B2F" w14:textId="77777777" w:rsidR="00F612F5" w:rsidRPr="00176EC4" w:rsidRDefault="00F612F5" w:rsidP="00F612F5">
            <w:pPr>
              <w:spacing w:after="0" w:line="240" w:lineRule="auto"/>
              <w:rPr>
                <w:rFonts w:ascii="Arial" w:eastAsia="Times New Roman" w:hAnsi="Arial" w:cs="Arial"/>
                <w:b/>
                <w:color w:val="000000"/>
                <w:sz w:val="20"/>
                <w:szCs w:val="20"/>
                <w:lang w:eastAsia="en-AU"/>
              </w:rPr>
            </w:pPr>
            <w:r w:rsidRPr="00176EC4">
              <w:rPr>
                <w:rFonts w:ascii="Arial" w:eastAsia="Times New Roman" w:hAnsi="Arial" w:cs="Arial"/>
                <w:b/>
                <w:color w:val="000000"/>
                <w:sz w:val="20"/>
                <w:szCs w:val="20"/>
                <w:lang w:eastAsia="en-AU"/>
              </w:rPr>
              <w:t>Role</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0105F710" w14:textId="6576FF87" w:rsidR="00F612F5" w:rsidRPr="00176EC4" w:rsidRDefault="00F612F5" w:rsidP="00F612F5">
            <w:pPr>
              <w:spacing w:after="0" w:line="240" w:lineRule="auto"/>
              <w:rPr>
                <w:rFonts w:ascii="Arial" w:eastAsia="Times New Roman" w:hAnsi="Arial" w:cs="Arial"/>
                <w:color w:val="000000"/>
                <w:sz w:val="20"/>
                <w:szCs w:val="20"/>
                <w:lang w:eastAsia="en-AU"/>
              </w:rPr>
            </w:pPr>
            <w:r w:rsidRPr="009C5D49">
              <w:rPr>
                <w:rFonts w:ascii="Arial" w:eastAsia="Times New Roman" w:hAnsi="Arial" w:cs="Arial"/>
                <w:color w:val="000000"/>
                <w:sz w:val="20"/>
                <w:szCs w:val="20"/>
                <w:lang w:eastAsia="en-AU"/>
              </w:rPr>
              <w:t>Asset Manager</w:t>
            </w:r>
          </w:p>
        </w:tc>
      </w:tr>
      <w:tr w:rsidR="00F612F5" w:rsidRPr="00FC1E35" w14:paraId="2AE6DFFB" w14:textId="77777777" w:rsidTr="00DA6C80">
        <w:trPr>
          <w:trHeight w:val="558"/>
        </w:trPr>
        <w:tc>
          <w:tcPr>
            <w:tcW w:w="1129" w:type="dxa"/>
            <w:tcBorders>
              <w:top w:val="single" w:sz="4" w:space="0" w:color="auto"/>
              <w:left w:val="single" w:sz="4" w:space="0" w:color="auto"/>
              <w:bottom w:val="single" w:sz="4" w:space="0" w:color="auto"/>
              <w:right w:val="single" w:sz="4" w:space="0" w:color="auto"/>
            </w:tcBorders>
          </w:tcPr>
          <w:p w14:paraId="2DB83103" w14:textId="77777777" w:rsidR="00F612F5" w:rsidRPr="00176EC4" w:rsidRDefault="00F612F5" w:rsidP="00F612F5">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1</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3D0327" w14:textId="77777777" w:rsidR="00F612F5" w:rsidRPr="00176EC4" w:rsidRDefault="00F612F5" w:rsidP="00F612F5">
            <w:pPr>
              <w:spacing w:after="0" w:line="240" w:lineRule="auto"/>
              <w:rPr>
                <w:rFonts w:ascii="Arial" w:eastAsia="Times New Roman" w:hAnsi="Arial" w:cs="Arial"/>
                <w:b/>
                <w:color w:val="000000"/>
                <w:sz w:val="20"/>
                <w:szCs w:val="20"/>
                <w:lang w:eastAsia="en-AU"/>
              </w:rPr>
            </w:pPr>
            <w:r w:rsidRPr="00176EC4">
              <w:rPr>
                <w:rFonts w:ascii="Arial" w:eastAsia="Times New Roman" w:hAnsi="Arial" w:cs="Arial"/>
                <w:b/>
                <w:color w:val="000000"/>
                <w:sz w:val="20"/>
                <w:szCs w:val="20"/>
                <w:lang w:eastAsia="en-AU"/>
              </w:rPr>
              <w:t>SFIA</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55AEB872" w14:textId="26157CAE" w:rsidR="00F612F5" w:rsidRPr="00176EC4" w:rsidRDefault="00F612F5" w:rsidP="00F612F5">
            <w:pPr>
              <w:spacing w:after="0" w:line="240" w:lineRule="auto"/>
              <w:rPr>
                <w:rFonts w:ascii="Arial" w:eastAsia="Times New Roman" w:hAnsi="Arial" w:cs="Arial"/>
                <w:color w:val="000000"/>
                <w:sz w:val="20"/>
                <w:szCs w:val="20"/>
                <w:lang w:eastAsia="en-AU"/>
              </w:rPr>
            </w:pPr>
            <w:r w:rsidRPr="009C5D49">
              <w:rPr>
                <w:rFonts w:ascii="Arial" w:eastAsia="Times New Roman" w:hAnsi="Arial" w:cs="Arial"/>
                <w:color w:val="000000"/>
                <w:sz w:val="20"/>
                <w:szCs w:val="20"/>
                <w:lang w:eastAsia="en-AU"/>
              </w:rPr>
              <w:t>Asset Manager</w:t>
            </w:r>
            <w:r w:rsidRPr="00454DDE">
              <w:rPr>
                <w:rFonts w:ascii="Arial" w:eastAsia="Times New Roman" w:hAnsi="Arial" w:cs="Arial"/>
                <w:color w:val="000000"/>
                <w:sz w:val="20"/>
                <w:szCs w:val="20"/>
                <w:lang w:eastAsia="en-AU"/>
              </w:rPr>
              <w:t xml:space="preserve"> (</w:t>
            </w:r>
            <w:r w:rsidRPr="009C5D49">
              <w:rPr>
                <w:rFonts w:ascii="Arial" w:eastAsia="Times New Roman" w:hAnsi="Arial" w:cs="Arial"/>
                <w:color w:val="000000"/>
                <w:sz w:val="20"/>
                <w:szCs w:val="20"/>
                <w:lang w:eastAsia="en-AU"/>
              </w:rPr>
              <w:t>ASMG</w:t>
            </w:r>
            <w:r w:rsidRPr="00454DDE">
              <w:rPr>
                <w:rFonts w:ascii="Arial" w:eastAsia="Times New Roman" w:hAnsi="Arial" w:cs="Arial"/>
                <w:color w:val="000000"/>
                <w:sz w:val="20"/>
                <w:szCs w:val="20"/>
                <w:lang w:eastAsia="en-AU"/>
              </w:rPr>
              <w:t>)</w:t>
            </w:r>
          </w:p>
        </w:tc>
      </w:tr>
      <w:tr w:rsidR="00F612F5" w:rsidRPr="00FC1E35" w14:paraId="2CE0A17B" w14:textId="77777777" w:rsidTr="00DA6C80">
        <w:trPr>
          <w:trHeight w:val="558"/>
        </w:trPr>
        <w:tc>
          <w:tcPr>
            <w:tcW w:w="1129" w:type="dxa"/>
            <w:tcBorders>
              <w:top w:val="single" w:sz="4" w:space="0" w:color="auto"/>
              <w:left w:val="single" w:sz="4" w:space="0" w:color="auto"/>
              <w:bottom w:val="single" w:sz="4" w:space="0" w:color="auto"/>
              <w:right w:val="single" w:sz="4" w:space="0" w:color="auto"/>
            </w:tcBorders>
          </w:tcPr>
          <w:p w14:paraId="762B6F9B" w14:textId="77777777" w:rsidR="00F612F5" w:rsidRPr="00176EC4" w:rsidRDefault="00F612F5" w:rsidP="00F612F5">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2</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657BD3" w14:textId="77777777" w:rsidR="00F612F5" w:rsidRPr="00176EC4" w:rsidRDefault="00F612F5" w:rsidP="00F612F5">
            <w:pPr>
              <w:spacing w:after="0" w:line="240" w:lineRule="auto"/>
              <w:rPr>
                <w:rFonts w:ascii="Arial" w:eastAsia="Times New Roman" w:hAnsi="Arial" w:cs="Arial"/>
                <w:b/>
                <w:color w:val="000000"/>
                <w:sz w:val="20"/>
                <w:szCs w:val="20"/>
                <w:lang w:eastAsia="en-AU"/>
              </w:rPr>
            </w:pPr>
            <w:r w:rsidRPr="00176EC4">
              <w:rPr>
                <w:rFonts w:ascii="Arial" w:eastAsia="Times New Roman" w:hAnsi="Arial" w:cs="Arial"/>
                <w:b/>
                <w:color w:val="000000"/>
                <w:sz w:val="20"/>
                <w:szCs w:val="20"/>
                <w:lang w:eastAsia="en-AU"/>
              </w:rPr>
              <w:t>Level and No or role/s required</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7F4C4ADB" w14:textId="433619DC" w:rsidR="00F612F5" w:rsidRPr="00176EC4" w:rsidRDefault="00F612F5" w:rsidP="00F612F5">
            <w:pPr>
              <w:spacing w:after="0" w:line="240" w:lineRule="auto"/>
              <w:rPr>
                <w:rFonts w:ascii="Arial" w:eastAsia="Times New Roman" w:hAnsi="Arial" w:cs="Arial"/>
                <w:color w:val="000000"/>
                <w:sz w:val="20"/>
                <w:szCs w:val="20"/>
                <w:lang w:eastAsia="en-AU"/>
              </w:rPr>
            </w:pPr>
            <w:r w:rsidRPr="009C5D49">
              <w:rPr>
                <w:rFonts w:ascii="Arial" w:eastAsia="Times New Roman" w:hAnsi="Arial" w:cs="Arial"/>
                <w:b/>
                <w:color w:val="000000"/>
                <w:sz w:val="20"/>
                <w:szCs w:val="20"/>
                <w:lang w:eastAsia="en-AU"/>
              </w:rPr>
              <w:t>One (1)</w:t>
            </w:r>
            <w:r w:rsidRPr="009C5D49">
              <w:rPr>
                <w:rFonts w:ascii="Arial" w:eastAsia="Times New Roman" w:hAnsi="Arial" w:cs="Arial"/>
                <w:color w:val="000000"/>
                <w:sz w:val="20"/>
                <w:szCs w:val="20"/>
                <w:lang w:eastAsia="en-AU"/>
              </w:rPr>
              <w:t xml:space="preserve"> ASMG Level 3</w:t>
            </w:r>
          </w:p>
        </w:tc>
      </w:tr>
      <w:tr w:rsidR="00F612F5" w:rsidRPr="00FC1E35" w14:paraId="6F145DB1" w14:textId="77777777" w:rsidTr="00DA6C80">
        <w:trPr>
          <w:trHeight w:val="558"/>
        </w:trPr>
        <w:tc>
          <w:tcPr>
            <w:tcW w:w="1129" w:type="dxa"/>
            <w:tcBorders>
              <w:top w:val="single" w:sz="4" w:space="0" w:color="auto"/>
              <w:left w:val="single" w:sz="4" w:space="0" w:color="auto"/>
              <w:bottom w:val="single" w:sz="4" w:space="0" w:color="auto"/>
              <w:right w:val="single" w:sz="4" w:space="0" w:color="auto"/>
            </w:tcBorders>
          </w:tcPr>
          <w:p w14:paraId="409FB124" w14:textId="77777777" w:rsidR="00F612F5" w:rsidRPr="00176EC4" w:rsidRDefault="00F612F5" w:rsidP="00F612F5">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3</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5B9A87" w14:textId="77777777" w:rsidR="00F612F5" w:rsidRPr="00176EC4" w:rsidRDefault="00F612F5" w:rsidP="00F612F5">
            <w:pPr>
              <w:spacing w:after="0" w:line="240" w:lineRule="auto"/>
              <w:rPr>
                <w:rFonts w:ascii="Arial" w:eastAsia="Times New Roman" w:hAnsi="Arial" w:cs="Arial"/>
                <w:b/>
                <w:color w:val="000000"/>
                <w:sz w:val="20"/>
                <w:szCs w:val="20"/>
                <w:lang w:eastAsia="en-AU"/>
              </w:rPr>
            </w:pPr>
            <w:r w:rsidRPr="00176EC4">
              <w:rPr>
                <w:rFonts w:ascii="Arial" w:eastAsia="Times New Roman" w:hAnsi="Arial" w:cs="Arial"/>
                <w:b/>
                <w:color w:val="000000"/>
                <w:sz w:val="20"/>
                <w:szCs w:val="20"/>
                <w:lang w:eastAsia="en-AU"/>
              </w:rPr>
              <w:t>Requirement</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402F4D3A" w14:textId="5BEBDFD7" w:rsidR="00231FA2" w:rsidRPr="007C07BC" w:rsidRDefault="00231FA2" w:rsidP="00F612F5">
            <w:pPr>
              <w:pStyle w:val="NoSpacing"/>
              <w:rPr>
                <w:color w:val="000000"/>
                <w:sz w:val="20"/>
              </w:rPr>
            </w:pPr>
            <w:r>
              <w:rPr>
                <w:color w:val="000000"/>
                <w:sz w:val="20"/>
              </w:rPr>
              <w:t>The Asset Manager will be responsible for contributing to the full lifecycle management activities relating to CDS assets. Including from, procurement activities, tracking of assets and asset disposals.</w:t>
            </w:r>
          </w:p>
          <w:p w14:paraId="68E2CEA9" w14:textId="77777777" w:rsidR="00231FA2" w:rsidRDefault="00231FA2" w:rsidP="00F612F5">
            <w:pPr>
              <w:pStyle w:val="NoSpacing"/>
              <w:rPr>
                <w:b/>
                <w:color w:val="000000"/>
                <w:sz w:val="20"/>
              </w:rPr>
            </w:pPr>
          </w:p>
          <w:p w14:paraId="01C9AF29" w14:textId="71B2869B" w:rsidR="00F612F5" w:rsidRPr="00812F83" w:rsidRDefault="00F612F5" w:rsidP="00F612F5">
            <w:pPr>
              <w:pStyle w:val="NoSpacing"/>
              <w:rPr>
                <w:b/>
                <w:color w:val="000000"/>
                <w:sz w:val="20"/>
              </w:rPr>
            </w:pPr>
            <w:r w:rsidRPr="00812F83">
              <w:rPr>
                <w:b/>
                <w:color w:val="000000"/>
                <w:sz w:val="20"/>
              </w:rPr>
              <w:t>Skills and Knowledge</w:t>
            </w:r>
          </w:p>
          <w:p w14:paraId="31516DD8" w14:textId="5B6D790D" w:rsidR="00F612F5" w:rsidRPr="00812F83" w:rsidRDefault="00970581" w:rsidP="00970581">
            <w:pPr>
              <w:pStyle w:val="ListParagraph"/>
              <w:numPr>
                <w:ilvl w:val="0"/>
                <w:numId w:val="125"/>
              </w:numPr>
              <w:spacing w:line="240" w:lineRule="auto"/>
              <w:contextualSpacing/>
              <w:rPr>
                <w:color w:val="000000"/>
                <w:sz w:val="20"/>
              </w:rPr>
            </w:pPr>
            <w:r w:rsidRPr="00970581">
              <w:rPr>
                <w:color w:val="000000"/>
                <w:sz w:val="20"/>
              </w:rPr>
              <w:t>Experience with Defence or similar agency purchasing processes and enterprise systems.</w:t>
            </w:r>
          </w:p>
          <w:p w14:paraId="2F1D5DE6" w14:textId="531C514D" w:rsidR="00970581" w:rsidRDefault="00970581" w:rsidP="00F612F5">
            <w:pPr>
              <w:pStyle w:val="ListParagraph"/>
              <w:numPr>
                <w:ilvl w:val="0"/>
                <w:numId w:val="125"/>
              </w:numPr>
              <w:spacing w:line="240" w:lineRule="auto"/>
              <w:contextualSpacing/>
              <w:rPr>
                <w:color w:val="000000"/>
                <w:sz w:val="20"/>
              </w:rPr>
            </w:pPr>
            <w:r w:rsidRPr="00970581">
              <w:rPr>
                <w:color w:val="000000"/>
                <w:sz w:val="20"/>
              </w:rPr>
              <w:t>Experience with Defence or similar enterprises Asset management databases.</w:t>
            </w:r>
          </w:p>
          <w:p w14:paraId="58FBBADB" w14:textId="4D7C2828" w:rsidR="00F612F5" w:rsidRPr="00812F83" w:rsidRDefault="00F612F5" w:rsidP="00F612F5">
            <w:pPr>
              <w:pStyle w:val="ListParagraph"/>
              <w:numPr>
                <w:ilvl w:val="0"/>
                <w:numId w:val="125"/>
              </w:numPr>
              <w:spacing w:line="240" w:lineRule="auto"/>
              <w:contextualSpacing/>
              <w:rPr>
                <w:color w:val="000000"/>
                <w:sz w:val="20"/>
              </w:rPr>
            </w:pPr>
            <w:r w:rsidRPr="00812F83">
              <w:rPr>
                <w:color w:val="000000"/>
                <w:sz w:val="20"/>
              </w:rPr>
              <w:t xml:space="preserve">Experience with </w:t>
            </w:r>
            <w:r>
              <w:rPr>
                <w:color w:val="000000"/>
                <w:sz w:val="20"/>
              </w:rPr>
              <w:t>equipment disposals in line with the applicable security framework documents</w:t>
            </w:r>
            <w:r w:rsidRPr="00812F83">
              <w:rPr>
                <w:color w:val="000000"/>
                <w:sz w:val="20"/>
              </w:rPr>
              <w:t>.</w:t>
            </w:r>
          </w:p>
          <w:p w14:paraId="4C3C5B72" w14:textId="2C439065" w:rsidR="00F612F5" w:rsidRPr="00812F83" w:rsidRDefault="00F612F5" w:rsidP="00F612F5">
            <w:pPr>
              <w:pStyle w:val="ListParagraph"/>
              <w:numPr>
                <w:ilvl w:val="0"/>
                <w:numId w:val="125"/>
              </w:numPr>
              <w:spacing w:line="240" w:lineRule="auto"/>
              <w:contextualSpacing/>
              <w:rPr>
                <w:color w:val="000000"/>
                <w:sz w:val="20"/>
              </w:rPr>
            </w:pPr>
            <w:r w:rsidRPr="00812F83">
              <w:rPr>
                <w:color w:val="000000"/>
                <w:sz w:val="20"/>
              </w:rPr>
              <w:t>Experience working in Department of Defence or other Government agency undertaking a</w:t>
            </w:r>
            <w:r>
              <w:rPr>
                <w:color w:val="000000"/>
                <w:sz w:val="20"/>
              </w:rPr>
              <w:t xml:space="preserve">n Asset Manager </w:t>
            </w:r>
            <w:r w:rsidRPr="00812F83">
              <w:rPr>
                <w:color w:val="000000"/>
                <w:sz w:val="20"/>
              </w:rPr>
              <w:t xml:space="preserve">role </w:t>
            </w:r>
            <w:r w:rsidR="00970581">
              <w:rPr>
                <w:color w:val="000000"/>
                <w:sz w:val="20"/>
              </w:rPr>
              <w:t>highly desirable.</w:t>
            </w:r>
          </w:p>
          <w:p w14:paraId="428CEFDE" w14:textId="77777777" w:rsidR="00F612F5" w:rsidRPr="00812F83" w:rsidRDefault="00F612F5" w:rsidP="00F612F5">
            <w:pPr>
              <w:pStyle w:val="ListParagraph"/>
              <w:spacing w:line="240" w:lineRule="auto"/>
              <w:contextualSpacing/>
              <w:rPr>
                <w:color w:val="000000"/>
                <w:sz w:val="20"/>
              </w:rPr>
            </w:pPr>
          </w:p>
          <w:p w14:paraId="33DAEE1E" w14:textId="77777777" w:rsidR="00F612F5" w:rsidRPr="00812F83" w:rsidRDefault="00F612F5" w:rsidP="00F612F5">
            <w:pPr>
              <w:pStyle w:val="ListParagraph"/>
              <w:spacing w:line="240" w:lineRule="auto"/>
              <w:ind w:left="0"/>
              <w:contextualSpacing/>
              <w:rPr>
                <w:b/>
                <w:color w:val="000000"/>
                <w:sz w:val="20"/>
              </w:rPr>
            </w:pPr>
            <w:r w:rsidRPr="00812F83">
              <w:rPr>
                <w:b/>
                <w:color w:val="000000"/>
                <w:sz w:val="20"/>
              </w:rPr>
              <w:t>Major Responsibilities:</w:t>
            </w:r>
            <w:r w:rsidRPr="00812F83">
              <w:rPr>
                <w:b/>
                <w:color w:val="000000"/>
                <w:sz w:val="20"/>
              </w:rPr>
              <w:tab/>
            </w:r>
            <w:r w:rsidRPr="00812F83">
              <w:rPr>
                <w:b/>
                <w:color w:val="000000"/>
                <w:sz w:val="20"/>
              </w:rPr>
              <w:tab/>
            </w:r>
          </w:p>
          <w:p w14:paraId="70EDBFE6" w14:textId="77777777" w:rsidR="00F612F5" w:rsidRPr="00812F83" w:rsidRDefault="00F612F5" w:rsidP="00F612F5">
            <w:pPr>
              <w:pStyle w:val="ListParagraph"/>
              <w:numPr>
                <w:ilvl w:val="0"/>
                <w:numId w:val="125"/>
              </w:numPr>
              <w:spacing w:line="240" w:lineRule="auto"/>
              <w:contextualSpacing/>
              <w:rPr>
                <w:color w:val="000000"/>
                <w:sz w:val="20"/>
              </w:rPr>
            </w:pPr>
            <w:r>
              <w:rPr>
                <w:color w:val="000000"/>
                <w:sz w:val="20"/>
              </w:rPr>
              <w:t>Lifecycle management of software, hardware and other equipment used by CDS</w:t>
            </w:r>
            <w:r w:rsidRPr="00812F83">
              <w:rPr>
                <w:color w:val="000000"/>
                <w:sz w:val="20"/>
              </w:rPr>
              <w:t>.</w:t>
            </w:r>
          </w:p>
          <w:p w14:paraId="6BE7D3F0" w14:textId="77777777" w:rsidR="00F612F5" w:rsidRPr="00812F83" w:rsidRDefault="00F612F5" w:rsidP="00F612F5">
            <w:pPr>
              <w:pStyle w:val="ListParagraph"/>
              <w:numPr>
                <w:ilvl w:val="0"/>
                <w:numId w:val="125"/>
              </w:numPr>
              <w:spacing w:line="240" w:lineRule="auto"/>
              <w:contextualSpacing/>
              <w:rPr>
                <w:color w:val="000000"/>
                <w:sz w:val="20"/>
              </w:rPr>
            </w:pPr>
            <w:r>
              <w:rPr>
                <w:color w:val="000000"/>
                <w:sz w:val="20"/>
              </w:rPr>
              <w:t>Liaison with vendors and Defence suppliers</w:t>
            </w:r>
            <w:r w:rsidRPr="00812F83">
              <w:rPr>
                <w:color w:val="000000"/>
                <w:sz w:val="20"/>
              </w:rPr>
              <w:t>.</w:t>
            </w:r>
          </w:p>
          <w:p w14:paraId="37BA81EB" w14:textId="77777777" w:rsidR="00F612F5" w:rsidRPr="00812F83" w:rsidRDefault="00F612F5" w:rsidP="00F612F5">
            <w:pPr>
              <w:pStyle w:val="ListParagraph"/>
              <w:numPr>
                <w:ilvl w:val="0"/>
                <w:numId w:val="125"/>
              </w:numPr>
              <w:spacing w:line="240" w:lineRule="auto"/>
              <w:contextualSpacing/>
              <w:rPr>
                <w:color w:val="000000"/>
                <w:sz w:val="20"/>
              </w:rPr>
            </w:pPr>
            <w:r>
              <w:rPr>
                <w:color w:val="000000"/>
                <w:sz w:val="20"/>
              </w:rPr>
              <w:t xml:space="preserve">Ensuring CDS assets </w:t>
            </w:r>
            <w:proofErr w:type="gramStart"/>
            <w:r>
              <w:rPr>
                <w:color w:val="000000"/>
                <w:sz w:val="20"/>
              </w:rPr>
              <w:t>are accurately tracked, described and recorded in Defence asset databases</w:t>
            </w:r>
            <w:proofErr w:type="gramEnd"/>
            <w:r w:rsidRPr="00812F83">
              <w:rPr>
                <w:color w:val="000000"/>
                <w:sz w:val="20"/>
              </w:rPr>
              <w:t>.</w:t>
            </w:r>
          </w:p>
          <w:p w14:paraId="0916E539" w14:textId="77777777" w:rsidR="00F612F5" w:rsidRPr="00812F83" w:rsidRDefault="00F612F5" w:rsidP="00F612F5">
            <w:pPr>
              <w:pStyle w:val="ListParagraph"/>
              <w:numPr>
                <w:ilvl w:val="0"/>
                <w:numId w:val="125"/>
              </w:numPr>
              <w:spacing w:line="240" w:lineRule="auto"/>
              <w:contextualSpacing/>
              <w:rPr>
                <w:color w:val="000000"/>
                <w:sz w:val="20"/>
              </w:rPr>
            </w:pPr>
            <w:r>
              <w:rPr>
                <w:color w:val="000000"/>
                <w:sz w:val="20"/>
              </w:rPr>
              <w:t>Facilitating the transport or retrieval of deployed CDS assets</w:t>
            </w:r>
            <w:r w:rsidRPr="00812F83">
              <w:rPr>
                <w:color w:val="000000"/>
                <w:sz w:val="20"/>
              </w:rPr>
              <w:t>.</w:t>
            </w:r>
          </w:p>
          <w:p w14:paraId="4E646ECF" w14:textId="77777777" w:rsidR="00F612F5" w:rsidRDefault="00F612F5" w:rsidP="00F612F5">
            <w:pPr>
              <w:pStyle w:val="ListParagraph"/>
              <w:numPr>
                <w:ilvl w:val="0"/>
                <w:numId w:val="125"/>
              </w:numPr>
              <w:spacing w:line="240" w:lineRule="auto"/>
              <w:contextualSpacing/>
              <w:rPr>
                <w:color w:val="000000"/>
                <w:sz w:val="20"/>
              </w:rPr>
            </w:pPr>
            <w:r>
              <w:rPr>
                <w:color w:val="000000"/>
                <w:sz w:val="20"/>
              </w:rPr>
              <w:t>Liaison with Defence Facilities and Warehousing staff</w:t>
            </w:r>
            <w:r w:rsidRPr="00812F83">
              <w:rPr>
                <w:color w:val="000000"/>
                <w:sz w:val="20"/>
              </w:rPr>
              <w:t>.</w:t>
            </w:r>
          </w:p>
          <w:p w14:paraId="7DFBD064" w14:textId="77777777" w:rsidR="00F612F5" w:rsidRPr="00812F83" w:rsidRDefault="00F612F5" w:rsidP="00F612F5">
            <w:pPr>
              <w:pStyle w:val="ListParagraph"/>
              <w:numPr>
                <w:ilvl w:val="0"/>
                <w:numId w:val="125"/>
              </w:numPr>
              <w:spacing w:line="240" w:lineRule="auto"/>
              <w:contextualSpacing/>
              <w:rPr>
                <w:color w:val="000000"/>
                <w:sz w:val="20"/>
              </w:rPr>
            </w:pPr>
            <w:r w:rsidRPr="00812F83">
              <w:rPr>
                <w:color w:val="000000"/>
                <w:sz w:val="20"/>
              </w:rPr>
              <w:t xml:space="preserve">Communicating, verbally and in written form, </w:t>
            </w:r>
            <w:r>
              <w:rPr>
                <w:color w:val="000000"/>
                <w:sz w:val="20"/>
              </w:rPr>
              <w:t>procurement statuses</w:t>
            </w:r>
            <w:r w:rsidRPr="00812F83">
              <w:rPr>
                <w:color w:val="000000"/>
                <w:sz w:val="20"/>
              </w:rPr>
              <w:t xml:space="preserve"> </w:t>
            </w:r>
            <w:r>
              <w:rPr>
                <w:color w:val="000000"/>
                <w:sz w:val="20"/>
              </w:rPr>
              <w:t xml:space="preserve">with </w:t>
            </w:r>
            <w:r w:rsidRPr="00812F83">
              <w:rPr>
                <w:color w:val="000000"/>
                <w:sz w:val="20"/>
              </w:rPr>
              <w:t>various stakeholders, including senior executives.</w:t>
            </w:r>
          </w:p>
          <w:p w14:paraId="40767A53" w14:textId="77777777" w:rsidR="00F612F5" w:rsidRPr="00812F83" w:rsidRDefault="00F612F5" w:rsidP="00F612F5">
            <w:pPr>
              <w:pStyle w:val="ListParagraph"/>
              <w:spacing w:line="240" w:lineRule="auto"/>
              <w:ind w:left="1440"/>
              <w:contextualSpacing/>
              <w:rPr>
                <w:color w:val="000000"/>
                <w:sz w:val="20"/>
              </w:rPr>
            </w:pPr>
          </w:p>
          <w:p w14:paraId="1C3F8E82" w14:textId="77777777" w:rsidR="00F612F5" w:rsidRPr="00812F83" w:rsidRDefault="00F612F5" w:rsidP="00F612F5">
            <w:pPr>
              <w:pStyle w:val="ListParagraph"/>
              <w:spacing w:line="240" w:lineRule="auto"/>
              <w:ind w:left="0"/>
              <w:contextualSpacing/>
              <w:rPr>
                <w:b/>
                <w:color w:val="000000"/>
                <w:sz w:val="20"/>
              </w:rPr>
            </w:pPr>
            <w:r w:rsidRPr="00812F83">
              <w:rPr>
                <w:b/>
                <w:color w:val="000000"/>
                <w:sz w:val="20"/>
              </w:rPr>
              <w:t>Secondary Responsibilities:</w:t>
            </w:r>
          </w:p>
          <w:p w14:paraId="4D4AC839" w14:textId="77777777" w:rsidR="00F612F5" w:rsidRPr="00812F83" w:rsidRDefault="00F612F5" w:rsidP="00F612F5">
            <w:pPr>
              <w:pStyle w:val="ListParagraph"/>
              <w:numPr>
                <w:ilvl w:val="0"/>
                <w:numId w:val="135"/>
              </w:numPr>
              <w:spacing w:line="240" w:lineRule="auto"/>
              <w:contextualSpacing/>
              <w:rPr>
                <w:color w:val="000000"/>
                <w:sz w:val="20"/>
              </w:rPr>
            </w:pPr>
            <w:r w:rsidRPr="00812F83">
              <w:rPr>
                <w:color w:val="000000"/>
                <w:sz w:val="20"/>
              </w:rPr>
              <w:t xml:space="preserve">All CDS Above-the-Line contractors </w:t>
            </w:r>
            <w:proofErr w:type="gramStart"/>
            <w:r w:rsidRPr="00812F83">
              <w:rPr>
                <w:color w:val="000000"/>
                <w:sz w:val="20"/>
              </w:rPr>
              <w:t>may be tasked</w:t>
            </w:r>
            <w:proofErr w:type="gramEnd"/>
            <w:r w:rsidRPr="00812F83">
              <w:rPr>
                <w:color w:val="000000"/>
                <w:sz w:val="20"/>
              </w:rPr>
              <w:t xml:space="preserve"> with assisting other CDS functional areas where the member’s skills and knowledge are relevant.</w:t>
            </w:r>
          </w:p>
          <w:p w14:paraId="3EF24380" w14:textId="77777777" w:rsidR="00F612F5" w:rsidRPr="009C5D49" w:rsidRDefault="00F612F5" w:rsidP="00F612F5">
            <w:pPr>
              <w:spacing w:line="240" w:lineRule="auto"/>
              <w:contextualSpacing/>
              <w:rPr>
                <w:color w:val="000000"/>
                <w:sz w:val="20"/>
              </w:rPr>
            </w:pPr>
          </w:p>
        </w:tc>
      </w:tr>
      <w:tr w:rsidR="00F612F5" w:rsidRPr="00FC1E35" w14:paraId="11AD1BB2" w14:textId="77777777" w:rsidTr="00DA6C80">
        <w:trPr>
          <w:trHeight w:val="558"/>
        </w:trPr>
        <w:tc>
          <w:tcPr>
            <w:tcW w:w="1129" w:type="dxa"/>
            <w:tcBorders>
              <w:top w:val="single" w:sz="4" w:space="0" w:color="auto"/>
              <w:left w:val="single" w:sz="4" w:space="0" w:color="auto"/>
              <w:bottom w:val="single" w:sz="4" w:space="0" w:color="auto"/>
              <w:right w:val="single" w:sz="4" w:space="0" w:color="auto"/>
            </w:tcBorders>
          </w:tcPr>
          <w:p w14:paraId="7B5B381F" w14:textId="77777777" w:rsidR="00F612F5" w:rsidRPr="00B364E1" w:rsidRDefault="00F612F5" w:rsidP="00DA6C80">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4</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8501F5" w14:textId="77777777" w:rsidR="00F612F5" w:rsidRPr="00B364E1" w:rsidRDefault="00F612F5" w:rsidP="00DA6C80">
            <w:pPr>
              <w:spacing w:after="0" w:line="240" w:lineRule="auto"/>
              <w:rPr>
                <w:rFonts w:ascii="Arial" w:eastAsia="Times New Roman" w:hAnsi="Arial" w:cs="Arial"/>
                <w:b/>
                <w:color w:val="000000"/>
                <w:sz w:val="20"/>
                <w:szCs w:val="20"/>
                <w:lang w:eastAsia="en-AU"/>
              </w:rPr>
            </w:pPr>
            <w:r w:rsidRPr="00B364E1">
              <w:rPr>
                <w:rFonts w:ascii="Arial" w:eastAsia="Times New Roman" w:hAnsi="Arial" w:cs="Arial"/>
                <w:b/>
                <w:color w:val="000000"/>
                <w:sz w:val="20"/>
                <w:szCs w:val="20"/>
                <w:lang w:eastAsia="en-AU"/>
              </w:rPr>
              <w:t>Timeframe</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0AA90839" w14:textId="77777777" w:rsidR="00F612F5" w:rsidRPr="00B364E1" w:rsidRDefault="00F612F5" w:rsidP="00DA6C80">
            <w:pPr>
              <w:spacing w:after="0" w:line="240" w:lineRule="auto"/>
              <w:rPr>
                <w:rFonts w:ascii="Arial" w:eastAsia="Times New Roman" w:hAnsi="Arial" w:cs="Arial"/>
                <w:color w:val="000000"/>
                <w:sz w:val="20"/>
                <w:szCs w:val="20"/>
                <w:lang w:eastAsia="en-AU"/>
              </w:rPr>
            </w:pPr>
            <w:r w:rsidRPr="00B364E1">
              <w:rPr>
                <w:rFonts w:ascii="Arial" w:eastAsia="Times New Roman" w:hAnsi="Arial" w:cs="Arial"/>
                <w:color w:val="000000"/>
                <w:sz w:val="20"/>
                <w:szCs w:val="20"/>
                <w:lang w:eastAsia="en-AU"/>
              </w:rPr>
              <w:t>The specific time and material are expected to be delivered in approximately Forty (40) hours per week</w:t>
            </w:r>
          </w:p>
        </w:tc>
      </w:tr>
      <w:tr w:rsidR="00F612F5" w:rsidRPr="00FC1E35" w14:paraId="5E779C68" w14:textId="77777777" w:rsidTr="00DA6C80">
        <w:trPr>
          <w:trHeight w:val="558"/>
        </w:trPr>
        <w:tc>
          <w:tcPr>
            <w:tcW w:w="1129" w:type="dxa"/>
            <w:tcBorders>
              <w:top w:val="single" w:sz="4" w:space="0" w:color="auto"/>
              <w:left w:val="single" w:sz="4" w:space="0" w:color="auto"/>
              <w:bottom w:val="single" w:sz="4" w:space="0" w:color="auto"/>
              <w:right w:val="single" w:sz="4" w:space="0" w:color="auto"/>
            </w:tcBorders>
          </w:tcPr>
          <w:p w14:paraId="390C3CDA" w14:textId="77777777" w:rsidR="00F612F5" w:rsidRPr="00B364E1" w:rsidRDefault="00F612F5" w:rsidP="00DA6C80">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5</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875216" w14:textId="77777777" w:rsidR="00F612F5" w:rsidRPr="00B364E1" w:rsidRDefault="00F612F5" w:rsidP="00DA6C80">
            <w:pPr>
              <w:spacing w:after="0" w:line="240" w:lineRule="auto"/>
              <w:rPr>
                <w:rFonts w:ascii="Arial" w:eastAsia="Times New Roman" w:hAnsi="Arial" w:cs="Arial"/>
                <w:b/>
                <w:color w:val="000000"/>
                <w:sz w:val="20"/>
                <w:szCs w:val="20"/>
                <w:lang w:eastAsia="en-AU"/>
              </w:rPr>
            </w:pPr>
            <w:r w:rsidRPr="00B364E1">
              <w:rPr>
                <w:rFonts w:ascii="Arial" w:eastAsia="Times New Roman" w:hAnsi="Arial" w:cs="Arial"/>
                <w:b/>
                <w:color w:val="000000"/>
                <w:sz w:val="20"/>
                <w:szCs w:val="20"/>
                <w:lang w:eastAsia="en-AU"/>
              </w:rPr>
              <w:t>Location</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5364D621" w14:textId="77777777" w:rsidR="00F612F5" w:rsidRPr="00B364E1" w:rsidRDefault="00F612F5" w:rsidP="00DA6C80">
            <w:pPr>
              <w:spacing w:after="0" w:line="240" w:lineRule="auto"/>
              <w:rPr>
                <w:rFonts w:ascii="Arial" w:eastAsia="Times New Roman" w:hAnsi="Arial" w:cs="Arial"/>
                <w:color w:val="000000"/>
                <w:sz w:val="20"/>
                <w:szCs w:val="20"/>
                <w:lang w:eastAsia="en-AU"/>
              </w:rPr>
            </w:pPr>
            <w:r w:rsidRPr="00B364E1">
              <w:rPr>
                <w:rFonts w:ascii="Arial" w:eastAsia="Times New Roman" w:hAnsi="Arial" w:cs="Arial"/>
                <w:color w:val="000000"/>
                <w:sz w:val="20"/>
                <w:szCs w:val="20"/>
                <w:lang w:eastAsia="en-AU"/>
              </w:rPr>
              <w:t>The Service Provider’s Key Personnel will primarily perform the activities described above at Defence sites in Canberra, ACT.</w:t>
            </w:r>
          </w:p>
        </w:tc>
      </w:tr>
      <w:tr w:rsidR="00F612F5" w:rsidRPr="00FC1E35" w14:paraId="48B0C449" w14:textId="77777777" w:rsidTr="00DA6C80">
        <w:trPr>
          <w:trHeight w:val="558"/>
        </w:trPr>
        <w:tc>
          <w:tcPr>
            <w:tcW w:w="1129" w:type="dxa"/>
            <w:tcBorders>
              <w:top w:val="single" w:sz="4" w:space="0" w:color="auto"/>
              <w:left w:val="single" w:sz="4" w:space="0" w:color="auto"/>
              <w:bottom w:val="single" w:sz="4" w:space="0" w:color="auto"/>
              <w:right w:val="single" w:sz="4" w:space="0" w:color="auto"/>
            </w:tcBorders>
          </w:tcPr>
          <w:p w14:paraId="2DB83B9E" w14:textId="77777777" w:rsidR="00F612F5" w:rsidRPr="00B364E1" w:rsidRDefault="00F612F5" w:rsidP="00DA6C80">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6</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D3DD37" w14:textId="77777777" w:rsidR="00F612F5" w:rsidRPr="00B364E1" w:rsidRDefault="00F612F5" w:rsidP="00DA6C80">
            <w:pPr>
              <w:spacing w:after="0" w:line="240" w:lineRule="auto"/>
              <w:rPr>
                <w:rFonts w:ascii="Arial" w:eastAsia="Times New Roman" w:hAnsi="Arial" w:cs="Arial"/>
                <w:b/>
                <w:color w:val="000000"/>
                <w:sz w:val="20"/>
                <w:szCs w:val="20"/>
                <w:lang w:eastAsia="en-AU"/>
              </w:rPr>
            </w:pPr>
            <w:r w:rsidRPr="00B364E1">
              <w:rPr>
                <w:rFonts w:ascii="Arial" w:eastAsia="Times New Roman" w:hAnsi="Arial" w:cs="Arial"/>
                <w:b/>
                <w:color w:val="000000"/>
                <w:sz w:val="20"/>
                <w:szCs w:val="20"/>
                <w:lang w:eastAsia="en-AU"/>
              </w:rPr>
              <w:t>Security Clearance</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4DDA3F07" w14:textId="77777777" w:rsidR="00F612F5" w:rsidRPr="00B364E1" w:rsidRDefault="00F612F5" w:rsidP="00DA6C80">
            <w:pPr>
              <w:spacing w:after="0" w:line="240" w:lineRule="auto"/>
              <w:rPr>
                <w:rFonts w:ascii="Arial" w:eastAsia="Times New Roman" w:hAnsi="Arial" w:cs="Arial"/>
                <w:color w:val="000000"/>
                <w:sz w:val="20"/>
                <w:szCs w:val="20"/>
                <w:lang w:eastAsia="en-AU"/>
              </w:rPr>
            </w:pPr>
            <w:r w:rsidRPr="00B364E1">
              <w:rPr>
                <w:rFonts w:ascii="Arial" w:eastAsia="Times New Roman" w:hAnsi="Arial" w:cs="Arial"/>
                <w:color w:val="000000"/>
                <w:sz w:val="20"/>
                <w:szCs w:val="20"/>
                <w:lang w:eastAsia="en-AU"/>
              </w:rPr>
              <w:t>Top Secret, Negative Vetting Level 2 (NV2)</w:t>
            </w:r>
          </w:p>
        </w:tc>
      </w:tr>
    </w:tbl>
    <w:p w14:paraId="749A7C75" w14:textId="3C905A8C" w:rsidR="00F612F5" w:rsidRDefault="00F612F5" w:rsidP="007C07BC">
      <w:pPr>
        <w:pStyle w:val="Style5"/>
        <w:jc w:val="center"/>
        <w:textAlignment w:val="auto"/>
        <w:rPr>
          <w:sz w:val="30"/>
        </w:rPr>
      </w:pPr>
    </w:p>
    <w:p w14:paraId="20D00453" w14:textId="77777777" w:rsidR="007C07BC" w:rsidRDefault="007C07BC">
      <w:pPr>
        <w:rPr>
          <w:rFonts w:ascii="Arial Bold" w:eastAsia="Times New Roman" w:hAnsi="Arial Bold" w:cs="Arial"/>
          <w:b/>
          <w:color w:val="D15120"/>
          <w:sz w:val="30"/>
          <w:szCs w:val="26"/>
          <w:lang w:eastAsia="en-AU"/>
        </w:rPr>
      </w:pPr>
      <w:r>
        <w:rPr>
          <w:sz w:val="30"/>
          <w:lang w:eastAsia="en-AU"/>
        </w:rPr>
        <w:br w:type="page"/>
      </w:r>
    </w:p>
    <w:p w14:paraId="77BC71F1" w14:textId="1068D56A" w:rsidR="00B46B6F" w:rsidRDefault="00B46B6F" w:rsidP="00F612F5">
      <w:pPr>
        <w:pStyle w:val="Style5"/>
        <w:jc w:val="center"/>
        <w:textAlignment w:val="auto"/>
        <w:rPr>
          <w:noProof w:val="0"/>
          <w:sz w:val="30"/>
          <w:lang w:eastAsia="en-AU"/>
        </w:rPr>
      </w:pPr>
      <w:r>
        <w:rPr>
          <w:noProof w:val="0"/>
          <w:sz w:val="30"/>
          <w:lang w:eastAsia="en-AU"/>
        </w:rPr>
        <w:lastRenderedPageBreak/>
        <w:t>Table 4</w:t>
      </w:r>
    </w:p>
    <w:tbl>
      <w:tblPr>
        <w:tblW w:w="15714" w:type="dxa"/>
        <w:tblLook w:val="04A0" w:firstRow="1" w:lastRow="0" w:firstColumn="1" w:lastColumn="0" w:noHBand="0" w:noVBand="1"/>
      </w:tblPr>
      <w:tblGrid>
        <w:gridCol w:w="1129"/>
        <w:gridCol w:w="1843"/>
        <w:gridCol w:w="12742"/>
      </w:tblGrid>
      <w:tr w:rsidR="00B46B6F" w:rsidRPr="00FC1E35" w14:paraId="0A685A2A" w14:textId="77777777" w:rsidTr="00DA6C80">
        <w:trPr>
          <w:trHeight w:val="558"/>
        </w:trPr>
        <w:tc>
          <w:tcPr>
            <w:tcW w:w="1129" w:type="dxa"/>
            <w:tcBorders>
              <w:top w:val="single" w:sz="4" w:space="0" w:color="auto"/>
              <w:left w:val="single" w:sz="4" w:space="0" w:color="auto"/>
              <w:bottom w:val="single" w:sz="4" w:space="0" w:color="auto"/>
              <w:right w:val="single" w:sz="4" w:space="0" w:color="auto"/>
            </w:tcBorders>
          </w:tcPr>
          <w:p w14:paraId="136C2523" w14:textId="77777777" w:rsidR="00B46B6F" w:rsidRPr="00176EC4" w:rsidRDefault="00B46B6F" w:rsidP="00DA6C80">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Row Number</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D9697C" w14:textId="77777777" w:rsidR="00B46B6F" w:rsidRPr="00176EC4" w:rsidRDefault="00B46B6F" w:rsidP="00DA6C80">
            <w:pPr>
              <w:spacing w:after="0" w:line="240" w:lineRule="auto"/>
              <w:rPr>
                <w:rFonts w:ascii="Arial" w:eastAsia="Times New Roman" w:hAnsi="Arial" w:cs="Arial"/>
                <w:b/>
                <w:color w:val="000000"/>
                <w:sz w:val="20"/>
                <w:szCs w:val="20"/>
                <w:lang w:eastAsia="en-AU"/>
              </w:rPr>
            </w:pPr>
            <w:r w:rsidRPr="00176EC4">
              <w:rPr>
                <w:rFonts w:ascii="Arial" w:eastAsia="Times New Roman" w:hAnsi="Arial" w:cs="Arial"/>
                <w:b/>
                <w:color w:val="000000"/>
                <w:sz w:val="20"/>
                <w:szCs w:val="20"/>
                <w:lang w:eastAsia="en-AU"/>
              </w:rPr>
              <w:t>Role</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4DB0959C" w14:textId="0901135D" w:rsidR="00B46B6F" w:rsidRPr="00176EC4" w:rsidRDefault="00FF3066">
            <w:pPr>
              <w:spacing w:after="0" w:line="240" w:lineRule="auto"/>
              <w:rPr>
                <w:rFonts w:ascii="Arial" w:eastAsia="Times New Roman" w:hAnsi="Arial" w:cs="Arial"/>
                <w:color w:val="000000"/>
                <w:sz w:val="20"/>
                <w:szCs w:val="20"/>
                <w:lang w:eastAsia="en-AU"/>
              </w:rPr>
            </w:pPr>
            <w:r>
              <w:rPr>
                <w:rFonts w:ascii="Arial" w:eastAsia="Times New Roman" w:hAnsi="Arial" w:cs="Arial"/>
                <w:color w:val="000000"/>
                <w:sz w:val="20"/>
                <w:szCs w:val="20"/>
                <w:lang w:eastAsia="en-AU"/>
              </w:rPr>
              <w:t>Technology Service Manager</w:t>
            </w:r>
          </w:p>
        </w:tc>
      </w:tr>
      <w:tr w:rsidR="00B46B6F" w:rsidRPr="00FC1E35" w14:paraId="1EE99502" w14:textId="77777777" w:rsidTr="00DA6C80">
        <w:trPr>
          <w:trHeight w:val="558"/>
        </w:trPr>
        <w:tc>
          <w:tcPr>
            <w:tcW w:w="1129" w:type="dxa"/>
            <w:tcBorders>
              <w:top w:val="single" w:sz="4" w:space="0" w:color="auto"/>
              <w:left w:val="single" w:sz="4" w:space="0" w:color="auto"/>
              <w:bottom w:val="single" w:sz="4" w:space="0" w:color="auto"/>
              <w:right w:val="single" w:sz="4" w:space="0" w:color="auto"/>
            </w:tcBorders>
          </w:tcPr>
          <w:p w14:paraId="6057C497" w14:textId="77777777" w:rsidR="00B46B6F" w:rsidRPr="00176EC4" w:rsidRDefault="00B46B6F" w:rsidP="00DA6C80">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1</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1DABB3" w14:textId="77777777" w:rsidR="00B46B6F" w:rsidRPr="00176EC4" w:rsidRDefault="00B46B6F" w:rsidP="00DA6C80">
            <w:pPr>
              <w:spacing w:after="0" w:line="240" w:lineRule="auto"/>
              <w:rPr>
                <w:rFonts w:ascii="Arial" w:eastAsia="Times New Roman" w:hAnsi="Arial" w:cs="Arial"/>
                <w:b/>
                <w:color w:val="000000"/>
                <w:sz w:val="20"/>
                <w:szCs w:val="20"/>
                <w:lang w:eastAsia="en-AU"/>
              </w:rPr>
            </w:pPr>
            <w:r w:rsidRPr="00176EC4">
              <w:rPr>
                <w:rFonts w:ascii="Arial" w:eastAsia="Times New Roman" w:hAnsi="Arial" w:cs="Arial"/>
                <w:b/>
                <w:color w:val="000000"/>
                <w:sz w:val="20"/>
                <w:szCs w:val="20"/>
                <w:lang w:eastAsia="en-AU"/>
              </w:rPr>
              <w:t>SFIA</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6750B982" w14:textId="727BF98C" w:rsidR="00B46B6F" w:rsidRPr="00176EC4" w:rsidRDefault="00FF3066">
            <w:pPr>
              <w:spacing w:after="0" w:line="240" w:lineRule="auto"/>
              <w:rPr>
                <w:rFonts w:ascii="Arial" w:eastAsia="Times New Roman" w:hAnsi="Arial" w:cs="Arial"/>
                <w:color w:val="000000"/>
                <w:sz w:val="20"/>
                <w:szCs w:val="20"/>
                <w:lang w:eastAsia="en-AU"/>
              </w:rPr>
            </w:pPr>
            <w:r>
              <w:rPr>
                <w:rFonts w:ascii="Arial" w:eastAsia="Times New Roman" w:hAnsi="Arial" w:cs="Arial"/>
                <w:color w:val="000000"/>
                <w:sz w:val="20"/>
                <w:szCs w:val="20"/>
                <w:lang w:eastAsia="en-AU"/>
              </w:rPr>
              <w:t>ITMG Level 5</w:t>
            </w:r>
          </w:p>
        </w:tc>
      </w:tr>
      <w:tr w:rsidR="00B46B6F" w:rsidRPr="00FC1E35" w14:paraId="7DE5C873" w14:textId="77777777" w:rsidTr="00DA6C80">
        <w:trPr>
          <w:trHeight w:val="558"/>
        </w:trPr>
        <w:tc>
          <w:tcPr>
            <w:tcW w:w="1129" w:type="dxa"/>
            <w:tcBorders>
              <w:top w:val="single" w:sz="4" w:space="0" w:color="auto"/>
              <w:left w:val="single" w:sz="4" w:space="0" w:color="auto"/>
              <w:bottom w:val="single" w:sz="4" w:space="0" w:color="auto"/>
              <w:right w:val="single" w:sz="4" w:space="0" w:color="auto"/>
            </w:tcBorders>
          </w:tcPr>
          <w:p w14:paraId="02062CF8" w14:textId="77777777" w:rsidR="00B46B6F" w:rsidRPr="00176EC4" w:rsidRDefault="00B46B6F" w:rsidP="00DA6C80">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2</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F7E542" w14:textId="77777777" w:rsidR="00B46B6F" w:rsidRPr="00176EC4" w:rsidRDefault="00B46B6F" w:rsidP="00DA6C80">
            <w:pPr>
              <w:spacing w:after="0" w:line="240" w:lineRule="auto"/>
              <w:rPr>
                <w:rFonts w:ascii="Arial" w:eastAsia="Times New Roman" w:hAnsi="Arial" w:cs="Arial"/>
                <w:b/>
                <w:color w:val="000000"/>
                <w:sz w:val="20"/>
                <w:szCs w:val="20"/>
                <w:lang w:eastAsia="en-AU"/>
              </w:rPr>
            </w:pPr>
            <w:r w:rsidRPr="00176EC4">
              <w:rPr>
                <w:rFonts w:ascii="Arial" w:eastAsia="Times New Roman" w:hAnsi="Arial" w:cs="Arial"/>
                <w:b/>
                <w:color w:val="000000"/>
                <w:sz w:val="20"/>
                <w:szCs w:val="20"/>
                <w:lang w:eastAsia="en-AU"/>
              </w:rPr>
              <w:t>Level and No or role/s required</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5E22F389" w14:textId="08F13EDE" w:rsidR="00B46B6F" w:rsidRPr="00176EC4" w:rsidRDefault="00FF3066">
            <w:pPr>
              <w:spacing w:after="0" w:line="240" w:lineRule="auto"/>
              <w:rPr>
                <w:rFonts w:ascii="Arial" w:eastAsia="Times New Roman" w:hAnsi="Arial" w:cs="Arial"/>
                <w:color w:val="000000"/>
                <w:sz w:val="20"/>
                <w:szCs w:val="20"/>
                <w:lang w:eastAsia="en-AU"/>
              </w:rPr>
            </w:pPr>
            <w:r>
              <w:rPr>
                <w:rFonts w:ascii="Arial" w:eastAsia="Times New Roman" w:hAnsi="Arial" w:cs="Arial"/>
                <w:b/>
                <w:color w:val="000000"/>
                <w:sz w:val="20"/>
                <w:szCs w:val="20"/>
                <w:lang w:eastAsia="en-AU"/>
              </w:rPr>
              <w:t>One</w:t>
            </w:r>
            <w:r w:rsidR="00B46B6F" w:rsidRPr="009C5D49">
              <w:rPr>
                <w:rFonts w:ascii="Arial" w:eastAsia="Times New Roman" w:hAnsi="Arial" w:cs="Arial"/>
                <w:b/>
                <w:color w:val="000000"/>
                <w:sz w:val="20"/>
                <w:szCs w:val="20"/>
                <w:lang w:eastAsia="en-AU"/>
              </w:rPr>
              <w:t xml:space="preserve"> (</w:t>
            </w:r>
            <w:r>
              <w:rPr>
                <w:rFonts w:ascii="Arial" w:eastAsia="Times New Roman" w:hAnsi="Arial" w:cs="Arial"/>
                <w:b/>
                <w:color w:val="000000"/>
                <w:sz w:val="20"/>
                <w:szCs w:val="20"/>
                <w:lang w:eastAsia="en-AU"/>
              </w:rPr>
              <w:t>1</w:t>
            </w:r>
            <w:r w:rsidR="00B46B6F" w:rsidRPr="009C5D49">
              <w:rPr>
                <w:rFonts w:ascii="Arial" w:eastAsia="Times New Roman" w:hAnsi="Arial" w:cs="Arial"/>
                <w:b/>
                <w:color w:val="000000"/>
                <w:sz w:val="20"/>
                <w:szCs w:val="20"/>
                <w:lang w:eastAsia="en-AU"/>
              </w:rPr>
              <w:t>)</w:t>
            </w:r>
            <w:r w:rsidR="00B46B6F" w:rsidRPr="009C5D49">
              <w:rPr>
                <w:rFonts w:ascii="Arial" w:eastAsia="Times New Roman" w:hAnsi="Arial" w:cs="Arial"/>
                <w:color w:val="000000"/>
                <w:sz w:val="20"/>
                <w:szCs w:val="20"/>
                <w:lang w:eastAsia="en-AU"/>
              </w:rPr>
              <w:t xml:space="preserve"> </w:t>
            </w:r>
            <w:r>
              <w:rPr>
                <w:rFonts w:ascii="Arial" w:eastAsia="Times New Roman" w:hAnsi="Arial" w:cs="Arial"/>
                <w:color w:val="000000"/>
                <w:sz w:val="20"/>
                <w:szCs w:val="20"/>
                <w:lang w:eastAsia="en-AU"/>
              </w:rPr>
              <w:t xml:space="preserve">ITMG </w:t>
            </w:r>
            <w:r w:rsidR="00B46B6F" w:rsidRPr="009C5D49">
              <w:rPr>
                <w:rFonts w:ascii="Arial" w:eastAsia="Times New Roman" w:hAnsi="Arial" w:cs="Arial"/>
                <w:color w:val="000000"/>
                <w:sz w:val="20"/>
                <w:szCs w:val="20"/>
                <w:lang w:eastAsia="en-AU"/>
              </w:rPr>
              <w:t xml:space="preserve">Level </w:t>
            </w:r>
            <w:r>
              <w:rPr>
                <w:rFonts w:ascii="Arial" w:eastAsia="Times New Roman" w:hAnsi="Arial" w:cs="Arial"/>
                <w:color w:val="000000"/>
                <w:sz w:val="20"/>
                <w:szCs w:val="20"/>
                <w:lang w:eastAsia="en-AU"/>
              </w:rPr>
              <w:t>5</w:t>
            </w:r>
          </w:p>
        </w:tc>
      </w:tr>
      <w:tr w:rsidR="00DA6C80" w:rsidRPr="00FC1E35" w14:paraId="7998D1C2" w14:textId="77777777" w:rsidTr="00DA6C80">
        <w:trPr>
          <w:trHeight w:val="558"/>
        </w:trPr>
        <w:tc>
          <w:tcPr>
            <w:tcW w:w="1129" w:type="dxa"/>
            <w:tcBorders>
              <w:top w:val="single" w:sz="4" w:space="0" w:color="auto"/>
              <w:left w:val="single" w:sz="4" w:space="0" w:color="auto"/>
              <w:bottom w:val="single" w:sz="4" w:space="0" w:color="auto"/>
              <w:right w:val="single" w:sz="4" w:space="0" w:color="auto"/>
            </w:tcBorders>
          </w:tcPr>
          <w:p w14:paraId="7347E361" w14:textId="77777777" w:rsidR="00DA6C80" w:rsidRPr="00176EC4" w:rsidRDefault="00DA6C80" w:rsidP="00DA6C80">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3</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EAE6F7" w14:textId="77777777" w:rsidR="00DA6C80" w:rsidRPr="00176EC4" w:rsidRDefault="00DA6C80" w:rsidP="00DA6C80">
            <w:pPr>
              <w:spacing w:after="0" w:line="240" w:lineRule="auto"/>
              <w:rPr>
                <w:rFonts w:ascii="Arial" w:eastAsia="Times New Roman" w:hAnsi="Arial" w:cs="Arial"/>
                <w:b/>
                <w:color w:val="000000"/>
                <w:sz w:val="20"/>
                <w:szCs w:val="20"/>
                <w:lang w:eastAsia="en-AU"/>
              </w:rPr>
            </w:pPr>
            <w:r w:rsidRPr="00176EC4">
              <w:rPr>
                <w:rFonts w:ascii="Arial" w:eastAsia="Times New Roman" w:hAnsi="Arial" w:cs="Arial"/>
                <w:b/>
                <w:color w:val="000000"/>
                <w:sz w:val="20"/>
                <w:szCs w:val="20"/>
                <w:lang w:eastAsia="en-AU"/>
              </w:rPr>
              <w:t>Requirement</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15220566" w14:textId="77777777" w:rsidR="00DA6C80" w:rsidRDefault="00DA6C80" w:rsidP="00DA6C80">
            <w:pPr>
              <w:pStyle w:val="NormalWeb"/>
              <w:spacing w:line="256" w:lineRule="auto"/>
              <w:rPr>
                <w:color w:val="212529"/>
                <w:sz w:val="20"/>
                <w:szCs w:val="20"/>
                <w:lang w:eastAsia="en-US"/>
              </w:rPr>
            </w:pPr>
            <w:r>
              <w:rPr>
                <w:color w:val="212529"/>
                <w:sz w:val="20"/>
                <w:szCs w:val="20"/>
                <w:lang w:eastAsia="en-US"/>
              </w:rPr>
              <w:t>Deliver technology-based services including, but not limited to, IT infrastructure, audio-visual services, end-user computing, enterprise applications, facilities, communications services and control systems</w:t>
            </w:r>
          </w:p>
          <w:p w14:paraId="5535D373" w14:textId="77777777" w:rsidR="00DA6C80" w:rsidRDefault="00DA6C80" w:rsidP="00DA6C80">
            <w:pPr>
              <w:pStyle w:val="NormalWeb"/>
              <w:spacing w:line="256" w:lineRule="auto"/>
              <w:rPr>
                <w:color w:val="212529"/>
                <w:sz w:val="20"/>
                <w:szCs w:val="20"/>
                <w:lang w:eastAsia="en-US"/>
              </w:rPr>
            </w:pPr>
            <w:r>
              <w:rPr>
                <w:color w:val="212529"/>
                <w:sz w:val="20"/>
                <w:szCs w:val="20"/>
                <w:lang w:eastAsia="en-US"/>
              </w:rPr>
              <w:t>Takes responsibility for managing the design, procurement, installation, upgrading, operation, control, maintenance and effective use of specific technology services.</w:t>
            </w:r>
          </w:p>
          <w:p w14:paraId="0CFDC1DD" w14:textId="77777777" w:rsidR="00DA6C80" w:rsidRDefault="00DA6C80" w:rsidP="00DA6C80">
            <w:pPr>
              <w:pStyle w:val="NormalWeb"/>
              <w:spacing w:line="256" w:lineRule="auto"/>
              <w:rPr>
                <w:color w:val="212529"/>
                <w:sz w:val="20"/>
                <w:szCs w:val="20"/>
                <w:lang w:eastAsia="en-US"/>
              </w:rPr>
            </w:pPr>
            <w:r>
              <w:rPr>
                <w:color w:val="212529"/>
                <w:sz w:val="20"/>
                <w:szCs w:val="20"/>
                <w:lang w:eastAsia="en-US"/>
              </w:rPr>
              <w:t>Leads service delivery, ensuring agreed service levels, security requirements and other quality standards are met, ensuring adherence to relevant policies and procedures of specific technology services, and suitable reporting when not.</w:t>
            </w:r>
          </w:p>
          <w:p w14:paraId="7E030204" w14:textId="77777777" w:rsidR="00DA6C80" w:rsidRDefault="00DA6C80" w:rsidP="00DA6C80">
            <w:pPr>
              <w:pStyle w:val="NormalWeb"/>
              <w:spacing w:line="256" w:lineRule="auto"/>
              <w:rPr>
                <w:color w:val="212529"/>
                <w:sz w:val="20"/>
                <w:szCs w:val="20"/>
                <w:lang w:eastAsia="en-US"/>
              </w:rPr>
            </w:pPr>
            <w:r>
              <w:rPr>
                <w:color w:val="212529"/>
                <w:sz w:val="20"/>
                <w:szCs w:val="20"/>
                <w:lang w:eastAsia="en-US"/>
              </w:rPr>
              <w:t>Ensures processes, procedures and practices are aligned across teams and providers to operate effectively and efficiently.</w:t>
            </w:r>
          </w:p>
          <w:p w14:paraId="54713F46" w14:textId="77777777" w:rsidR="00DA6C80" w:rsidRDefault="00DA6C80" w:rsidP="00DA6C80">
            <w:pPr>
              <w:pStyle w:val="NormalWeb"/>
              <w:spacing w:line="256" w:lineRule="auto"/>
              <w:rPr>
                <w:color w:val="212529"/>
                <w:sz w:val="20"/>
                <w:szCs w:val="20"/>
                <w:lang w:eastAsia="en-US"/>
              </w:rPr>
            </w:pPr>
            <w:r>
              <w:rPr>
                <w:color w:val="212529"/>
                <w:sz w:val="20"/>
                <w:szCs w:val="20"/>
                <w:lang w:eastAsia="en-US"/>
              </w:rPr>
              <w:t>Monitors technology services performance. Provides appropriate status and other reports to managers and senior users.</w:t>
            </w:r>
          </w:p>
          <w:p w14:paraId="011A4564" w14:textId="77777777" w:rsidR="000C3620" w:rsidRDefault="000C3620" w:rsidP="00DA6C80">
            <w:pPr>
              <w:pStyle w:val="NoSpacing"/>
              <w:spacing w:line="256" w:lineRule="auto"/>
              <w:rPr>
                <w:b/>
                <w:color w:val="000000"/>
                <w:sz w:val="20"/>
                <w:lang w:eastAsia="en-US"/>
              </w:rPr>
            </w:pPr>
          </w:p>
          <w:p w14:paraId="179548F5" w14:textId="35C27BF5" w:rsidR="00DA6C80" w:rsidRDefault="00DA6C80" w:rsidP="00DA6C80">
            <w:pPr>
              <w:pStyle w:val="NoSpacing"/>
              <w:spacing w:line="256" w:lineRule="auto"/>
              <w:rPr>
                <w:b/>
                <w:color w:val="000000"/>
                <w:sz w:val="20"/>
                <w:lang w:eastAsia="en-US"/>
              </w:rPr>
            </w:pPr>
            <w:r>
              <w:rPr>
                <w:b/>
                <w:color w:val="000000"/>
                <w:sz w:val="20"/>
                <w:lang w:eastAsia="en-US"/>
              </w:rPr>
              <w:t>Skills and Knowledge</w:t>
            </w:r>
          </w:p>
          <w:p w14:paraId="551CA164" w14:textId="77777777" w:rsidR="00DA6C80" w:rsidRDefault="00DA6C80" w:rsidP="00DA6C80">
            <w:pPr>
              <w:pStyle w:val="ListParagraph"/>
              <w:numPr>
                <w:ilvl w:val="0"/>
                <w:numId w:val="125"/>
              </w:numPr>
              <w:spacing w:line="240" w:lineRule="auto"/>
              <w:contextualSpacing/>
              <w:rPr>
                <w:color w:val="000000"/>
                <w:sz w:val="20"/>
                <w:lang w:eastAsia="en-US"/>
              </w:rPr>
            </w:pPr>
            <w:r>
              <w:rPr>
                <w:color w:val="000000"/>
                <w:sz w:val="20"/>
                <w:lang w:eastAsia="en-US"/>
              </w:rPr>
              <w:t>Minimum 10 Years’ experience as a Change (and Release) Manager within a complex environment is required</w:t>
            </w:r>
          </w:p>
          <w:p w14:paraId="4668509F" w14:textId="77777777" w:rsidR="00DA6C80" w:rsidRDefault="00DA6C80" w:rsidP="00DA6C80">
            <w:pPr>
              <w:pStyle w:val="ListParagraph"/>
              <w:numPr>
                <w:ilvl w:val="0"/>
                <w:numId w:val="125"/>
              </w:numPr>
              <w:spacing w:line="240" w:lineRule="auto"/>
              <w:contextualSpacing/>
              <w:rPr>
                <w:color w:val="000000"/>
                <w:sz w:val="20"/>
                <w:lang w:eastAsia="en-US"/>
              </w:rPr>
            </w:pPr>
            <w:r>
              <w:rPr>
                <w:color w:val="000000"/>
                <w:sz w:val="20"/>
                <w:lang w:eastAsia="en-US"/>
              </w:rPr>
              <w:t>Minimum 5 Years’ experience in Incident, Request, Problem Management  within a complex environment experience is required</w:t>
            </w:r>
          </w:p>
          <w:p w14:paraId="2AE9AEB1" w14:textId="77777777" w:rsidR="00DA6C80" w:rsidRDefault="00DA6C80" w:rsidP="00DA6C80">
            <w:pPr>
              <w:pStyle w:val="ListParagraph"/>
              <w:numPr>
                <w:ilvl w:val="0"/>
                <w:numId w:val="125"/>
              </w:numPr>
              <w:spacing w:line="240" w:lineRule="auto"/>
              <w:contextualSpacing/>
              <w:rPr>
                <w:color w:val="000000"/>
                <w:sz w:val="20"/>
                <w:lang w:eastAsia="en-US"/>
              </w:rPr>
            </w:pPr>
            <w:r>
              <w:rPr>
                <w:color w:val="000000"/>
                <w:sz w:val="20"/>
                <w:lang w:eastAsia="en-US"/>
              </w:rPr>
              <w:t xml:space="preserve">Minimum 5 Years’ experience as an </w:t>
            </w:r>
            <w:proofErr w:type="spellStart"/>
            <w:r>
              <w:rPr>
                <w:color w:val="000000"/>
                <w:sz w:val="20"/>
                <w:lang w:eastAsia="en-US"/>
              </w:rPr>
              <w:t>Atlassian</w:t>
            </w:r>
            <w:proofErr w:type="spellEnd"/>
            <w:r>
              <w:rPr>
                <w:color w:val="000000"/>
                <w:sz w:val="20"/>
                <w:lang w:eastAsia="en-US"/>
              </w:rPr>
              <w:t xml:space="preserve"> </w:t>
            </w:r>
            <w:proofErr w:type="spellStart"/>
            <w:r>
              <w:rPr>
                <w:color w:val="000000"/>
                <w:sz w:val="20"/>
                <w:lang w:eastAsia="en-US"/>
              </w:rPr>
              <w:t>DataCenter</w:t>
            </w:r>
            <w:proofErr w:type="spellEnd"/>
            <w:r>
              <w:rPr>
                <w:color w:val="000000"/>
                <w:sz w:val="20"/>
                <w:lang w:eastAsia="en-US"/>
              </w:rPr>
              <w:t xml:space="preserve"> System Administrator is required.</w:t>
            </w:r>
          </w:p>
          <w:p w14:paraId="61DF885A" w14:textId="77777777" w:rsidR="00DA6C80" w:rsidRDefault="00DA6C80" w:rsidP="00DA6C80">
            <w:pPr>
              <w:pStyle w:val="ListParagraph"/>
              <w:numPr>
                <w:ilvl w:val="0"/>
                <w:numId w:val="125"/>
              </w:numPr>
              <w:spacing w:line="240" w:lineRule="auto"/>
              <w:contextualSpacing/>
              <w:rPr>
                <w:color w:val="000000"/>
                <w:sz w:val="20"/>
                <w:lang w:eastAsia="en-US"/>
              </w:rPr>
            </w:pPr>
            <w:r>
              <w:rPr>
                <w:color w:val="000000"/>
                <w:sz w:val="20"/>
                <w:lang w:eastAsia="en-US"/>
              </w:rPr>
              <w:t>Minimum 5 Years’ experience with ITIL, SIAM, MADE or other ITSM processes is desirable</w:t>
            </w:r>
          </w:p>
          <w:p w14:paraId="577ECC8B" w14:textId="77777777" w:rsidR="00DA6C80" w:rsidRDefault="00DA6C80" w:rsidP="00DA6C80">
            <w:pPr>
              <w:pStyle w:val="ListParagraph"/>
              <w:numPr>
                <w:ilvl w:val="0"/>
                <w:numId w:val="125"/>
              </w:numPr>
              <w:spacing w:line="240" w:lineRule="auto"/>
              <w:contextualSpacing/>
              <w:rPr>
                <w:color w:val="000000"/>
                <w:sz w:val="20"/>
                <w:lang w:eastAsia="en-US"/>
              </w:rPr>
            </w:pPr>
            <w:r>
              <w:rPr>
                <w:color w:val="000000"/>
                <w:sz w:val="20"/>
                <w:lang w:eastAsia="en-US"/>
              </w:rPr>
              <w:t>Experience working in Department of Defence or other Government agency undertaking a similar role</w:t>
            </w:r>
          </w:p>
          <w:p w14:paraId="3679E742" w14:textId="77777777" w:rsidR="00DA6C80" w:rsidRDefault="00DA6C80" w:rsidP="00DA6C80">
            <w:pPr>
              <w:pStyle w:val="ListParagraph"/>
              <w:spacing w:line="240" w:lineRule="auto"/>
              <w:rPr>
                <w:color w:val="000000"/>
                <w:sz w:val="20"/>
                <w:lang w:eastAsia="en-US"/>
              </w:rPr>
            </w:pPr>
          </w:p>
          <w:p w14:paraId="7DA9A4FE" w14:textId="77777777" w:rsidR="00DA6C80" w:rsidRDefault="00DA6C80" w:rsidP="00DA6C80">
            <w:pPr>
              <w:pStyle w:val="ListParagraph"/>
              <w:spacing w:line="240" w:lineRule="auto"/>
              <w:ind w:left="0"/>
              <w:contextualSpacing/>
              <w:rPr>
                <w:b/>
                <w:color w:val="000000"/>
                <w:sz w:val="20"/>
                <w:lang w:eastAsia="en-US"/>
              </w:rPr>
            </w:pPr>
            <w:r>
              <w:rPr>
                <w:b/>
                <w:color w:val="000000"/>
                <w:sz w:val="20"/>
                <w:lang w:eastAsia="en-US"/>
              </w:rPr>
              <w:t>Major Responsibilities:</w:t>
            </w:r>
            <w:r>
              <w:rPr>
                <w:b/>
                <w:color w:val="000000"/>
                <w:sz w:val="20"/>
                <w:lang w:eastAsia="en-US"/>
              </w:rPr>
              <w:tab/>
            </w:r>
            <w:r>
              <w:rPr>
                <w:b/>
                <w:color w:val="000000"/>
                <w:sz w:val="20"/>
                <w:lang w:eastAsia="en-US"/>
              </w:rPr>
              <w:tab/>
            </w:r>
          </w:p>
          <w:p w14:paraId="702B9231" w14:textId="77777777" w:rsidR="00DA6C80" w:rsidRDefault="00DA6C80" w:rsidP="00DA6C80">
            <w:pPr>
              <w:pStyle w:val="ListParagraph"/>
              <w:numPr>
                <w:ilvl w:val="0"/>
                <w:numId w:val="125"/>
              </w:numPr>
              <w:spacing w:line="240" w:lineRule="auto"/>
              <w:contextualSpacing/>
              <w:rPr>
                <w:color w:val="000000"/>
                <w:sz w:val="20"/>
                <w:lang w:eastAsia="en-US"/>
              </w:rPr>
            </w:pPr>
            <w:r>
              <w:rPr>
                <w:color w:val="000000"/>
                <w:sz w:val="20"/>
                <w:lang w:eastAsia="en-US"/>
              </w:rPr>
              <w:t>Creating, improving and reviewing change requests for the</w:t>
            </w:r>
            <w:r>
              <w:rPr>
                <w:color w:val="212529"/>
                <w:sz w:val="20"/>
                <w:lang w:eastAsia="en-US"/>
              </w:rPr>
              <w:t xml:space="preserve"> specific technology services</w:t>
            </w:r>
            <w:r>
              <w:rPr>
                <w:color w:val="000000"/>
                <w:sz w:val="20"/>
                <w:lang w:eastAsia="en-US"/>
              </w:rPr>
              <w:t>.</w:t>
            </w:r>
          </w:p>
          <w:p w14:paraId="52944D9F" w14:textId="77777777" w:rsidR="00DA6C80" w:rsidRDefault="00DA6C80" w:rsidP="00DA6C80">
            <w:pPr>
              <w:pStyle w:val="ListParagraph"/>
              <w:numPr>
                <w:ilvl w:val="0"/>
                <w:numId w:val="125"/>
              </w:numPr>
              <w:spacing w:line="240" w:lineRule="auto"/>
              <w:contextualSpacing/>
              <w:rPr>
                <w:color w:val="000000"/>
                <w:sz w:val="20"/>
                <w:lang w:eastAsia="en-US"/>
              </w:rPr>
            </w:pPr>
            <w:r w:rsidRPr="003C5026">
              <w:rPr>
                <w:color w:val="000000"/>
                <w:sz w:val="20"/>
                <w:lang w:eastAsia="en-US"/>
              </w:rPr>
              <w:t xml:space="preserve">Develops, documents and implements changes based on requests for change </w:t>
            </w:r>
            <w:r>
              <w:rPr>
                <w:color w:val="000000"/>
                <w:sz w:val="20"/>
                <w:lang w:eastAsia="en-US"/>
              </w:rPr>
              <w:t>for the</w:t>
            </w:r>
            <w:r w:rsidRPr="003C5026">
              <w:rPr>
                <w:color w:val="000000"/>
                <w:sz w:val="20"/>
                <w:lang w:eastAsia="en-US"/>
              </w:rPr>
              <w:t xml:space="preserve"> specific technology services.</w:t>
            </w:r>
          </w:p>
          <w:p w14:paraId="1E72B54A" w14:textId="77777777" w:rsidR="00DA6C80" w:rsidRDefault="00DA6C80" w:rsidP="00DA6C80">
            <w:pPr>
              <w:pStyle w:val="ListParagraph"/>
              <w:numPr>
                <w:ilvl w:val="0"/>
                <w:numId w:val="125"/>
              </w:numPr>
              <w:spacing w:line="240" w:lineRule="auto"/>
              <w:contextualSpacing/>
              <w:rPr>
                <w:color w:val="000000"/>
                <w:sz w:val="20"/>
                <w:lang w:eastAsia="en-US"/>
              </w:rPr>
            </w:pPr>
            <w:r>
              <w:rPr>
                <w:color w:val="000000"/>
                <w:sz w:val="20"/>
                <w:lang w:eastAsia="en-US"/>
              </w:rPr>
              <w:t>Maintaining pipeline platforms and supporting services such as non-production environments.</w:t>
            </w:r>
          </w:p>
          <w:p w14:paraId="31A19A45" w14:textId="77777777" w:rsidR="00DA6C80" w:rsidRPr="003C5026" w:rsidRDefault="00DA6C80" w:rsidP="00DA6C80">
            <w:pPr>
              <w:pStyle w:val="ListParagraph"/>
              <w:numPr>
                <w:ilvl w:val="0"/>
                <w:numId w:val="125"/>
              </w:numPr>
              <w:spacing w:line="240" w:lineRule="auto"/>
              <w:contextualSpacing/>
              <w:rPr>
                <w:color w:val="000000"/>
                <w:sz w:val="20"/>
                <w:lang w:eastAsia="en-US"/>
              </w:rPr>
            </w:pPr>
            <w:r w:rsidRPr="003C5026">
              <w:rPr>
                <w:color w:val="000000"/>
                <w:sz w:val="20"/>
                <w:lang w:eastAsia="en-US"/>
              </w:rPr>
              <w:t>ITSM Delivery Lead providing Change, Incident, Problem, and Request management for the CDS environments</w:t>
            </w:r>
          </w:p>
          <w:p w14:paraId="1FA8205C" w14:textId="77777777" w:rsidR="00DA6C80" w:rsidRPr="003C5026" w:rsidRDefault="00DA6C80" w:rsidP="00DA6C80">
            <w:pPr>
              <w:pStyle w:val="ListParagraph"/>
              <w:numPr>
                <w:ilvl w:val="0"/>
                <w:numId w:val="125"/>
              </w:numPr>
              <w:spacing w:line="240" w:lineRule="auto"/>
              <w:contextualSpacing/>
              <w:rPr>
                <w:color w:val="000000"/>
                <w:sz w:val="20"/>
                <w:lang w:eastAsia="en-US"/>
              </w:rPr>
            </w:pPr>
            <w:r w:rsidRPr="003C5026">
              <w:rPr>
                <w:color w:val="000000"/>
                <w:sz w:val="20"/>
                <w:lang w:eastAsia="en-US"/>
              </w:rPr>
              <w:t>ITSM Delivery Lead providing Change, Incident, Problem, and Request management on behalf of CDS in the wider Defence community</w:t>
            </w:r>
          </w:p>
          <w:p w14:paraId="0FEE345A" w14:textId="77777777" w:rsidR="00DA6C80" w:rsidRPr="003C5026" w:rsidRDefault="00DA6C80" w:rsidP="00DA6C80">
            <w:pPr>
              <w:pStyle w:val="ListParagraph"/>
              <w:numPr>
                <w:ilvl w:val="0"/>
                <w:numId w:val="125"/>
              </w:numPr>
              <w:spacing w:line="240" w:lineRule="auto"/>
              <w:contextualSpacing/>
              <w:rPr>
                <w:color w:val="000000"/>
                <w:sz w:val="20"/>
                <w:lang w:eastAsia="en-US"/>
              </w:rPr>
            </w:pPr>
            <w:proofErr w:type="spellStart"/>
            <w:r w:rsidRPr="003C5026">
              <w:rPr>
                <w:color w:val="000000"/>
                <w:sz w:val="20"/>
                <w:lang w:eastAsia="en-US"/>
              </w:rPr>
              <w:t>Atlassian</w:t>
            </w:r>
            <w:proofErr w:type="spellEnd"/>
            <w:r w:rsidRPr="003C5026">
              <w:rPr>
                <w:color w:val="000000"/>
                <w:sz w:val="20"/>
                <w:lang w:eastAsia="en-US"/>
              </w:rPr>
              <w:t xml:space="preserve"> Platform System Administrator for the CDS environments</w:t>
            </w:r>
          </w:p>
          <w:p w14:paraId="405B2CBF" w14:textId="77777777" w:rsidR="00DA6C80" w:rsidRDefault="00DA6C80" w:rsidP="00DA6C80">
            <w:pPr>
              <w:pStyle w:val="ListParagraph"/>
              <w:numPr>
                <w:ilvl w:val="0"/>
                <w:numId w:val="125"/>
              </w:numPr>
              <w:spacing w:line="240" w:lineRule="auto"/>
              <w:contextualSpacing/>
              <w:rPr>
                <w:color w:val="000000"/>
                <w:sz w:val="20"/>
                <w:lang w:eastAsia="en-US"/>
              </w:rPr>
            </w:pPr>
            <w:r>
              <w:rPr>
                <w:color w:val="000000"/>
                <w:sz w:val="20"/>
                <w:lang w:eastAsia="en-US"/>
              </w:rPr>
              <w:t>Working with system owners providing guidance on data formats and transport methods.</w:t>
            </w:r>
          </w:p>
          <w:p w14:paraId="04D0833E" w14:textId="77777777" w:rsidR="00DA6C80" w:rsidRDefault="00DA6C80" w:rsidP="00DA6C80">
            <w:pPr>
              <w:pStyle w:val="ListParagraph"/>
              <w:numPr>
                <w:ilvl w:val="0"/>
                <w:numId w:val="125"/>
              </w:numPr>
              <w:spacing w:line="240" w:lineRule="auto"/>
              <w:contextualSpacing/>
              <w:rPr>
                <w:color w:val="000000"/>
                <w:sz w:val="20"/>
                <w:lang w:eastAsia="en-US"/>
              </w:rPr>
            </w:pPr>
            <w:r>
              <w:rPr>
                <w:color w:val="000000"/>
                <w:sz w:val="20"/>
                <w:lang w:eastAsia="en-US"/>
              </w:rPr>
              <w:t>Collaborating with internal and external stakeholders managing and guiding all ITSM process’</w:t>
            </w:r>
          </w:p>
          <w:p w14:paraId="4E478B8F" w14:textId="77777777" w:rsidR="00DA6C80" w:rsidRDefault="00DA6C80" w:rsidP="00DA6C80">
            <w:pPr>
              <w:pStyle w:val="ListParagraph"/>
              <w:numPr>
                <w:ilvl w:val="0"/>
                <w:numId w:val="125"/>
              </w:numPr>
              <w:spacing w:line="240" w:lineRule="auto"/>
              <w:contextualSpacing/>
              <w:rPr>
                <w:color w:val="000000"/>
                <w:sz w:val="20"/>
                <w:lang w:eastAsia="en-US"/>
              </w:rPr>
            </w:pPr>
            <w:r>
              <w:rPr>
                <w:color w:val="000000"/>
                <w:sz w:val="20"/>
                <w:lang w:eastAsia="en-US"/>
              </w:rPr>
              <w:t>Communicating verbally and in written form, complex problems to various stakeholders, including senior executives.</w:t>
            </w:r>
          </w:p>
          <w:p w14:paraId="29C1C2F8" w14:textId="77777777" w:rsidR="00DA6C80" w:rsidRDefault="00DA6C80" w:rsidP="00DA6C80">
            <w:pPr>
              <w:pStyle w:val="ListParagraph"/>
              <w:numPr>
                <w:ilvl w:val="0"/>
                <w:numId w:val="125"/>
              </w:numPr>
              <w:spacing w:line="240" w:lineRule="auto"/>
              <w:contextualSpacing/>
              <w:rPr>
                <w:b/>
                <w:color w:val="000000"/>
                <w:sz w:val="20"/>
                <w:lang w:eastAsia="en-US"/>
              </w:rPr>
            </w:pPr>
            <w:r>
              <w:rPr>
                <w:color w:val="000000"/>
                <w:sz w:val="20"/>
                <w:lang w:eastAsia="en-US"/>
              </w:rPr>
              <w:t>Represent CDS at relevant Capability Advisory Boards (CAB’s) within the wider Defence community</w:t>
            </w:r>
          </w:p>
          <w:p w14:paraId="09616BA7" w14:textId="77777777" w:rsidR="00DA6C80" w:rsidRDefault="00DA6C80" w:rsidP="00DA6C80">
            <w:pPr>
              <w:numPr>
                <w:ilvl w:val="0"/>
                <w:numId w:val="125"/>
              </w:numPr>
              <w:shd w:val="clear" w:color="auto" w:fill="FFFFFF"/>
              <w:spacing w:before="100" w:beforeAutospacing="1" w:after="100" w:afterAutospacing="1" w:line="240" w:lineRule="auto"/>
              <w:rPr>
                <w:rFonts w:ascii="Arial" w:eastAsia="Times New Roman" w:hAnsi="Arial" w:cs="Arial"/>
                <w:color w:val="172B4D"/>
                <w:sz w:val="20"/>
                <w:szCs w:val="20"/>
                <w:lang w:eastAsia="en-AU"/>
              </w:rPr>
            </w:pPr>
            <w:r>
              <w:rPr>
                <w:rFonts w:ascii="Arial" w:eastAsia="Times New Roman" w:hAnsi="Arial" w:cs="Arial"/>
                <w:color w:val="172B4D"/>
                <w:sz w:val="20"/>
                <w:szCs w:val="20"/>
                <w:lang w:eastAsia="en-AU"/>
              </w:rPr>
              <w:lastRenderedPageBreak/>
              <w:t>Action and respond to stakeholder engagement via the group mailbox, and various work take on queues</w:t>
            </w:r>
          </w:p>
          <w:p w14:paraId="796BAB0C" w14:textId="77777777" w:rsidR="00DA6C80" w:rsidRDefault="00DA6C80" w:rsidP="00DA6C80">
            <w:pPr>
              <w:spacing w:after="0" w:line="240" w:lineRule="auto"/>
              <w:contextualSpacing/>
              <w:jc w:val="both"/>
              <w:rPr>
                <w:rFonts w:ascii="Arial" w:hAnsi="Arial" w:cs="Arial"/>
                <w:b/>
                <w:color w:val="000000"/>
                <w:sz w:val="20"/>
                <w:szCs w:val="20"/>
              </w:rPr>
            </w:pPr>
            <w:r>
              <w:rPr>
                <w:rFonts w:ascii="Arial" w:hAnsi="Arial" w:cs="Arial"/>
                <w:b/>
                <w:color w:val="000000"/>
                <w:sz w:val="20"/>
                <w:szCs w:val="20"/>
              </w:rPr>
              <w:t>Secondary Responsibilities:</w:t>
            </w:r>
          </w:p>
          <w:p w14:paraId="328DF335" w14:textId="77777777" w:rsidR="00DA6C80" w:rsidRDefault="00DA6C80" w:rsidP="00DA6C80">
            <w:pPr>
              <w:pStyle w:val="ListParagraph"/>
              <w:numPr>
                <w:ilvl w:val="0"/>
                <w:numId w:val="125"/>
              </w:numPr>
              <w:spacing w:line="240" w:lineRule="auto"/>
              <w:contextualSpacing/>
              <w:rPr>
                <w:color w:val="000000"/>
                <w:sz w:val="20"/>
                <w:lang w:eastAsia="en-US"/>
              </w:rPr>
            </w:pPr>
            <w:r>
              <w:rPr>
                <w:color w:val="000000"/>
                <w:sz w:val="20"/>
                <w:lang w:eastAsia="en-US"/>
              </w:rPr>
              <w:t xml:space="preserve">All CDS Above-the-Line contractors </w:t>
            </w:r>
            <w:proofErr w:type="gramStart"/>
            <w:r>
              <w:rPr>
                <w:color w:val="000000"/>
                <w:sz w:val="20"/>
                <w:lang w:eastAsia="en-US"/>
              </w:rPr>
              <w:t>may be tasked</w:t>
            </w:r>
            <w:proofErr w:type="gramEnd"/>
            <w:r>
              <w:rPr>
                <w:color w:val="000000"/>
                <w:sz w:val="20"/>
                <w:lang w:eastAsia="en-US"/>
              </w:rPr>
              <w:t xml:space="preserve"> with assisting other CDS functional areas where the member’s skills and knowledge are relevant, and does not create a priority against core </w:t>
            </w:r>
            <w:proofErr w:type="spellStart"/>
            <w:r>
              <w:rPr>
                <w:color w:val="000000"/>
                <w:sz w:val="20"/>
                <w:lang w:eastAsia="en-US"/>
              </w:rPr>
              <w:t>duies</w:t>
            </w:r>
            <w:proofErr w:type="spellEnd"/>
            <w:r>
              <w:rPr>
                <w:color w:val="000000"/>
                <w:sz w:val="20"/>
                <w:lang w:eastAsia="en-US"/>
              </w:rPr>
              <w:t>.</w:t>
            </w:r>
          </w:p>
          <w:p w14:paraId="51D1D302" w14:textId="77777777" w:rsidR="00DA6C80" w:rsidRPr="009C5D49" w:rsidRDefault="00DA6C80" w:rsidP="00DA6C80">
            <w:pPr>
              <w:spacing w:line="240" w:lineRule="auto"/>
              <w:contextualSpacing/>
              <w:rPr>
                <w:color w:val="000000"/>
                <w:sz w:val="20"/>
              </w:rPr>
            </w:pPr>
          </w:p>
        </w:tc>
      </w:tr>
      <w:tr w:rsidR="00DA6C80" w:rsidRPr="00FC1E35" w14:paraId="43284978" w14:textId="77777777" w:rsidTr="00DA6C80">
        <w:trPr>
          <w:trHeight w:val="558"/>
        </w:trPr>
        <w:tc>
          <w:tcPr>
            <w:tcW w:w="1129" w:type="dxa"/>
            <w:tcBorders>
              <w:top w:val="single" w:sz="4" w:space="0" w:color="auto"/>
              <w:left w:val="single" w:sz="4" w:space="0" w:color="auto"/>
              <w:bottom w:val="single" w:sz="4" w:space="0" w:color="auto"/>
              <w:right w:val="single" w:sz="4" w:space="0" w:color="auto"/>
            </w:tcBorders>
          </w:tcPr>
          <w:p w14:paraId="76B3FE1A" w14:textId="77777777" w:rsidR="00DA6C80" w:rsidRPr="00B364E1" w:rsidRDefault="00DA6C80" w:rsidP="00DA6C80">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4</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282ABF" w14:textId="77777777" w:rsidR="00DA6C80" w:rsidRPr="00B364E1" w:rsidRDefault="00DA6C80" w:rsidP="00DA6C80">
            <w:pPr>
              <w:spacing w:after="0" w:line="240" w:lineRule="auto"/>
              <w:rPr>
                <w:rFonts w:ascii="Arial" w:eastAsia="Times New Roman" w:hAnsi="Arial" w:cs="Arial"/>
                <w:b/>
                <w:color w:val="000000"/>
                <w:sz w:val="20"/>
                <w:szCs w:val="20"/>
                <w:lang w:eastAsia="en-AU"/>
              </w:rPr>
            </w:pPr>
            <w:r w:rsidRPr="00B364E1">
              <w:rPr>
                <w:rFonts w:ascii="Arial" w:eastAsia="Times New Roman" w:hAnsi="Arial" w:cs="Arial"/>
                <w:b/>
                <w:color w:val="000000"/>
                <w:sz w:val="20"/>
                <w:szCs w:val="20"/>
                <w:lang w:eastAsia="en-AU"/>
              </w:rPr>
              <w:t>Timeframe</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09FCD29B" w14:textId="77777777" w:rsidR="00DA6C80" w:rsidRPr="00B364E1" w:rsidRDefault="00DA6C80" w:rsidP="00DA6C80">
            <w:pPr>
              <w:spacing w:after="0" w:line="240" w:lineRule="auto"/>
              <w:rPr>
                <w:rFonts w:ascii="Arial" w:eastAsia="Times New Roman" w:hAnsi="Arial" w:cs="Arial"/>
                <w:color w:val="000000"/>
                <w:sz w:val="20"/>
                <w:szCs w:val="20"/>
                <w:lang w:eastAsia="en-AU"/>
              </w:rPr>
            </w:pPr>
            <w:r w:rsidRPr="00B364E1">
              <w:rPr>
                <w:rFonts w:ascii="Arial" w:eastAsia="Times New Roman" w:hAnsi="Arial" w:cs="Arial"/>
                <w:color w:val="000000"/>
                <w:sz w:val="20"/>
                <w:szCs w:val="20"/>
                <w:lang w:eastAsia="en-AU"/>
              </w:rPr>
              <w:t>The specific time and material are expected to be delivered in approximately Forty (40) hours per week</w:t>
            </w:r>
          </w:p>
        </w:tc>
      </w:tr>
      <w:tr w:rsidR="00DA6C80" w:rsidRPr="00FC1E35" w14:paraId="748523D2" w14:textId="77777777" w:rsidTr="00DA6C80">
        <w:trPr>
          <w:trHeight w:val="558"/>
        </w:trPr>
        <w:tc>
          <w:tcPr>
            <w:tcW w:w="1129" w:type="dxa"/>
            <w:tcBorders>
              <w:top w:val="single" w:sz="4" w:space="0" w:color="auto"/>
              <w:left w:val="single" w:sz="4" w:space="0" w:color="auto"/>
              <w:bottom w:val="single" w:sz="4" w:space="0" w:color="auto"/>
              <w:right w:val="single" w:sz="4" w:space="0" w:color="auto"/>
            </w:tcBorders>
          </w:tcPr>
          <w:p w14:paraId="7B974D2B" w14:textId="77777777" w:rsidR="00DA6C80" w:rsidRPr="00B364E1" w:rsidRDefault="00DA6C80" w:rsidP="00DA6C80">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5</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785CE2" w14:textId="77777777" w:rsidR="00DA6C80" w:rsidRPr="00B364E1" w:rsidRDefault="00DA6C80" w:rsidP="00DA6C80">
            <w:pPr>
              <w:spacing w:after="0" w:line="240" w:lineRule="auto"/>
              <w:rPr>
                <w:rFonts w:ascii="Arial" w:eastAsia="Times New Roman" w:hAnsi="Arial" w:cs="Arial"/>
                <w:b/>
                <w:color w:val="000000"/>
                <w:sz w:val="20"/>
                <w:szCs w:val="20"/>
                <w:lang w:eastAsia="en-AU"/>
              </w:rPr>
            </w:pPr>
            <w:r w:rsidRPr="00B364E1">
              <w:rPr>
                <w:rFonts w:ascii="Arial" w:eastAsia="Times New Roman" w:hAnsi="Arial" w:cs="Arial"/>
                <w:b/>
                <w:color w:val="000000"/>
                <w:sz w:val="20"/>
                <w:szCs w:val="20"/>
                <w:lang w:eastAsia="en-AU"/>
              </w:rPr>
              <w:t>Location</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02904A75" w14:textId="481BA414" w:rsidR="00DA6C80" w:rsidRPr="00B364E1" w:rsidRDefault="00DA6C80" w:rsidP="00DA6C80">
            <w:pPr>
              <w:spacing w:after="0" w:line="240" w:lineRule="auto"/>
              <w:rPr>
                <w:rFonts w:ascii="Arial" w:eastAsia="Times New Roman" w:hAnsi="Arial" w:cs="Arial"/>
                <w:color w:val="000000"/>
                <w:sz w:val="20"/>
                <w:szCs w:val="20"/>
                <w:lang w:eastAsia="en-AU"/>
              </w:rPr>
            </w:pPr>
            <w:r w:rsidRPr="00B364E1">
              <w:rPr>
                <w:rFonts w:ascii="Arial" w:eastAsia="Times New Roman" w:hAnsi="Arial" w:cs="Arial"/>
                <w:color w:val="000000"/>
                <w:sz w:val="20"/>
                <w:szCs w:val="20"/>
                <w:lang w:eastAsia="en-AU"/>
              </w:rPr>
              <w:t>The Service Provider’s Key Personnel will primarily perform the activities described above at</w:t>
            </w:r>
            <w:r>
              <w:rPr>
                <w:rFonts w:ascii="Arial" w:eastAsia="Times New Roman" w:hAnsi="Arial" w:cs="Arial"/>
                <w:color w:val="000000"/>
                <w:sz w:val="20"/>
                <w:szCs w:val="20"/>
                <w:lang w:eastAsia="en-AU"/>
              </w:rPr>
              <w:t xml:space="preserve"> Defence sites in Canberra, ACT, but may require or allow some remote access and or travel, where required and approved.</w:t>
            </w:r>
          </w:p>
        </w:tc>
      </w:tr>
      <w:tr w:rsidR="00DA6C80" w:rsidRPr="00FC1E35" w14:paraId="46AACADF" w14:textId="77777777" w:rsidTr="00DA6C80">
        <w:trPr>
          <w:trHeight w:val="558"/>
        </w:trPr>
        <w:tc>
          <w:tcPr>
            <w:tcW w:w="1129" w:type="dxa"/>
            <w:tcBorders>
              <w:top w:val="single" w:sz="4" w:space="0" w:color="auto"/>
              <w:left w:val="single" w:sz="4" w:space="0" w:color="auto"/>
              <w:bottom w:val="single" w:sz="4" w:space="0" w:color="auto"/>
              <w:right w:val="single" w:sz="4" w:space="0" w:color="auto"/>
            </w:tcBorders>
          </w:tcPr>
          <w:p w14:paraId="32BC2DC6" w14:textId="77777777" w:rsidR="00DA6C80" w:rsidRPr="00B364E1" w:rsidRDefault="00DA6C80" w:rsidP="00DA6C80">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6</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34C07F" w14:textId="77777777" w:rsidR="00DA6C80" w:rsidRPr="00B364E1" w:rsidRDefault="00DA6C80" w:rsidP="00DA6C80">
            <w:pPr>
              <w:spacing w:after="0" w:line="240" w:lineRule="auto"/>
              <w:rPr>
                <w:rFonts w:ascii="Arial" w:eastAsia="Times New Roman" w:hAnsi="Arial" w:cs="Arial"/>
                <w:b/>
                <w:color w:val="000000"/>
                <w:sz w:val="20"/>
                <w:szCs w:val="20"/>
                <w:lang w:eastAsia="en-AU"/>
              </w:rPr>
            </w:pPr>
            <w:r w:rsidRPr="00B364E1">
              <w:rPr>
                <w:rFonts w:ascii="Arial" w:eastAsia="Times New Roman" w:hAnsi="Arial" w:cs="Arial"/>
                <w:b/>
                <w:color w:val="000000"/>
                <w:sz w:val="20"/>
                <w:szCs w:val="20"/>
                <w:lang w:eastAsia="en-AU"/>
              </w:rPr>
              <w:t>Security Clearance</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1AC9B17D" w14:textId="77777777" w:rsidR="00DA6C80" w:rsidRPr="00B364E1" w:rsidRDefault="00DA6C80" w:rsidP="00DA6C80">
            <w:pPr>
              <w:spacing w:after="0" w:line="240" w:lineRule="auto"/>
              <w:rPr>
                <w:rFonts w:ascii="Arial" w:eastAsia="Times New Roman" w:hAnsi="Arial" w:cs="Arial"/>
                <w:color w:val="000000"/>
                <w:sz w:val="20"/>
                <w:szCs w:val="20"/>
                <w:lang w:eastAsia="en-AU"/>
              </w:rPr>
            </w:pPr>
            <w:r w:rsidRPr="00B364E1">
              <w:rPr>
                <w:rFonts w:ascii="Arial" w:eastAsia="Times New Roman" w:hAnsi="Arial" w:cs="Arial"/>
                <w:color w:val="000000"/>
                <w:sz w:val="20"/>
                <w:szCs w:val="20"/>
                <w:lang w:eastAsia="en-AU"/>
              </w:rPr>
              <w:t>Top Secret, Negative Vetting Level 2 (NV2)</w:t>
            </w:r>
          </w:p>
        </w:tc>
      </w:tr>
    </w:tbl>
    <w:p w14:paraId="43273E5B" w14:textId="77777777" w:rsidR="009E5B32" w:rsidRDefault="009E5B32" w:rsidP="00FF3066">
      <w:pPr>
        <w:pStyle w:val="Style5"/>
        <w:jc w:val="center"/>
        <w:textAlignment w:val="auto"/>
        <w:rPr>
          <w:noProof w:val="0"/>
          <w:sz w:val="30"/>
          <w:lang w:eastAsia="en-AU"/>
        </w:rPr>
      </w:pPr>
    </w:p>
    <w:p w14:paraId="556A7322" w14:textId="77777777" w:rsidR="009E5B32" w:rsidRDefault="009E5B32">
      <w:pPr>
        <w:rPr>
          <w:rFonts w:ascii="Arial Bold" w:eastAsia="Times New Roman" w:hAnsi="Arial Bold" w:cs="Arial"/>
          <w:b/>
          <w:color w:val="D15120"/>
          <w:sz w:val="30"/>
          <w:szCs w:val="26"/>
          <w:lang w:eastAsia="en-AU"/>
        </w:rPr>
      </w:pPr>
      <w:r>
        <w:rPr>
          <w:sz w:val="30"/>
          <w:lang w:eastAsia="en-AU"/>
        </w:rPr>
        <w:br w:type="page"/>
      </w:r>
    </w:p>
    <w:p w14:paraId="7B856F2A" w14:textId="74E732C1" w:rsidR="00FF3066" w:rsidRDefault="00FF3066" w:rsidP="00FF3066">
      <w:pPr>
        <w:pStyle w:val="Style5"/>
        <w:jc w:val="center"/>
        <w:textAlignment w:val="auto"/>
        <w:rPr>
          <w:noProof w:val="0"/>
          <w:sz w:val="30"/>
          <w:lang w:eastAsia="en-AU"/>
        </w:rPr>
      </w:pPr>
      <w:r>
        <w:rPr>
          <w:noProof w:val="0"/>
          <w:sz w:val="30"/>
          <w:lang w:eastAsia="en-AU"/>
        </w:rPr>
        <w:lastRenderedPageBreak/>
        <w:t>Table 5</w:t>
      </w:r>
    </w:p>
    <w:tbl>
      <w:tblPr>
        <w:tblW w:w="15714" w:type="dxa"/>
        <w:tblLook w:val="04A0" w:firstRow="1" w:lastRow="0" w:firstColumn="1" w:lastColumn="0" w:noHBand="0" w:noVBand="1"/>
      </w:tblPr>
      <w:tblGrid>
        <w:gridCol w:w="1129"/>
        <w:gridCol w:w="1843"/>
        <w:gridCol w:w="12742"/>
      </w:tblGrid>
      <w:tr w:rsidR="000C3620" w:rsidRPr="00FC1E35" w14:paraId="3F864EBC" w14:textId="77777777" w:rsidTr="00C66950">
        <w:trPr>
          <w:trHeight w:val="558"/>
        </w:trPr>
        <w:tc>
          <w:tcPr>
            <w:tcW w:w="1129" w:type="dxa"/>
            <w:tcBorders>
              <w:top w:val="single" w:sz="4" w:space="0" w:color="auto"/>
              <w:left w:val="single" w:sz="4" w:space="0" w:color="auto"/>
              <w:bottom w:val="single" w:sz="4" w:space="0" w:color="auto"/>
              <w:right w:val="single" w:sz="4" w:space="0" w:color="auto"/>
            </w:tcBorders>
          </w:tcPr>
          <w:p w14:paraId="3B8C77B8" w14:textId="77777777" w:rsidR="000C3620" w:rsidRPr="00176EC4" w:rsidRDefault="000C3620" w:rsidP="000C3620">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Row Number</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D9958E" w14:textId="77777777" w:rsidR="000C3620" w:rsidRPr="00176EC4" w:rsidRDefault="000C3620" w:rsidP="000C3620">
            <w:pPr>
              <w:spacing w:after="0" w:line="240" w:lineRule="auto"/>
              <w:rPr>
                <w:rFonts w:ascii="Arial" w:eastAsia="Times New Roman" w:hAnsi="Arial" w:cs="Arial"/>
                <w:b/>
                <w:color w:val="000000"/>
                <w:sz w:val="20"/>
                <w:szCs w:val="20"/>
                <w:lang w:eastAsia="en-AU"/>
              </w:rPr>
            </w:pPr>
            <w:r w:rsidRPr="00176EC4">
              <w:rPr>
                <w:rFonts w:ascii="Arial" w:eastAsia="Times New Roman" w:hAnsi="Arial" w:cs="Arial"/>
                <w:b/>
                <w:color w:val="000000"/>
                <w:sz w:val="20"/>
                <w:szCs w:val="20"/>
                <w:lang w:eastAsia="en-AU"/>
              </w:rPr>
              <w:t>Role</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344B158B" w14:textId="61EDF885" w:rsidR="000C3620" w:rsidRPr="00176EC4" w:rsidRDefault="000C3620" w:rsidP="000C3620">
            <w:pPr>
              <w:spacing w:after="0" w:line="240" w:lineRule="auto"/>
              <w:rPr>
                <w:rFonts w:ascii="Arial" w:eastAsia="Times New Roman" w:hAnsi="Arial" w:cs="Arial"/>
                <w:color w:val="000000"/>
                <w:sz w:val="20"/>
                <w:szCs w:val="20"/>
                <w:lang w:eastAsia="en-AU"/>
              </w:rPr>
            </w:pPr>
            <w:r>
              <w:rPr>
                <w:rFonts w:ascii="Arial" w:eastAsia="Times New Roman" w:hAnsi="Arial" w:cs="Arial"/>
                <w:color w:val="000000"/>
                <w:sz w:val="20"/>
                <w:szCs w:val="20"/>
                <w:lang w:eastAsia="en-AU"/>
              </w:rPr>
              <w:t>Project Officer</w:t>
            </w:r>
          </w:p>
        </w:tc>
      </w:tr>
      <w:tr w:rsidR="000C3620" w:rsidRPr="00FC1E35" w14:paraId="779FF2F4" w14:textId="77777777" w:rsidTr="00C66950">
        <w:trPr>
          <w:trHeight w:val="558"/>
        </w:trPr>
        <w:tc>
          <w:tcPr>
            <w:tcW w:w="1129" w:type="dxa"/>
            <w:tcBorders>
              <w:top w:val="single" w:sz="4" w:space="0" w:color="auto"/>
              <w:left w:val="single" w:sz="4" w:space="0" w:color="auto"/>
              <w:bottom w:val="single" w:sz="4" w:space="0" w:color="auto"/>
              <w:right w:val="single" w:sz="4" w:space="0" w:color="auto"/>
            </w:tcBorders>
          </w:tcPr>
          <w:p w14:paraId="1E8768F3" w14:textId="77777777" w:rsidR="000C3620" w:rsidRPr="00176EC4" w:rsidRDefault="000C3620" w:rsidP="000C3620">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1</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D20646" w14:textId="77777777" w:rsidR="000C3620" w:rsidRPr="00176EC4" w:rsidRDefault="000C3620" w:rsidP="000C3620">
            <w:pPr>
              <w:spacing w:after="0" w:line="240" w:lineRule="auto"/>
              <w:rPr>
                <w:rFonts w:ascii="Arial" w:eastAsia="Times New Roman" w:hAnsi="Arial" w:cs="Arial"/>
                <w:b/>
                <w:color w:val="000000"/>
                <w:sz w:val="20"/>
                <w:szCs w:val="20"/>
                <w:lang w:eastAsia="en-AU"/>
              </w:rPr>
            </w:pPr>
            <w:r w:rsidRPr="00176EC4">
              <w:rPr>
                <w:rFonts w:ascii="Arial" w:eastAsia="Times New Roman" w:hAnsi="Arial" w:cs="Arial"/>
                <w:b/>
                <w:color w:val="000000"/>
                <w:sz w:val="20"/>
                <w:szCs w:val="20"/>
                <w:lang w:eastAsia="en-AU"/>
              </w:rPr>
              <w:t>SFIA</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534776A8" w14:textId="731927FB" w:rsidR="000C3620" w:rsidRPr="00176EC4" w:rsidRDefault="000C3620" w:rsidP="000C3620">
            <w:pPr>
              <w:spacing w:after="0" w:line="240" w:lineRule="auto"/>
              <w:rPr>
                <w:rFonts w:ascii="Arial" w:eastAsia="Times New Roman" w:hAnsi="Arial" w:cs="Arial"/>
                <w:color w:val="000000"/>
                <w:sz w:val="20"/>
                <w:szCs w:val="20"/>
                <w:lang w:eastAsia="en-AU"/>
              </w:rPr>
            </w:pPr>
            <w:r>
              <w:rPr>
                <w:rFonts w:ascii="Arial" w:eastAsia="Times New Roman" w:hAnsi="Arial" w:cs="Arial"/>
                <w:color w:val="000000"/>
                <w:sz w:val="20"/>
                <w:szCs w:val="20"/>
                <w:lang w:eastAsia="en-AU"/>
              </w:rPr>
              <w:t>Project Officer</w:t>
            </w:r>
            <w:r w:rsidRPr="00454DDE">
              <w:rPr>
                <w:rFonts w:ascii="Arial" w:eastAsia="Times New Roman" w:hAnsi="Arial" w:cs="Arial"/>
                <w:color w:val="000000"/>
                <w:sz w:val="20"/>
                <w:szCs w:val="20"/>
                <w:lang w:eastAsia="en-AU"/>
              </w:rPr>
              <w:t xml:space="preserve"> (</w:t>
            </w:r>
            <w:r>
              <w:rPr>
                <w:rFonts w:ascii="Arial" w:eastAsia="Times New Roman" w:hAnsi="Arial" w:cs="Arial"/>
                <w:color w:val="000000"/>
                <w:sz w:val="20"/>
                <w:szCs w:val="20"/>
                <w:lang w:eastAsia="en-AU"/>
              </w:rPr>
              <w:t>PROF</w:t>
            </w:r>
            <w:r w:rsidRPr="00454DDE">
              <w:rPr>
                <w:rFonts w:ascii="Arial" w:eastAsia="Times New Roman" w:hAnsi="Arial" w:cs="Arial"/>
                <w:color w:val="000000"/>
                <w:sz w:val="20"/>
                <w:szCs w:val="20"/>
                <w:lang w:eastAsia="en-AU"/>
              </w:rPr>
              <w:t>)</w:t>
            </w:r>
          </w:p>
        </w:tc>
      </w:tr>
      <w:tr w:rsidR="000C3620" w:rsidRPr="00FC1E35" w14:paraId="4CFEDEE9" w14:textId="77777777" w:rsidTr="00C66950">
        <w:trPr>
          <w:trHeight w:val="558"/>
        </w:trPr>
        <w:tc>
          <w:tcPr>
            <w:tcW w:w="1129" w:type="dxa"/>
            <w:tcBorders>
              <w:top w:val="single" w:sz="4" w:space="0" w:color="auto"/>
              <w:left w:val="single" w:sz="4" w:space="0" w:color="auto"/>
              <w:bottom w:val="single" w:sz="4" w:space="0" w:color="auto"/>
              <w:right w:val="single" w:sz="4" w:space="0" w:color="auto"/>
            </w:tcBorders>
          </w:tcPr>
          <w:p w14:paraId="4E38785F" w14:textId="77777777" w:rsidR="000C3620" w:rsidRPr="00176EC4" w:rsidRDefault="000C3620" w:rsidP="000C3620">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2</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6EA68E" w14:textId="77777777" w:rsidR="000C3620" w:rsidRPr="00176EC4" w:rsidRDefault="000C3620" w:rsidP="000C3620">
            <w:pPr>
              <w:spacing w:after="0" w:line="240" w:lineRule="auto"/>
              <w:rPr>
                <w:rFonts w:ascii="Arial" w:eastAsia="Times New Roman" w:hAnsi="Arial" w:cs="Arial"/>
                <w:b/>
                <w:color w:val="000000"/>
                <w:sz w:val="20"/>
                <w:szCs w:val="20"/>
                <w:lang w:eastAsia="en-AU"/>
              </w:rPr>
            </w:pPr>
            <w:r w:rsidRPr="00176EC4">
              <w:rPr>
                <w:rFonts w:ascii="Arial" w:eastAsia="Times New Roman" w:hAnsi="Arial" w:cs="Arial"/>
                <w:b/>
                <w:color w:val="000000"/>
                <w:sz w:val="20"/>
                <w:szCs w:val="20"/>
                <w:lang w:eastAsia="en-AU"/>
              </w:rPr>
              <w:t>Level and No or role/s required</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1AF891D2" w14:textId="236B579E" w:rsidR="000C3620" w:rsidRPr="00176EC4" w:rsidRDefault="000C3620" w:rsidP="000C3620">
            <w:pPr>
              <w:spacing w:after="0" w:line="240" w:lineRule="auto"/>
              <w:rPr>
                <w:rFonts w:ascii="Arial" w:eastAsia="Times New Roman" w:hAnsi="Arial" w:cs="Arial"/>
                <w:color w:val="000000"/>
                <w:sz w:val="20"/>
                <w:szCs w:val="20"/>
                <w:lang w:eastAsia="en-AU"/>
              </w:rPr>
            </w:pPr>
            <w:r>
              <w:rPr>
                <w:rFonts w:ascii="Arial" w:eastAsia="Times New Roman" w:hAnsi="Arial" w:cs="Arial"/>
                <w:b/>
                <w:color w:val="000000"/>
                <w:sz w:val="20"/>
                <w:szCs w:val="20"/>
                <w:lang w:eastAsia="en-AU"/>
              </w:rPr>
              <w:t>Two</w:t>
            </w:r>
            <w:r w:rsidRPr="009C5D49">
              <w:rPr>
                <w:rFonts w:ascii="Arial" w:eastAsia="Times New Roman" w:hAnsi="Arial" w:cs="Arial"/>
                <w:b/>
                <w:color w:val="000000"/>
                <w:sz w:val="20"/>
                <w:szCs w:val="20"/>
                <w:lang w:eastAsia="en-AU"/>
              </w:rPr>
              <w:t xml:space="preserve"> (</w:t>
            </w:r>
            <w:r>
              <w:rPr>
                <w:rFonts w:ascii="Arial" w:eastAsia="Times New Roman" w:hAnsi="Arial" w:cs="Arial"/>
                <w:b/>
                <w:color w:val="000000"/>
                <w:sz w:val="20"/>
                <w:szCs w:val="20"/>
                <w:lang w:eastAsia="en-AU"/>
              </w:rPr>
              <w:t>2</w:t>
            </w:r>
            <w:r w:rsidRPr="009C5D49">
              <w:rPr>
                <w:rFonts w:ascii="Arial" w:eastAsia="Times New Roman" w:hAnsi="Arial" w:cs="Arial"/>
                <w:b/>
                <w:color w:val="000000"/>
                <w:sz w:val="20"/>
                <w:szCs w:val="20"/>
                <w:lang w:eastAsia="en-AU"/>
              </w:rPr>
              <w:t>)</w:t>
            </w:r>
            <w:r w:rsidRPr="009C5D49">
              <w:rPr>
                <w:rFonts w:ascii="Arial" w:eastAsia="Times New Roman" w:hAnsi="Arial" w:cs="Arial"/>
                <w:color w:val="000000"/>
                <w:sz w:val="20"/>
                <w:szCs w:val="20"/>
                <w:lang w:eastAsia="en-AU"/>
              </w:rPr>
              <w:t xml:space="preserve"> </w:t>
            </w:r>
            <w:r>
              <w:rPr>
                <w:rFonts w:ascii="Arial" w:eastAsia="Times New Roman" w:hAnsi="Arial" w:cs="Arial"/>
                <w:color w:val="000000"/>
                <w:sz w:val="20"/>
                <w:szCs w:val="20"/>
                <w:lang w:eastAsia="en-AU"/>
              </w:rPr>
              <w:t xml:space="preserve">PROF </w:t>
            </w:r>
            <w:r w:rsidRPr="009C5D49">
              <w:rPr>
                <w:rFonts w:ascii="Arial" w:eastAsia="Times New Roman" w:hAnsi="Arial" w:cs="Arial"/>
                <w:color w:val="000000"/>
                <w:sz w:val="20"/>
                <w:szCs w:val="20"/>
                <w:lang w:eastAsia="en-AU"/>
              </w:rPr>
              <w:t xml:space="preserve">Level </w:t>
            </w:r>
            <w:r>
              <w:rPr>
                <w:rFonts w:ascii="Arial" w:eastAsia="Times New Roman" w:hAnsi="Arial" w:cs="Arial"/>
                <w:color w:val="000000"/>
                <w:sz w:val="20"/>
                <w:szCs w:val="20"/>
                <w:lang w:eastAsia="en-AU"/>
              </w:rPr>
              <w:t>4</w:t>
            </w:r>
          </w:p>
        </w:tc>
      </w:tr>
      <w:tr w:rsidR="000C3620" w:rsidRPr="00FC1E35" w14:paraId="24AD89BD" w14:textId="77777777" w:rsidTr="00C66950">
        <w:trPr>
          <w:trHeight w:val="558"/>
        </w:trPr>
        <w:tc>
          <w:tcPr>
            <w:tcW w:w="1129" w:type="dxa"/>
            <w:tcBorders>
              <w:top w:val="single" w:sz="4" w:space="0" w:color="auto"/>
              <w:left w:val="single" w:sz="4" w:space="0" w:color="auto"/>
              <w:bottom w:val="single" w:sz="4" w:space="0" w:color="auto"/>
              <w:right w:val="single" w:sz="4" w:space="0" w:color="auto"/>
            </w:tcBorders>
          </w:tcPr>
          <w:p w14:paraId="68BA5E45" w14:textId="77777777" w:rsidR="000C3620" w:rsidRPr="00176EC4" w:rsidRDefault="000C3620" w:rsidP="00C66950">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3</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BF5DCC" w14:textId="77777777" w:rsidR="000C3620" w:rsidRPr="00176EC4" w:rsidRDefault="000C3620" w:rsidP="00C66950">
            <w:pPr>
              <w:spacing w:after="0" w:line="240" w:lineRule="auto"/>
              <w:rPr>
                <w:rFonts w:ascii="Arial" w:eastAsia="Times New Roman" w:hAnsi="Arial" w:cs="Arial"/>
                <w:b/>
                <w:color w:val="000000"/>
                <w:sz w:val="20"/>
                <w:szCs w:val="20"/>
                <w:lang w:eastAsia="en-AU"/>
              </w:rPr>
            </w:pPr>
            <w:r w:rsidRPr="00176EC4">
              <w:rPr>
                <w:rFonts w:ascii="Arial" w:eastAsia="Times New Roman" w:hAnsi="Arial" w:cs="Arial"/>
                <w:b/>
                <w:color w:val="000000"/>
                <w:sz w:val="20"/>
                <w:szCs w:val="20"/>
                <w:lang w:eastAsia="en-AU"/>
              </w:rPr>
              <w:t>Requirement</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51163DB9" w14:textId="77777777" w:rsidR="000C3620" w:rsidRPr="00831255" w:rsidRDefault="000C3620" w:rsidP="000C3620">
            <w:pPr>
              <w:pStyle w:val="NoSpacing"/>
              <w:spacing w:line="256" w:lineRule="auto"/>
              <w:rPr>
                <w:color w:val="000000"/>
                <w:sz w:val="20"/>
              </w:rPr>
            </w:pPr>
            <w:r>
              <w:rPr>
                <w:color w:val="000000"/>
                <w:sz w:val="20"/>
                <w:lang w:eastAsia="en-US"/>
              </w:rPr>
              <w:t xml:space="preserve">The ICT Project </w:t>
            </w:r>
            <w:proofErr w:type="gramStart"/>
            <w:r>
              <w:rPr>
                <w:color w:val="000000"/>
                <w:sz w:val="20"/>
                <w:lang w:eastAsia="en-US"/>
              </w:rPr>
              <w:t>Officer  will</w:t>
            </w:r>
            <w:proofErr w:type="gramEnd"/>
            <w:r>
              <w:rPr>
                <w:color w:val="000000"/>
                <w:sz w:val="20"/>
                <w:lang w:eastAsia="en-US"/>
              </w:rPr>
              <w:t xml:space="preserve"> be responsible for contributing to the strategic direction and operation of CDS’ Log Ingestion Pipeline. They will work directly to the Projects Manager.  The candidate must be able to maintain the project list perform and preform troubleshooting as necessary.</w:t>
            </w:r>
            <w:r>
              <w:t xml:space="preserve"> </w:t>
            </w:r>
            <w:r w:rsidRPr="006375C7">
              <w:rPr>
                <w:color w:val="000000"/>
                <w:sz w:val="20"/>
                <w:lang w:eastAsia="en-US"/>
              </w:rPr>
              <w:t>Their role ensures accountability, supports governance, and bridges the operational gap between planning and execution.</w:t>
            </w:r>
            <w:r>
              <w:rPr>
                <w:color w:val="000000"/>
                <w:sz w:val="20"/>
                <w:lang w:eastAsia="en-US"/>
              </w:rPr>
              <w:t xml:space="preserve">  </w:t>
            </w:r>
            <w:r>
              <w:rPr>
                <w:color w:val="000000"/>
                <w:sz w:val="20"/>
              </w:rPr>
              <w:t xml:space="preserve">The candidate will be required to work </w:t>
            </w:r>
            <w:r w:rsidRPr="00831255">
              <w:rPr>
                <w:color w:val="000000"/>
                <w:sz w:val="20"/>
              </w:rPr>
              <w:t xml:space="preserve">independently or with a small team, actively participating in all project phases. </w:t>
            </w:r>
            <w:r>
              <w:rPr>
                <w:color w:val="000000"/>
                <w:sz w:val="20"/>
              </w:rPr>
              <w:t>They will a</w:t>
            </w:r>
            <w:r w:rsidRPr="00831255">
              <w:rPr>
                <w:color w:val="000000"/>
                <w:sz w:val="20"/>
              </w:rPr>
              <w:t>ppl</w:t>
            </w:r>
            <w:r>
              <w:rPr>
                <w:color w:val="000000"/>
                <w:sz w:val="20"/>
              </w:rPr>
              <w:t>y</w:t>
            </w:r>
            <w:r w:rsidRPr="00831255">
              <w:rPr>
                <w:color w:val="000000"/>
                <w:sz w:val="20"/>
              </w:rPr>
              <w:t xml:space="preserve"> appropriate project management methods and tools. Identifies, assesses and manages risks effectively.</w:t>
            </w:r>
          </w:p>
          <w:p w14:paraId="5D4ACB54" w14:textId="77777777" w:rsidR="000C3620" w:rsidRPr="00831255" w:rsidRDefault="000C3620" w:rsidP="000C3620">
            <w:pPr>
              <w:pStyle w:val="NoSpacing"/>
              <w:spacing w:line="256" w:lineRule="auto"/>
              <w:rPr>
                <w:color w:val="000000"/>
                <w:sz w:val="20"/>
              </w:rPr>
            </w:pPr>
            <w:r w:rsidRPr="00831255">
              <w:rPr>
                <w:color w:val="000000"/>
                <w:sz w:val="20"/>
              </w:rPr>
              <w:t>Prepares realistic project plans ((including scope, schedule, quality, risk and communication plans), ensuring stakeholder involvement and alignment with organisational governance standards.</w:t>
            </w:r>
          </w:p>
          <w:p w14:paraId="3C147AD2" w14:textId="77777777" w:rsidR="000C3620" w:rsidRDefault="000C3620" w:rsidP="000C3620">
            <w:pPr>
              <w:pStyle w:val="NoSpacing"/>
              <w:spacing w:line="256" w:lineRule="auto"/>
              <w:rPr>
                <w:b/>
                <w:color w:val="000000"/>
                <w:sz w:val="20"/>
                <w:lang w:eastAsia="en-US"/>
              </w:rPr>
            </w:pPr>
          </w:p>
          <w:p w14:paraId="19674FA7" w14:textId="27D54713" w:rsidR="000C3620" w:rsidRDefault="000C3620" w:rsidP="000C3620">
            <w:pPr>
              <w:pStyle w:val="NoSpacing"/>
              <w:spacing w:line="256" w:lineRule="auto"/>
              <w:rPr>
                <w:b/>
                <w:color w:val="000000"/>
                <w:sz w:val="20"/>
                <w:lang w:eastAsia="en-US"/>
              </w:rPr>
            </w:pPr>
            <w:r>
              <w:rPr>
                <w:b/>
                <w:color w:val="000000"/>
                <w:sz w:val="20"/>
                <w:lang w:eastAsia="en-US"/>
              </w:rPr>
              <w:t>Skills and Knowledge</w:t>
            </w:r>
          </w:p>
          <w:p w14:paraId="2B676FFE" w14:textId="77777777" w:rsidR="000C3620" w:rsidRPr="00D17B5B" w:rsidRDefault="000C3620" w:rsidP="000C3620">
            <w:pPr>
              <w:numPr>
                <w:ilvl w:val="0"/>
                <w:numId w:val="125"/>
              </w:numPr>
              <w:shd w:val="clear" w:color="auto" w:fill="FFFFFF"/>
              <w:spacing w:after="0" w:line="240" w:lineRule="auto"/>
              <w:textAlignment w:val="baseline"/>
              <w:rPr>
                <w:rFonts w:ascii="Arial" w:hAnsi="Arial" w:cs="Arial"/>
                <w:color w:val="121212"/>
                <w:sz w:val="20"/>
                <w:szCs w:val="20"/>
                <w:lang w:eastAsia="en-AU"/>
              </w:rPr>
            </w:pPr>
            <w:r>
              <w:rPr>
                <w:rFonts w:ascii="Arial" w:hAnsi="Arial" w:cs="Arial"/>
                <w:color w:val="000000"/>
                <w:sz w:val="20"/>
                <w:szCs w:val="20"/>
                <w:bdr w:val="none" w:sz="0" w:space="0" w:color="auto" w:frame="1"/>
                <w:lang w:eastAsia="en-AU"/>
              </w:rPr>
              <w:t>Certificate IV in Project Management Practice highly desirable.</w:t>
            </w:r>
          </w:p>
          <w:p w14:paraId="3A403133" w14:textId="77777777" w:rsidR="000C3620" w:rsidRPr="00D17B5B" w:rsidRDefault="000C3620" w:rsidP="000C3620">
            <w:pPr>
              <w:pStyle w:val="ListParagraph"/>
              <w:numPr>
                <w:ilvl w:val="0"/>
                <w:numId w:val="125"/>
              </w:numPr>
              <w:spacing w:line="240" w:lineRule="auto"/>
              <w:contextualSpacing/>
              <w:rPr>
                <w:color w:val="000000"/>
                <w:sz w:val="20"/>
                <w:lang w:eastAsia="en-US"/>
              </w:rPr>
            </w:pPr>
            <w:r w:rsidRPr="00D17B5B">
              <w:rPr>
                <w:color w:val="000000"/>
                <w:sz w:val="20"/>
                <w:lang w:eastAsia="en-US"/>
              </w:rPr>
              <w:t>Experience working in Department of Defence or other Government agency.</w:t>
            </w:r>
          </w:p>
          <w:p w14:paraId="4BAC47C5" w14:textId="77777777" w:rsidR="000C3620" w:rsidRPr="00D17B5B" w:rsidRDefault="000C3620" w:rsidP="000C3620">
            <w:pPr>
              <w:numPr>
                <w:ilvl w:val="0"/>
                <w:numId w:val="125"/>
              </w:numPr>
              <w:shd w:val="clear" w:color="auto" w:fill="FFFFFF"/>
              <w:spacing w:after="0" w:line="240" w:lineRule="auto"/>
              <w:textAlignment w:val="baseline"/>
              <w:rPr>
                <w:rFonts w:ascii="Arial" w:hAnsi="Arial" w:cs="Arial"/>
                <w:color w:val="121212"/>
                <w:sz w:val="20"/>
                <w:szCs w:val="20"/>
                <w:lang w:eastAsia="en-AU"/>
              </w:rPr>
            </w:pPr>
            <w:r w:rsidRPr="00D17B5B">
              <w:rPr>
                <w:rFonts w:ascii="Arial" w:hAnsi="Arial" w:cs="Arial"/>
                <w:color w:val="000000"/>
                <w:sz w:val="20"/>
                <w:szCs w:val="20"/>
                <w:bdr w:val="none" w:sz="0" w:space="0" w:color="auto" w:frame="1"/>
                <w:lang w:eastAsia="en-AU"/>
              </w:rPr>
              <w:t xml:space="preserve">Project scheduling and planning tools (MS Project, Jira, Confluence) </w:t>
            </w:r>
          </w:p>
          <w:p w14:paraId="2B4A2D08" w14:textId="77777777" w:rsidR="000C3620" w:rsidRPr="00D17B5B" w:rsidRDefault="000C3620" w:rsidP="000C3620">
            <w:pPr>
              <w:numPr>
                <w:ilvl w:val="0"/>
                <w:numId w:val="125"/>
              </w:numPr>
              <w:shd w:val="clear" w:color="auto" w:fill="FFFFFF"/>
              <w:spacing w:after="0" w:line="240" w:lineRule="auto"/>
              <w:textAlignment w:val="baseline"/>
              <w:rPr>
                <w:rFonts w:ascii="Arial" w:hAnsi="Arial" w:cs="Arial"/>
                <w:color w:val="121212"/>
                <w:sz w:val="20"/>
                <w:szCs w:val="20"/>
                <w:lang w:eastAsia="en-AU"/>
              </w:rPr>
            </w:pPr>
            <w:r w:rsidRPr="00D17B5B">
              <w:rPr>
                <w:rFonts w:ascii="Arial" w:hAnsi="Arial" w:cs="Arial"/>
                <w:color w:val="000000"/>
                <w:sz w:val="20"/>
                <w:szCs w:val="20"/>
                <w:bdr w:val="none" w:sz="0" w:space="0" w:color="auto" w:frame="1"/>
                <w:lang w:eastAsia="en-AU"/>
              </w:rPr>
              <w:t>Budgeting and financial tracking.</w:t>
            </w:r>
          </w:p>
          <w:p w14:paraId="57AE44ED" w14:textId="77777777" w:rsidR="000C3620" w:rsidRPr="00D17B5B" w:rsidRDefault="000C3620" w:rsidP="000C3620">
            <w:pPr>
              <w:numPr>
                <w:ilvl w:val="0"/>
                <w:numId w:val="125"/>
              </w:numPr>
              <w:shd w:val="clear" w:color="auto" w:fill="FFFFFF"/>
              <w:spacing w:after="0" w:line="240" w:lineRule="auto"/>
              <w:textAlignment w:val="baseline"/>
              <w:rPr>
                <w:rFonts w:ascii="Arial" w:hAnsi="Arial" w:cs="Arial"/>
                <w:color w:val="121212"/>
                <w:sz w:val="20"/>
                <w:szCs w:val="20"/>
                <w:lang w:eastAsia="en-AU"/>
              </w:rPr>
            </w:pPr>
            <w:r w:rsidRPr="00D17B5B">
              <w:rPr>
                <w:rFonts w:ascii="Arial" w:hAnsi="Arial" w:cs="Arial"/>
                <w:color w:val="000000"/>
                <w:sz w:val="20"/>
                <w:szCs w:val="20"/>
                <w:bdr w:val="none" w:sz="0" w:space="0" w:color="auto" w:frame="1"/>
                <w:lang w:eastAsia="en-AU"/>
              </w:rPr>
              <w:t>Report writing and presentation development.</w:t>
            </w:r>
          </w:p>
          <w:p w14:paraId="53971AB4" w14:textId="77777777" w:rsidR="000C3620" w:rsidRPr="00D17B5B" w:rsidRDefault="000C3620" w:rsidP="000C3620">
            <w:pPr>
              <w:numPr>
                <w:ilvl w:val="0"/>
                <w:numId w:val="125"/>
              </w:numPr>
              <w:shd w:val="clear" w:color="auto" w:fill="FFFFFF"/>
              <w:spacing w:after="0" w:line="240" w:lineRule="auto"/>
              <w:textAlignment w:val="baseline"/>
              <w:rPr>
                <w:rFonts w:ascii="Arial" w:hAnsi="Arial" w:cs="Arial"/>
                <w:color w:val="121212"/>
                <w:sz w:val="20"/>
                <w:szCs w:val="20"/>
                <w:lang w:eastAsia="en-AU"/>
              </w:rPr>
            </w:pPr>
            <w:r w:rsidRPr="00D17B5B">
              <w:rPr>
                <w:rFonts w:ascii="Arial" w:hAnsi="Arial" w:cs="Arial"/>
                <w:color w:val="000000"/>
                <w:sz w:val="20"/>
                <w:szCs w:val="20"/>
                <w:bdr w:val="none" w:sz="0" w:space="0" w:color="auto" w:frame="1"/>
                <w:lang w:eastAsia="en-AU"/>
              </w:rPr>
              <w:t>Data analysis and KPI measurement.</w:t>
            </w:r>
          </w:p>
          <w:p w14:paraId="66E846BA" w14:textId="77777777" w:rsidR="000C3620" w:rsidRPr="00D17B5B" w:rsidRDefault="000C3620" w:rsidP="000C3620">
            <w:pPr>
              <w:numPr>
                <w:ilvl w:val="0"/>
                <w:numId w:val="125"/>
              </w:numPr>
              <w:shd w:val="clear" w:color="auto" w:fill="FFFFFF"/>
              <w:spacing w:after="0" w:line="240" w:lineRule="auto"/>
              <w:textAlignment w:val="baseline"/>
              <w:rPr>
                <w:rFonts w:ascii="Arial" w:hAnsi="Arial" w:cs="Arial"/>
                <w:color w:val="121212"/>
                <w:sz w:val="20"/>
                <w:szCs w:val="20"/>
                <w:lang w:eastAsia="en-AU"/>
              </w:rPr>
            </w:pPr>
            <w:r w:rsidRPr="00D17B5B">
              <w:rPr>
                <w:rFonts w:ascii="Arial" w:hAnsi="Arial" w:cs="Arial"/>
                <w:color w:val="000000"/>
                <w:sz w:val="20"/>
                <w:szCs w:val="20"/>
                <w:bdr w:val="none" w:sz="0" w:space="0" w:color="auto" w:frame="1"/>
                <w:lang w:eastAsia="en-AU"/>
              </w:rPr>
              <w:t>Knowledge of project methodologies (Agile, Waterfall, or Hybrid).</w:t>
            </w:r>
          </w:p>
          <w:p w14:paraId="77EE3784" w14:textId="77777777" w:rsidR="000C3620" w:rsidRPr="00D17B5B" w:rsidRDefault="000C3620" w:rsidP="000C3620">
            <w:pPr>
              <w:numPr>
                <w:ilvl w:val="0"/>
                <w:numId w:val="125"/>
              </w:numPr>
              <w:shd w:val="clear" w:color="auto" w:fill="FFFFFF"/>
              <w:spacing w:after="0" w:line="240" w:lineRule="auto"/>
              <w:textAlignment w:val="baseline"/>
              <w:rPr>
                <w:rFonts w:ascii="Arial" w:hAnsi="Arial" w:cs="Arial"/>
                <w:color w:val="121212"/>
                <w:sz w:val="20"/>
                <w:szCs w:val="20"/>
                <w:lang w:eastAsia="en-AU"/>
              </w:rPr>
            </w:pPr>
            <w:r w:rsidRPr="00D17B5B">
              <w:rPr>
                <w:rFonts w:ascii="Arial" w:hAnsi="Arial" w:cs="Arial"/>
                <w:color w:val="000000"/>
                <w:sz w:val="20"/>
                <w:szCs w:val="20"/>
                <w:bdr w:val="none" w:sz="0" w:space="0" w:color="auto" w:frame="1"/>
                <w:lang w:eastAsia="en-AU"/>
              </w:rPr>
              <w:t>Communication and stakeholder engagement.</w:t>
            </w:r>
          </w:p>
          <w:p w14:paraId="08D4BD04" w14:textId="77777777" w:rsidR="000C3620" w:rsidRPr="00D17B5B" w:rsidRDefault="000C3620" w:rsidP="000C3620">
            <w:pPr>
              <w:numPr>
                <w:ilvl w:val="0"/>
                <w:numId w:val="125"/>
              </w:numPr>
              <w:shd w:val="clear" w:color="auto" w:fill="FFFFFF"/>
              <w:spacing w:after="0" w:line="240" w:lineRule="auto"/>
              <w:textAlignment w:val="baseline"/>
              <w:rPr>
                <w:rFonts w:ascii="Arial" w:hAnsi="Arial" w:cs="Arial"/>
                <w:color w:val="121212"/>
                <w:sz w:val="20"/>
                <w:szCs w:val="20"/>
                <w:lang w:eastAsia="en-AU"/>
              </w:rPr>
            </w:pPr>
            <w:proofErr w:type="gramStart"/>
            <w:r w:rsidRPr="00D17B5B">
              <w:rPr>
                <w:rFonts w:ascii="Arial" w:hAnsi="Arial" w:cs="Arial"/>
                <w:color w:val="000000"/>
                <w:sz w:val="20"/>
                <w:szCs w:val="20"/>
                <w:bdr w:val="none" w:sz="0" w:space="0" w:color="auto" w:frame="1"/>
                <w:lang w:eastAsia="en-AU"/>
              </w:rPr>
              <w:t>Problem-solving</w:t>
            </w:r>
            <w:proofErr w:type="gramEnd"/>
            <w:r w:rsidRPr="00D17B5B">
              <w:rPr>
                <w:rFonts w:ascii="Arial" w:hAnsi="Arial" w:cs="Arial"/>
                <w:color w:val="000000"/>
                <w:sz w:val="20"/>
                <w:szCs w:val="20"/>
                <w:bdr w:val="none" w:sz="0" w:space="0" w:color="auto" w:frame="1"/>
                <w:lang w:eastAsia="en-AU"/>
              </w:rPr>
              <w:t xml:space="preserve"> and adaptability.</w:t>
            </w:r>
          </w:p>
          <w:p w14:paraId="6463F1E1" w14:textId="77777777" w:rsidR="000C3620" w:rsidRPr="00D17B5B" w:rsidRDefault="000C3620" w:rsidP="000C3620">
            <w:pPr>
              <w:numPr>
                <w:ilvl w:val="0"/>
                <w:numId w:val="125"/>
              </w:numPr>
              <w:shd w:val="clear" w:color="auto" w:fill="FFFFFF"/>
              <w:spacing w:after="0" w:line="240" w:lineRule="auto"/>
              <w:textAlignment w:val="baseline"/>
              <w:rPr>
                <w:rFonts w:ascii="Arial" w:hAnsi="Arial" w:cs="Arial"/>
                <w:color w:val="121212"/>
                <w:sz w:val="20"/>
                <w:szCs w:val="20"/>
                <w:lang w:eastAsia="en-AU"/>
              </w:rPr>
            </w:pPr>
            <w:r w:rsidRPr="00D17B5B">
              <w:rPr>
                <w:rFonts w:ascii="Arial" w:hAnsi="Arial" w:cs="Arial"/>
                <w:color w:val="000000"/>
                <w:sz w:val="20"/>
                <w:szCs w:val="20"/>
                <w:bdr w:val="none" w:sz="0" w:space="0" w:color="auto" w:frame="1"/>
                <w:lang w:eastAsia="en-AU"/>
              </w:rPr>
              <w:t>Time management and prioritization.</w:t>
            </w:r>
          </w:p>
          <w:p w14:paraId="6943441D" w14:textId="77777777" w:rsidR="000C3620" w:rsidRPr="00D17B5B" w:rsidRDefault="000C3620" w:rsidP="000C3620">
            <w:pPr>
              <w:numPr>
                <w:ilvl w:val="0"/>
                <w:numId w:val="125"/>
              </w:numPr>
              <w:shd w:val="clear" w:color="auto" w:fill="FFFFFF"/>
              <w:spacing w:after="0" w:line="240" w:lineRule="auto"/>
              <w:textAlignment w:val="baseline"/>
              <w:rPr>
                <w:rFonts w:ascii="Arial" w:hAnsi="Arial" w:cs="Arial"/>
                <w:color w:val="121212"/>
                <w:sz w:val="20"/>
                <w:szCs w:val="20"/>
                <w:lang w:eastAsia="en-AU"/>
              </w:rPr>
            </w:pPr>
            <w:r w:rsidRPr="00D17B5B">
              <w:rPr>
                <w:rFonts w:ascii="Arial" w:hAnsi="Arial" w:cs="Arial"/>
                <w:color w:val="000000"/>
                <w:sz w:val="20"/>
                <w:szCs w:val="20"/>
                <w:bdr w:val="none" w:sz="0" w:space="0" w:color="auto" w:frame="1"/>
                <w:lang w:eastAsia="en-AU"/>
              </w:rPr>
              <w:t>Leadership support and conflict resolution.</w:t>
            </w:r>
          </w:p>
          <w:p w14:paraId="549904A5" w14:textId="77777777" w:rsidR="000C3620" w:rsidRPr="008D3374" w:rsidRDefault="000C3620" w:rsidP="000C3620">
            <w:pPr>
              <w:numPr>
                <w:ilvl w:val="0"/>
                <w:numId w:val="125"/>
              </w:numPr>
              <w:shd w:val="clear" w:color="auto" w:fill="FFFFFF"/>
              <w:spacing w:after="0" w:line="240" w:lineRule="auto"/>
              <w:textAlignment w:val="baseline"/>
              <w:rPr>
                <w:rFonts w:ascii="Arial" w:hAnsi="Arial" w:cs="Arial"/>
                <w:color w:val="121212"/>
                <w:sz w:val="20"/>
                <w:szCs w:val="20"/>
                <w:lang w:eastAsia="en-AU"/>
              </w:rPr>
            </w:pPr>
            <w:r w:rsidRPr="00D17B5B">
              <w:rPr>
                <w:rFonts w:ascii="Arial" w:hAnsi="Arial" w:cs="Arial"/>
                <w:color w:val="000000"/>
                <w:sz w:val="20"/>
                <w:szCs w:val="20"/>
                <w:bdr w:val="none" w:sz="0" w:space="0" w:color="auto" w:frame="1"/>
                <w:lang w:eastAsia="en-AU"/>
              </w:rPr>
              <w:t>Attention to detail and documentation accuracy.</w:t>
            </w:r>
          </w:p>
          <w:p w14:paraId="5CC86B51" w14:textId="77777777" w:rsidR="000C3620" w:rsidRDefault="000C3620" w:rsidP="000C3620">
            <w:pPr>
              <w:pStyle w:val="ListParagraph"/>
              <w:spacing w:line="240" w:lineRule="auto"/>
              <w:ind w:left="0"/>
              <w:contextualSpacing/>
              <w:rPr>
                <w:b/>
                <w:color w:val="000000"/>
                <w:sz w:val="20"/>
                <w:lang w:eastAsia="en-US"/>
              </w:rPr>
            </w:pPr>
          </w:p>
          <w:p w14:paraId="0D540E4D" w14:textId="78B898BC" w:rsidR="000C3620" w:rsidRDefault="000C3620" w:rsidP="000C3620">
            <w:pPr>
              <w:pStyle w:val="ListParagraph"/>
              <w:spacing w:line="240" w:lineRule="auto"/>
              <w:ind w:left="0"/>
              <w:contextualSpacing/>
              <w:rPr>
                <w:b/>
                <w:color w:val="000000"/>
                <w:sz w:val="20"/>
                <w:lang w:eastAsia="en-US"/>
              </w:rPr>
            </w:pPr>
            <w:r>
              <w:rPr>
                <w:b/>
                <w:color w:val="000000"/>
                <w:sz w:val="20"/>
                <w:lang w:eastAsia="en-US"/>
              </w:rPr>
              <w:t>Major Responsibilities:</w:t>
            </w:r>
          </w:p>
          <w:p w14:paraId="6CB56A13" w14:textId="77777777" w:rsidR="000C3620" w:rsidRPr="00D17B5B" w:rsidRDefault="000C3620" w:rsidP="000C3620">
            <w:pPr>
              <w:pStyle w:val="ListParagraph"/>
              <w:numPr>
                <w:ilvl w:val="0"/>
                <w:numId w:val="125"/>
              </w:numPr>
              <w:rPr>
                <w:rFonts w:eastAsiaTheme="minorHAnsi"/>
                <w:color w:val="121212"/>
                <w:sz w:val="20"/>
              </w:rPr>
            </w:pPr>
            <w:r w:rsidRPr="00D17B5B">
              <w:rPr>
                <w:rFonts w:eastAsiaTheme="minorHAnsi"/>
                <w:color w:val="121212"/>
                <w:sz w:val="20"/>
              </w:rPr>
              <w:t xml:space="preserve">Focuses on managing projects that introduce, change, or retire IT services. </w:t>
            </w:r>
          </w:p>
          <w:p w14:paraId="06B34D66" w14:textId="77777777" w:rsidR="000C3620" w:rsidRPr="00D17B5B" w:rsidRDefault="000C3620" w:rsidP="000C3620">
            <w:pPr>
              <w:pStyle w:val="ListParagraph"/>
              <w:numPr>
                <w:ilvl w:val="0"/>
                <w:numId w:val="125"/>
              </w:numPr>
              <w:rPr>
                <w:rFonts w:eastAsiaTheme="minorHAnsi"/>
                <w:color w:val="121212"/>
                <w:sz w:val="20"/>
              </w:rPr>
            </w:pPr>
            <w:r w:rsidRPr="00D17B5B">
              <w:rPr>
                <w:rFonts w:eastAsiaTheme="minorHAnsi"/>
                <w:color w:val="121212"/>
                <w:sz w:val="20"/>
              </w:rPr>
              <w:t>Bridge the gap between project delivery (outputs) and operational value (outcomes), ensuring that new services are integrated smoothly into Business as Usual (BAU) with minimal risk</w:t>
            </w:r>
          </w:p>
          <w:p w14:paraId="27ACE426" w14:textId="77777777" w:rsidR="000C3620" w:rsidRPr="00D17B5B" w:rsidRDefault="000C3620" w:rsidP="000C3620">
            <w:pPr>
              <w:numPr>
                <w:ilvl w:val="0"/>
                <w:numId w:val="125"/>
              </w:numPr>
              <w:shd w:val="clear" w:color="auto" w:fill="FFFFFF"/>
              <w:spacing w:after="0" w:line="240" w:lineRule="auto"/>
              <w:textAlignment w:val="baseline"/>
              <w:rPr>
                <w:rFonts w:ascii="Arial" w:hAnsi="Arial" w:cs="Arial"/>
                <w:color w:val="121212"/>
                <w:sz w:val="20"/>
                <w:szCs w:val="20"/>
                <w:lang w:eastAsia="en-AU"/>
              </w:rPr>
            </w:pPr>
            <w:r w:rsidRPr="00D17B5B">
              <w:rPr>
                <w:rFonts w:ascii="Arial" w:hAnsi="Arial" w:cs="Arial"/>
                <w:color w:val="121212"/>
                <w:sz w:val="20"/>
                <w:szCs w:val="20"/>
                <w:lang w:eastAsia="en-AU"/>
              </w:rPr>
              <w:t>Tracks activities against the project schedule, managing stakeholder involvement as appropriate. Monitors costs, times, quality and resources used. Takes action where these exceed agreed tolerances.</w:t>
            </w:r>
          </w:p>
          <w:p w14:paraId="2EB95215" w14:textId="77777777" w:rsidR="000C3620" w:rsidRPr="00D17B5B" w:rsidRDefault="000C3620" w:rsidP="000C3620">
            <w:pPr>
              <w:numPr>
                <w:ilvl w:val="0"/>
                <w:numId w:val="125"/>
              </w:numPr>
              <w:shd w:val="clear" w:color="auto" w:fill="FFFFFF"/>
              <w:spacing w:after="0" w:line="240" w:lineRule="auto"/>
              <w:textAlignment w:val="baseline"/>
              <w:rPr>
                <w:rFonts w:ascii="Arial" w:hAnsi="Arial" w:cs="Arial"/>
                <w:color w:val="121212"/>
                <w:sz w:val="20"/>
                <w:szCs w:val="20"/>
                <w:lang w:eastAsia="en-AU"/>
              </w:rPr>
            </w:pPr>
            <w:r w:rsidRPr="00D17B5B">
              <w:rPr>
                <w:rFonts w:ascii="Arial" w:hAnsi="Arial" w:cs="Arial"/>
                <w:color w:val="121212"/>
                <w:sz w:val="20"/>
                <w:szCs w:val="20"/>
                <w:lang w:eastAsia="en-AU"/>
              </w:rPr>
              <w:t xml:space="preserve">Communicates regularly with stakeholders, ensuring project deliverables meet agreed standards, budgets and timelines. </w:t>
            </w:r>
          </w:p>
          <w:p w14:paraId="168EC606" w14:textId="77777777" w:rsidR="000C3620" w:rsidRPr="00D17B5B" w:rsidRDefault="000C3620" w:rsidP="000C3620">
            <w:pPr>
              <w:numPr>
                <w:ilvl w:val="0"/>
                <w:numId w:val="125"/>
              </w:numPr>
              <w:shd w:val="clear" w:color="auto" w:fill="FFFFFF"/>
              <w:spacing w:after="0" w:line="240" w:lineRule="auto"/>
              <w:textAlignment w:val="baseline"/>
              <w:rPr>
                <w:rFonts w:ascii="Arial" w:hAnsi="Arial" w:cs="Arial"/>
                <w:color w:val="121212"/>
                <w:sz w:val="20"/>
                <w:szCs w:val="20"/>
                <w:lang w:eastAsia="en-AU"/>
              </w:rPr>
            </w:pPr>
            <w:r w:rsidRPr="00D17B5B">
              <w:rPr>
                <w:rFonts w:ascii="Arial" w:hAnsi="Arial" w:cs="Arial"/>
                <w:color w:val="121212"/>
                <w:sz w:val="20"/>
                <w:szCs w:val="20"/>
                <w:lang w:eastAsia="en-AU"/>
              </w:rPr>
              <w:lastRenderedPageBreak/>
              <w:t>Ensures project and product quality reviews occur on schedule and according to procedure.</w:t>
            </w:r>
            <w:r w:rsidRPr="00D17B5B">
              <w:rPr>
                <w:sz w:val="20"/>
                <w:szCs w:val="20"/>
              </w:rPr>
              <w:t xml:space="preserve"> </w:t>
            </w:r>
            <w:r w:rsidRPr="00D17B5B">
              <w:rPr>
                <w:rFonts w:ascii="Arial" w:hAnsi="Arial" w:cs="Arial"/>
                <w:color w:val="121212"/>
                <w:sz w:val="20"/>
                <w:szCs w:val="20"/>
                <w:lang w:eastAsia="en-AU"/>
              </w:rPr>
              <w:t>Develop and maintain SOPs and Working Instructions for workflows across Defence networks and DCSE.</w:t>
            </w:r>
          </w:p>
          <w:p w14:paraId="7E4F9836" w14:textId="77777777" w:rsidR="000C3620" w:rsidRPr="00D17B5B" w:rsidRDefault="000C3620" w:rsidP="000C3620">
            <w:pPr>
              <w:numPr>
                <w:ilvl w:val="0"/>
                <w:numId w:val="125"/>
              </w:numPr>
              <w:shd w:val="clear" w:color="auto" w:fill="FFFFFF"/>
              <w:spacing w:after="0" w:line="240" w:lineRule="auto"/>
              <w:textAlignment w:val="baseline"/>
              <w:rPr>
                <w:rFonts w:ascii="Arial" w:hAnsi="Arial" w:cs="Arial"/>
                <w:color w:val="121212"/>
                <w:sz w:val="20"/>
                <w:szCs w:val="20"/>
                <w:lang w:eastAsia="en-AU"/>
              </w:rPr>
            </w:pPr>
            <w:r w:rsidRPr="00D17B5B">
              <w:rPr>
                <w:rFonts w:ascii="Arial" w:hAnsi="Arial" w:cs="Arial"/>
                <w:color w:val="121212"/>
                <w:sz w:val="20"/>
                <w:szCs w:val="20"/>
                <w:lang w:eastAsia="en-AU"/>
              </w:rPr>
              <w:t>Create Project Management Plans and associated documentation.</w:t>
            </w:r>
          </w:p>
          <w:p w14:paraId="4E8F4D1F" w14:textId="77777777" w:rsidR="000C3620" w:rsidRPr="00D17B5B" w:rsidRDefault="000C3620" w:rsidP="000C3620">
            <w:pPr>
              <w:numPr>
                <w:ilvl w:val="0"/>
                <w:numId w:val="125"/>
              </w:numPr>
              <w:shd w:val="clear" w:color="auto" w:fill="FFFFFF"/>
              <w:spacing w:after="0" w:line="240" w:lineRule="auto"/>
              <w:textAlignment w:val="baseline"/>
              <w:rPr>
                <w:rFonts w:ascii="Arial" w:hAnsi="Arial" w:cs="Arial"/>
                <w:color w:val="121212"/>
                <w:sz w:val="20"/>
                <w:szCs w:val="20"/>
                <w:lang w:eastAsia="en-AU"/>
              </w:rPr>
            </w:pPr>
            <w:r w:rsidRPr="00D17B5B">
              <w:rPr>
                <w:rFonts w:ascii="Arial" w:hAnsi="Arial" w:cs="Arial"/>
                <w:color w:val="121212"/>
                <w:sz w:val="20"/>
                <w:szCs w:val="20"/>
                <w:lang w:eastAsia="en-AU"/>
              </w:rPr>
              <w:t>Conduct continuous improvement assessments and capture lessons learned.</w:t>
            </w:r>
          </w:p>
          <w:p w14:paraId="6A8E81B0" w14:textId="77777777" w:rsidR="000C3620" w:rsidRPr="00D17B5B" w:rsidRDefault="000C3620" w:rsidP="000C3620">
            <w:pPr>
              <w:numPr>
                <w:ilvl w:val="0"/>
                <w:numId w:val="125"/>
              </w:numPr>
              <w:shd w:val="clear" w:color="auto" w:fill="FFFFFF"/>
              <w:spacing w:after="0" w:line="240" w:lineRule="auto"/>
              <w:textAlignment w:val="baseline"/>
              <w:rPr>
                <w:rFonts w:ascii="Arial" w:hAnsi="Arial" w:cs="Arial"/>
                <w:color w:val="121212"/>
                <w:sz w:val="20"/>
                <w:szCs w:val="20"/>
                <w:lang w:eastAsia="en-AU"/>
              </w:rPr>
            </w:pPr>
            <w:r w:rsidRPr="00D17B5B">
              <w:rPr>
                <w:rFonts w:ascii="Arial" w:hAnsi="Arial" w:cs="Arial"/>
                <w:color w:val="121212"/>
                <w:sz w:val="20"/>
                <w:szCs w:val="20"/>
                <w:lang w:eastAsia="en-AU"/>
              </w:rPr>
              <w:t>Develop Work Packages for capabilities and ensure resource allocation.</w:t>
            </w:r>
          </w:p>
          <w:p w14:paraId="78123E8F" w14:textId="77777777" w:rsidR="000C3620" w:rsidRPr="00D17B5B" w:rsidRDefault="000C3620" w:rsidP="000C3620">
            <w:pPr>
              <w:numPr>
                <w:ilvl w:val="0"/>
                <w:numId w:val="125"/>
              </w:numPr>
              <w:shd w:val="clear" w:color="auto" w:fill="FFFFFF"/>
              <w:spacing w:after="0" w:line="240" w:lineRule="auto"/>
              <w:textAlignment w:val="baseline"/>
              <w:rPr>
                <w:rFonts w:ascii="Arial" w:hAnsi="Arial" w:cs="Arial"/>
                <w:color w:val="121212"/>
                <w:sz w:val="20"/>
                <w:szCs w:val="20"/>
                <w:lang w:eastAsia="en-AU"/>
              </w:rPr>
            </w:pPr>
            <w:r w:rsidRPr="00D17B5B">
              <w:rPr>
                <w:rFonts w:ascii="Arial" w:hAnsi="Arial" w:cs="Arial"/>
                <w:color w:val="121212"/>
                <w:sz w:val="20"/>
                <w:szCs w:val="20"/>
                <w:lang w:eastAsia="en-AU"/>
              </w:rPr>
              <w:t xml:space="preserve">Engage with greater CDS team to understand pain points, </w:t>
            </w:r>
            <w:proofErr w:type="gramStart"/>
            <w:r w:rsidRPr="00D17B5B">
              <w:rPr>
                <w:rFonts w:ascii="Arial" w:hAnsi="Arial" w:cs="Arial"/>
                <w:color w:val="121212"/>
                <w:sz w:val="20"/>
                <w:szCs w:val="20"/>
                <w:lang w:eastAsia="en-AU"/>
              </w:rPr>
              <w:t>conduct assessments of</w:t>
            </w:r>
            <w:proofErr w:type="gramEnd"/>
            <w:r w:rsidRPr="00D17B5B">
              <w:rPr>
                <w:rFonts w:ascii="Arial" w:hAnsi="Arial" w:cs="Arial"/>
                <w:color w:val="121212"/>
                <w:sz w:val="20"/>
                <w:szCs w:val="20"/>
                <w:lang w:eastAsia="en-AU"/>
              </w:rPr>
              <w:t xml:space="preserve"> available solutions, design and implement solutions. (Existing examples: New Jira project within CNDP for New Capability Requests, or introduce data quality assessments of ticket information to reduce stakeholder engagement from technical SMEs)</w:t>
            </w:r>
          </w:p>
          <w:p w14:paraId="6EF6FD4A" w14:textId="77777777" w:rsidR="000C3620" w:rsidRPr="00D17B5B" w:rsidRDefault="000C3620" w:rsidP="000C3620">
            <w:pPr>
              <w:numPr>
                <w:ilvl w:val="0"/>
                <w:numId w:val="125"/>
              </w:numPr>
              <w:shd w:val="clear" w:color="auto" w:fill="FFFFFF"/>
              <w:spacing w:after="0" w:line="240" w:lineRule="auto"/>
              <w:textAlignment w:val="baseline"/>
              <w:rPr>
                <w:rFonts w:ascii="Arial" w:hAnsi="Arial" w:cs="Arial"/>
                <w:color w:val="121212"/>
                <w:sz w:val="20"/>
                <w:szCs w:val="20"/>
                <w:lang w:eastAsia="en-AU"/>
              </w:rPr>
            </w:pPr>
            <w:r w:rsidRPr="00D17B5B">
              <w:rPr>
                <w:rFonts w:ascii="Arial" w:hAnsi="Arial" w:cs="Arial"/>
                <w:color w:val="121212"/>
                <w:sz w:val="20"/>
                <w:szCs w:val="20"/>
                <w:lang w:eastAsia="en-AU"/>
              </w:rPr>
              <w:t>Manage Jira roadmaps for scheduling and tracking deliverables.</w:t>
            </w:r>
          </w:p>
          <w:p w14:paraId="145FFE24" w14:textId="77777777" w:rsidR="000C3620" w:rsidRPr="00D17B5B" w:rsidRDefault="000C3620" w:rsidP="000C3620">
            <w:pPr>
              <w:numPr>
                <w:ilvl w:val="0"/>
                <w:numId w:val="125"/>
              </w:numPr>
              <w:shd w:val="clear" w:color="auto" w:fill="FFFFFF"/>
              <w:spacing w:after="0" w:line="240" w:lineRule="auto"/>
              <w:textAlignment w:val="baseline"/>
              <w:rPr>
                <w:rFonts w:ascii="Arial" w:hAnsi="Arial" w:cs="Arial"/>
                <w:color w:val="121212"/>
                <w:sz w:val="20"/>
                <w:szCs w:val="20"/>
                <w:lang w:eastAsia="en-AU"/>
              </w:rPr>
            </w:pPr>
            <w:r w:rsidRPr="00D17B5B">
              <w:rPr>
                <w:rFonts w:ascii="Arial" w:hAnsi="Arial" w:cs="Arial"/>
                <w:color w:val="121212"/>
                <w:sz w:val="20"/>
                <w:szCs w:val="20"/>
                <w:lang w:eastAsia="en-AU"/>
              </w:rPr>
              <w:t>Attend migration meetings for critical updates.</w:t>
            </w:r>
          </w:p>
          <w:p w14:paraId="41A5611A" w14:textId="77777777" w:rsidR="000C3620" w:rsidRPr="00D17B5B" w:rsidRDefault="000C3620" w:rsidP="000C3620">
            <w:pPr>
              <w:numPr>
                <w:ilvl w:val="0"/>
                <w:numId w:val="125"/>
              </w:numPr>
              <w:shd w:val="clear" w:color="auto" w:fill="FFFFFF"/>
              <w:spacing w:after="0" w:line="240" w:lineRule="auto"/>
              <w:textAlignment w:val="baseline"/>
              <w:rPr>
                <w:rFonts w:ascii="Arial" w:hAnsi="Arial" w:cs="Arial"/>
                <w:color w:val="121212"/>
                <w:sz w:val="20"/>
                <w:szCs w:val="20"/>
                <w:lang w:eastAsia="en-AU"/>
              </w:rPr>
            </w:pPr>
            <w:r w:rsidRPr="00D17B5B">
              <w:rPr>
                <w:rFonts w:ascii="Arial" w:hAnsi="Arial" w:cs="Arial"/>
                <w:color w:val="121212"/>
                <w:sz w:val="20"/>
                <w:szCs w:val="20"/>
                <w:lang w:eastAsia="en-AU"/>
              </w:rPr>
              <w:t>Communicate risks and dependencies to Project Manager.</w:t>
            </w:r>
          </w:p>
          <w:p w14:paraId="6EC6B0A5" w14:textId="77777777" w:rsidR="000C3620" w:rsidRPr="00D17B5B" w:rsidRDefault="000C3620" w:rsidP="000C3620">
            <w:pPr>
              <w:numPr>
                <w:ilvl w:val="0"/>
                <w:numId w:val="125"/>
              </w:numPr>
              <w:shd w:val="clear" w:color="auto" w:fill="FFFFFF"/>
              <w:spacing w:after="0" w:line="240" w:lineRule="auto"/>
              <w:textAlignment w:val="baseline"/>
              <w:rPr>
                <w:rFonts w:ascii="Arial" w:hAnsi="Arial" w:cs="Arial"/>
                <w:color w:val="121212"/>
                <w:sz w:val="20"/>
                <w:szCs w:val="20"/>
                <w:lang w:eastAsia="en-AU"/>
              </w:rPr>
            </w:pPr>
            <w:r w:rsidRPr="00D17B5B">
              <w:rPr>
                <w:rFonts w:ascii="Arial" w:hAnsi="Arial" w:cs="Arial"/>
                <w:color w:val="121212"/>
                <w:sz w:val="20"/>
                <w:szCs w:val="20"/>
                <w:lang w:eastAsia="en-AU"/>
              </w:rPr>
              <w:t>Manage Jira roadmaps for scheduling and tracking deliverables.</w:t>
            </w:r>
          </w:p>
          <w:p w14:paraId="06B8555F" w14:textId="77777777" w:rsidR="000C3620" w:rsidRPr="00D17B5B" w:rsidRDefault="000C3620" w:rsidP="000C3620">
            <w:pPr>
              <w:numPr>
                <w:ilvl w:val="0"/>
                <w:numId w:val="125"/>
              </w:numPr>
              <w:shd w:val="clear" w:color="auto" w:fill="FFFFFF"/>
              <w:spacing w:after="0" w:line="240" w:lineRule="auto"/>
              <w:textAlignment w:val="baseline"/>
              <w:rPr>
                <w:rFonts w:ascii="Arial" w:hAnsi="Arial" w:cs="Arial"/>
                <w:color w:val="121212"/>
                <w:sz w:val="20"/>
                <w:szCs w:val="20"/>
                <w:lang w:eastAsia="en-AU"/>
              </w:rPr>
            </w:pPr>
            <w:r w:rsidRPr="00D17B5B">
              <w:rPr>
                <w:rFonts w:ascii="Arial" w:hAnsi="Arial" w:cs="Arial"/>
                <w:color w:val="121212"/>
                <w:sz w:val="20"/>
                <w:szCs w:val="20"/>
                <w:lang w:eastAsia="en-AU"/>
              </w:rPr>
              <w:t>Attend working group meetings and represent CDS.</w:t>
            </w:r>
          </w:p>
          <w:p w14:paraId="3DABF7AB" w14:textId="77777777" w:rsidR="000C3620" w:rsidRDefault="000C3620" w:rsidP="000C3620">
            <w:pPr>
              <w:pStyle w:val="ListParagraph"/>
              <w:spacing w:line="240" w:lineRule="auto"/>
              <w:ind w:left="0"/>
              <w:contextualSpacing/>
              <w:rPr>
                <w:b/>
                <w:color w:val="000000"/>
                <w:sz w:val="20"/>
                <w:lang w:eastAsia="en-US"/>
              </w:rPr>
            </w:pPr>
            <w:r>
              <w:rPr>
                <w:b/>
                <w:color w:val="000000"/>
                <w:sz w:val="20"/>
                <w:lang w:eastAsia="en-US"/>
              </w:rPr>
              <w:tab/>
            </w:r>
          </w:p>
          <w:p w14:paraId="09491FAF" w14:textId="77777777" w:rsidR="000C3620" w:rsidRDefault="000C3620" w:rsidP="000C3620">
            <w:pPr>
              <w:spacing w:after="0" w:line="240" w:lineRule="auto"/>
              <w:contextualSpacing/>
              <w:jc w:val="both"/>
              <w:rPr>
                <w:b/>
                <w:color w:val="000000"/>
                <w:sz w:val="20"/>
              </w:rPr>
            </w:pPr>
            <w:r w:rsidRPr="006375C7">
              <w:rPr>
                <w:rFonts w:ascii="Arial" w:eastAsia="Times New Roman" w:hAnsi="Arial" w:cs="Arial"/>
                <w:b/>
                <w:color w:val="000000"/>
                <w:sz w:val="20"/>
                <w:szCs w:val="20"/>
              </w:rPr>
              <w:t>Secondary</w:t>
            </w:r>
            <w:r>
              <w:rPr>
                <w:b/>
                <w:color w:val="000000"/>
                <w:sz w:val="20"/>
              </w:rPr>
              <w:t xml:space="preserve"> Responsibilities:</w:t>
            </w:r>
          </w:p>
          <w:p w14:paraId="555137C4" w14:textId="77777777" w:rsidR="000C3620" w:rsidRPr="00D17B5B" w:rsidRDefault="000C3620" w:rsidP="000C3620">
            <w:pPr>
              <w:pStyle w:val="ListParagraph"/>
              <w:numPr>
                <w:ilvl w:val="0"/>
                <w:numId w:val="125"/>
              </w:numPr>
              <w:rPr>
                <w:rFonts w:eastAsiaTheme="minorHAnsi"/>
                <w:color w:val="121212"/>
                <w:sz w:val="20"/>
              </w:rPr>
            </w:pPr>
            <w:r w:rsidRPr="00D17B5B">
              <w:rPr>
                <w:rFonts w:eastAsiaTheme="minorHAnsi"/>
                <w:color w:val="121212"/>
                <w:sz w:val="20"/>
              </w:rPr>
              <w:t>All CDS Above-the-Line contractors may be tasked with assisting other CDS functional areas where the member’s skills and knowledge are relevant, and does not create a priority against core duties</w:t>
            </w:r>
            <w:r w:rsidRPr="00D17B5B" w:rsidDel="00BF22F6">
              <w:rPr>
                <w:rFonts w:eastAsiaTheme="minorHAnsi"/>
                <w:color w:val="121212"/>
                <w:sz w:val="20"/>
              </w:rPr>
              <w:t xml:space="preserve"> </w:t>
            </w:r>
          </w:p>
          <w:p w14:paraId="0D7D8D97" w14:textId="77777777" w:rsidR="000C3620" w:rsidRPr="009C5D49" w:rsidRDefault="000C3620" w:rsidP="00C66950">
            <w:pPr>
              <w:spacing w:line="240" w:lineRule="auto"/>
              <w:contextualSpacing/>
              <w:rPr>
                <w:color w:val="000000"/>
                <w:sz w:val="20"/>
              </w:rPr>
            </w:pPr>
          </w:p>
        </w:tc>
      </w:tr>
      <w:tr w:rsidR="000C3620" w:rsidRPr="00FC1E35" w14:paraId="74D98261" w14:textId="77777777" w:rsidTr="00C66950">
        <w:trPr>
          <w:trHeight w:val="558"/>
        </w:trPr>
        <w:tc>
          <w:tcPr>
            <w:tcW w:w="1129" w:type="dxa"/>
            <w:tcBorders>
              <w:top w:val="single" w:sz="4" w:space="0" w:color="auto"/>
              <w:left w:val="single" w:sz="4" w:space="0" w:color="auto"/>
              <w:bottom w:val="single" w:sz="4" w:space="0" w:color="auto"/>
              <w:right w:val="single" w:sz="4" w:space="0" w:color="auto"/>
            </w:tcBorders>
          </w:tcPr>
          <w:p w14:paraId="3089CDC2" w14:textId="77777777" w:rsidR="000C3620" w:rsidRPr="00B364E1" w:rsidRDefault="000C3620" w:rsidP="00C66950">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4</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A76ADD" w14:textId="77777777" w:rsidR="000C3620" w:rsidRPr="00B364E1" w:rsidRDefault="000C3620" w:rsidP="00C66950">
            <w:pPr>
              <w:spacing w:after="0" w:line="240" w:lineRule="auto"/>
              <w:rPr>
                <w:rFonts w:ascii="Arial" w:eastAsia="Times New Roman" w:hAnsi="Arial" w:cs="Arial"/>
                <w:b/>
                <w:color w:val="000000"/>
                <w:sz w:val="20"/>
                <w:szCs w:val="20"/>
                <w:lang w:eastAsia="en-AU"/>
              </w:rPr>
            </w:pPr>
            <w:r w:rsidRPr="00B364E1">
              <w:rPr>
                <w:rFonts w:ascii="Arial" w:eastAsia="Times New Roman" w:hAnsi="Arial" w:cs="Arial"/>
                <w:b/>
                <w:color w:val="000000"/>
                <w:sz w:val="20"/>
                <w:szCs w:val="20"/>
                <w:lang w:eastAsia="en-AU"/>
              </w:rPr>
              <w:t>Timeframe</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7EBB5C86" w14:textId="77777777" w:rsidR="000C3620" w:rsidRPr="00B364E1" w:rsidRDefault="000C3620" w:rsidP="00C66950">
            <w:pPr>
              <w:spacing w:after="0" w:line="240" w:lineRule="auto"/>
              <w:rPr>
                <w:rFonts w:ascii="Arial" w:eastAsia="Times New Roman" w:hAnsi="Arial" w:cs="Arial"/>
                <w:color w:val="000000"/>
                <w:sz w:val="20"/>
                <w:szCs w:val="20"/>
                <w:lang w:eastAsia="en-AU"/>
              </w:rPr>
            </w:pPr>
            <w:r w:rsidRPr="00B364E1">
              <w:rPr>
                <w:rFonts w:ascii="Arial" w:eastAsia="Times New Roman" w:hAnsi="Arial" w:cs="Arial"/>
                <w:color w:val="000000"/>
                <w:sz w:val="20"/>
                <w:szCs w:val="20"/>
                <w:lang w:eastAsia="en-AU"/>
              </w:rPr>
              <w:t>The specific time and material are expected to be delivered in approximately Forty (40) hours per week</w:t>
            </w:r>
          </w:p>
        </w:tc>
      </w:tr>
      <w:tr w:rsidR="000C3620" w:rsidRPr="00FC1E35" w14:paraId="3C2502AE" w14:textId="77777777" w:rsidTr="00C66950">
        <w:trPr>
          <w:trHeight w:val="558"/>
        </w:trPr>
        <w:tc>
          <w:tcPr>
            <w:tcW w:w="1129" w:type="dxa"/>
            <w:tcBorders>
              <w:top w:val="single" w:sz="4" w:space="0" w:color="auto"/>
              <w:left w:val="single" w:sz="4" w:space="0" w:color="auto"/>
              <w:bottom w:val="single" w:sz="4" w:space="0" w:color="auto"/>
              <w:right w:val="single" w:sz="4" w:space="0" w:color="auto"/>
            </w:tcBorders>
          </w:tcPr>
          <w:p w14:paraId="576BAD43" w14:textId="77777777" w:rsidR="000C3620" w:rsidRPr="00B364E1" w:rsidRDefault="000C3620" w:rsidP="00C66950">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5</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E2BE14" w14:textId="77777777" w:rsidR="000C3620" w:rsidRPr="00B364E1" w:rsidRDefault="000C3620" w:rsidP="00C66950">
            <w:pPr>
              <w:spacing w:after="0" w:line="240" w:lineRule="auto"/>
              <w:rPr>
                <w:rFonts w:ascii="Arial" w:eastAsia="Times New Roman" w:hAnsi="Arial" w:cs="Arial"/>
                <w:b/>
                <w:color w:val="000000"/>
                <w:sz w:val="20"/>
                <w:szCs w:val="20"/>
                <w:lang w:eastAsia="en-AU"/>
              </w:rPr>
            </w:pPr>
            <w:r w:rsidRPr="00B364E1">
              <w:rPr>
                <w:rFonts w:ascii="Arial" w:eastAsia="Times New Roman" w:hAnsi="Arial" w:cs="Arial"/>
                <w:b/>
                <w:color w:val="000000"/>
                <w:sz w:val="20"/>
                <w:szCs w:val="20"/>
                <w:lang w:eastAsia="en-AU"/>
              </w:rPr>
              <w:t>Location</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0DA2DDD6" w14:textId="77777777" w:rsidR="000C3620" w:rsidRPr="00B364E1" w:rsidRDefault="000C3620" w:rsidP="00C66950">
            <w:pPr>
              <w:spacing w:after="0" w:line="240" w:lineRule="auto"/>
              <w:rPr>
                <w:rFonts w:ascii="Arial" w:eastAsia="Times New Roman" w:hAnsi="Arial" w:cs="Arial"/>
                <w:color w:val="000000"/>
                <w:sz w:val="20"/>
                <w:szCs w:val="20"/>
                <w:lang w:eastAsia="en-AU"/>
              </w:rPr>
            </w:pPr>
            <w:r w:rsidRPr="00B364E1">
              <w:rPr>
                <w:rFonts w:ascii="Arial" w:eastAsia="Times New Roman" w:hAnsi="Arial" w:cs="Arial"/>
                <w:color w:val="000000"/>
                <w:sz w:val="20"/>
                <w:szCs w:val="20"/>
                <w:lang w:eastAsia="en-AU"/>
              </w:rPr>
              <w:t>The Service Provider’s Key Personnel will primarily perform the activities described above at</w:t>
            </w:r>
            <w:r>
              <w:rPr>
                <w:rFonts w:ascii="Arial" w:eastAsia="Times New Roman" w:hAnsi="Arial" w:cs="Arial"/>
                <w:color w:val="000000"/>
                <w:sz w:val="20"/>
                <w:szCs w:val="20"/>
                <w:lang w:eastAsia="en-AU"/>
              </w:rPr>
              <w:t xml:space="preserve"> Defence sites in Canberra, ACT, but may require or allow some remote access and or travel, where required and approved.</w:t>
            </w:r>
          </w:p>
        </w:tc>
      </w:tr>
      <w:tr w:rsidR="000C3620" w:rsidRPr="00FC1E35" w14:paraId="498EC376" w14:textId="77777777" w:rsidTr="00C66950">
        <w:trPr>
          <w:trHeight w:val="558"/>
        </w:trPr>
        <w:tc>
          <w:tcPr>
            <w:tcW w:w="1129" w:type="dxa"/>
            <w:tcBorders>
              <w:top w:val="single" w:sz="4" w:space="0" w:color="auto"/>
              <w:left w:val="single" w:sz="4" w:space="0" w:color="auto"/>
              <w:bottom w:val="single" w:sz="4" w:space="0" w:color="auto"/>
              <w:right w:val="single" w:sz="4" w:space="0" w:color="auto"/>
            </w:tcBorders>
          </w:tcPr>
          <w:p w14:paraId="72E49FEE" w14:textId="77777777" w:rsidR="000C3620" w:rsidRPr="00B364E1" w:rsidRDefault="000C3620" w:rsidP="00C66950">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6</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D85BAE" w14:textId="77777777" w:rsidR="000C3620" w:rsidRPr="00B364E1" w:rsidRDefault="000C3620" w:rsidP="00C66950">
            <w:pPr>
              <w:spacing w:after="0" w:line="240" w:lineRule="auto"/>
              <w:rPr>
                <w:rFonts w:ascii="Arial" w:eastAsia="Times New Roman" w:hAnsi="Arial" w:cs="Arial"/>
                <w:b/>
                <w:color w:val="000000"/>
                <w:sz w:val="20"/>
                <w:szCs w:val="20"/>
                <w:lang w:eastAsia="en-AU"/>
              </w:rPr>
            </w:pPr>
            <w:r w:rsidRPr="00B364E1">
              <w:rPr>
                <w:rFonts w:ascii="Arial" w:eastAsia="Times New Roman" w:hAnsi="Arial" w:cs="Arial"/>
                <w:b/>
                <w:color w:val="000000"/>
                <w:sz w:val="20"/>
                <w:szCs w:val="20"/>
                <w:lang w:eastAsia="en-AU"/>
              </w:rPr>
              <w:t>Security Clearance</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5242038B" w14:textId="77777777" w:rsidR="000C3620" w:rsidRPr="00B364E1" w:rsidRDefault="000C3620" w:rsidP="00C66950">
            <w:pPr>
              <w:spacing w:after="0" w:line="240" w:lineRule="auto"/>
              <w:rPr>
                <w:rFonts w:ascii="Arial" w:eastAsia="Times New Roman" w:hAnsi="Arial" w:cs="Arial"/>
                <w:color w:val="000000"/>
                <w:sz w:val="20"/>
                <w:szCs w:val="20"/>
                <w:lang w:eastAsia="en-AU"/>
              </w:rPr>
            </w:pPr>
            <w:r w:rsidRPr="00B364E1">
              <w:rPr>
                <w:rFonts w:ascii="Arial" w:eastAsia="Times New Roman" w:hAnsi="Arial" w:cs="Arial"/>
                <w:color w:val="000000"/>
                <w:sz w:val="20"/>
                <w:szCs w:val="20"/>
                <w:lang w:eastAsia="en-AU"/>
              </w:rPr>
              <w:t>Top Secret, Negative Vetting Level 2 (NV2)</w:t>
            </w:r>
          </w:p>
        </w:tc>
      </w:tr>
    </w:tbl>
    <w:p w14:paraId="7E82A11E" w14:textId="77777777" w:rsidR="00FF3066" w:rsidRDefault="00FF3066" w:rsidP="00FF3066">
      <w:pPr>
        <w:pStyle w:val="Style5"/>
        <w:jc w:val="center"/>
        <w:textAlignment w:val="auto"/>
        <w:rPr>
          <w:noProof w:val="0"/>
          <w:sz w:val="30"/>
          <w:lang w:eastAsia="en-AU"/>
        </w:rPr>
      </w:pPr>
    </w:p>
    <w:p w14:paraId="317D859B" w14:textId="123CFD87" w:rsidR="00FF3066" w:rsidRDefault="00FF3066" w:rsidP="00FF3066">
      <w:pPr>
        <w:pStyle w:val="Style5"/>
        <w:jc w:val="center"/>
        <w:textAlignment w:val="auto"/>
        <w:rPr>
          <w:noProof w:val="0"/>
          <w:sz w:val="30"/>
          <w:lang w:eastAsia="en-AU"/>
        </w:rPr>
      </w:pPr>
      <w:r>
        <w:rPr>
          <w:noProof w:val="0"/>
          <w:sz w:val="30"/>
          <w:lang w:eastAsia="en-AU"/>
        </w:rPr>
        <w:t>Table 6</w:t>
      </w:r>
    </w:p>
    <w:tbl>
      <w:tblPr>
        <w:tblW w:w="15714" w:type="dxa"/>
        <w:tblLook w:val="04A0" w:firstRow="1" w:lastRow="0" w:firstColumn="1" w:lastColumn="0" w:noHBand="0" w:noVBand="1"/>
      </w:tblPr>
      <w:tblGrid>
        <w:gridCol w:w="1129"/>
        <w:gridCol w:w="1843"/>
        <w:gridCol w:w="12742"/>
      </w:tblGrid>
      <w:tr w:rsidR="00FF3066" w:rsidRPr="00FC1E35" w14:paraId="5CAABBFF" w14:textId="77777777" w:rsidTr="00DA6C80">
        <w:trPr>
          <w:trHeight w:val="558"/>
        </w:trPr>
        <w:tc>
          <w:tcPr>
            <w:tcW w:w="1129" w:type="dxa"/>
            <w:tcBorders>
              <w:top w:val="single" w:sz="4" w:space="0" w:color="auto"/>
              <w:left w:val="single" w:sz="4" w:space="0" w:color="auto"/>
              <w:bottom w:val="single" w:sz="4" w:space="0" w:color="auto"/>
              <w:right w:val="single" w:sz="4" w:space="0" w:color="auto"/>
            </w:tcBorders>
          </w:tcPr>
          <w:p w14:paraId="377B5BC8" w14:textId="77777777" w:rsidR="00FF3066" w:rsidRPr="00176EC4" w:rsidRDefault="00FF3066" w:rsidP="00DA6C80">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Row Number</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7CE4A5" w14:textId="77777777" w:rsidR="00FF3066" w:rsidRPr="00176EC4" w:rsidRDefault="00FF3066" w:rsidP="00DA6C80">
            <w:pPr>
              <w:spacing w:after="0" w:line="240" w:lineRule="auto"/>
              <w:rPr>
                <w:rFonts w:ascii="Arial" w:eastAsia="Times New Roman" w:hAnsi="Arial" w:cs="Arial"/>
                <w:b/>
                <w:color w:val="000000"/>
                <w:sz w:val="20"/>
                <w:szCs w:val="20"/>
                <w:lang w:eastAsia="en-AU"/>
              </w:rPr>
            </w:pPr>
            <w:r w:rsidRPr="00176EC4">
              <w:rPr>
                <w:rFonts w:ascii="Arial" w:eastAsia="Times New Roman" w:hAnsi="Arial" w:cs="Arial"/>
                <w:b/>
                <w:color w:val="000000"/>
                <w:sz w:val="20"/>
                <w:szCs w:val="20"/>
                <w:lang w:eastAsia="en-AU"/>
              </w:rPr>
              <w:t>Role</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5C5C5160" w14:textId="77777777" w:rsidR="00FF3066" w:rsidRPr="00176EC4" w:rsidRDefault="00FF3066" w:rsidP="00DA6C80">
            <w:pPr>
              <w:spacing w:after="0" w:line="240" w:lineRule="auto"/>
              <w:rPr>
                <w:rFonts w:ascii="Arial" w:eastAsia="Times New Roman" w:hAnsi="Arial" w:cs="Arial"/>
                <w:color w:val="000000"/>
                <w:sz w:val="20"/>
                <w:szCs w:val="20"/>
                <w:lang w:eastAsia="en-AU"/>
              </w:rPr>
            </w:pPr>
            <w:r>
              <w:rPr>
                <w:rFonts w:ascii="Arial" w:eastAsia="Times New Roman" w:hAnsi="Arial" w:cs="Arial"/>
                <w:color w:val="000000"/>
                <w:sz w:val="20"/>
                <w:szCs w:val="20"/>
                <w:lang w:eastAsia="en-AU"/>
              </w:rPr>
              <w:t>Change Manager</w:t>
            </w:r>
          </w:p>
        </w:tc>
      </w:tr>
      <w:tr w:rsidR="00FF3066" w:rsidRPr="00FC1E35" w14:paraId="7D9EC422" w14:textId="77777777" w:rsidTr="00DA6C80">
        <w:trPr>
          <w:trHeight w:val="558"/>
        </w:trPr>
        <w:tc>
          <w:tcPr>
            <w:tcW w:w="1129" w:type="dxa"/>
            <w:tcBorders>
              <w:top w:val="single" w:sz="4" w:space="0" w:color="auto"/>
              <w:left w:val="single" w:sz="4" w:space="0" w:color="auto"/>
              <w:bottom w:val="single" w:sz="4" w:space="0" w:color="auto"/>
              <w:right w:val="single" w:sz="4" w:space="0" w:color="auto"/>
            </w:tcBorders>
          </w:tcPr>
          <w:p w14:paraId="1CFB0399" w14:textId="77777777" w:rsidR="00FF3066" w:rsidRPr="00176EC4" w:rsidRDefault="00FF3066" w:rsidP="00DA6C80">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1</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C5D5E1" w14:textId="77777777" w:rsidR="00FF3066" w:rsidRPr="00176EC4" w:rsidRDefault="00FF3066" w:rsidP="00DA6C80">
            <w:pPr>
              <w:spacing w:after="0" w:line="240" w:lineRule="auto"/>
              <w:rPr>
                <w:rFonts w:ascii="Arial" w:eastAsia="Times New Roman" w:hAnsi="Arial" w:cs="Arial"/>
                <w:b/>
                <w:color w:val="000000"/>
                <w:sz w:val="20"/>
                <w:szCs w:val="20"/>
                <w:lang w:eastAsia="en-AU"/>
              </w:rPr>
            </w:pPr>
            <w:r w:rsidRPr="00176EC4">
              <w:rPr>
                <w:rFonts w:ascii="Arial" w:eastAsia="Times New Roman" w:hAnsi="Arial" w:cs="Arial"/>
                <w:b/>
                <w:color w:val="000000"/>
                <w:sz w:val="20"/>
                <w:szCs w:val="20"/>
                <w:lang w:eastAsia="en-AU"/>
              </w:rPr>
              <w:t>SFIA</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14AAF5A7" w14:textId="77777777" w:rsidR="00FF3066" w:rsidRPr="00176EC4" w:rsidRDefault="00FF3066" w:rsidP="00DA6C80">
            <w:pPr>
              <w:spacing w:after="0" w:line="240" w:lineRule="auto"/>
              <w:rPr>
                <w:rFonts w:ascii="Arial" w:eastAsia="Times New Roman" w:hAnsi="Arial" w:cs="Arial"/>
                <w:color w:val="000000"/>
                <w:sz w:val="20"/>
                <w:szCs w:val="20"/>
                <w:lang w:eastAsia="en-AU"/>
              </w:rPr>
            </w:pPr>
            <w:r>
              <w:rPr>
                <w:rFonts w:ascii="Arial" w:eastAsia="Times New Roman" w:hAnsi="Arial" w:cs="Arial"/>
                <w:color w:val="000000"/>
                <w:sz w:val="20"/>
                <w:szCs w:val="20"/>
                <w:lang w:eastAsia="en-AU"/>
              </w:rPr>
              <w:t>Change</w:t>
            </w:r>
            <w:r w:rsidRPr="009C5D49">
              <w:rPr>
                <w:rFonts w:ascii="Arial" w:eastAsia="Times New Roman" w:hAnsi="Arial" w:cs="Arial"/>
                <w:color w:val="000000"/>
                <w:sz w:val="20"/>
                <w:szCs w:val="20"/>
                <w:lang w:eastAsia="en-AU"/>
              </w:rPr>
              <w:t xml:space="preserve"> Manager</w:t>
            </w:r>
            <w:r w:rsidRPr="00454DDE">
              <w:rPr>
                <w:rFonts w:ascii="Arial" w:eastAsia="Times New Roman" w:hAnsi="Arial" w:cs="Arial"/>
                <w:color w:val="000000"/>
                <w:sz w:val="20"/>
                <w:szCs w:val="20"/>
                <w:lang w:eastAsia="en-AU"/>
              </w:rPr>
              <w:t xml:space="preserve"> (</w:t>
            </w:r>
            <w:r>
              <w:rPr>
                <w:rFonts w:ascii="Arial" w:eastAsia="Times New Roman" w:hAnsi="Arial" w:cs="Arial"/>
                <w:color w:val="000000"/>
                <w:sz w:val="20"/>
                <w:szCs w:val="20"/>
                <w:lang w:eastAsia="en-AU"/>
              </w:rPr>
              <w:t>CH</w:t>
            </w:r>
            <w:r w:rsidRPr="009C5D49">
              <w:rPr>
                <w:rFonts w:ascii="Arial" w:eastAsia="Times New Roman" w:hAnsi="Arial" w:cs="Arial"/>
                <w:color w:val="000000"/>
                <w:sz w:val="20"/>
                <w:szCs w:val="20"/>
                <w:lang w:eastAsia="en-AU"/>
              </w:rPr>
              <w:t>MG</w:t>
            </w:r>
            <w:r w:rsidRPr="00454DDE">
              <w:rPr>
                <w:rFonts w:ascii="Arial" w:eastAsia="Times New Roman" w:hAnsi="Arial" w:cs="Arial"/>
                <w:color w:val="000000"/>
                <w:sz w:val="20"/>
                <w:szCs w:val="20"/>
                <w:lang w:eastAsia="en-AU"/>
              </w:rPr>
              <w:t>)</w:t>
            </w:r>
          </w:p>
        </w:tc>
      </w:tr>
      <w:tr w:rsidR="00FF3066" w:rsidRPr="00FC1E35" w14:paraId="7348C2F6" w14:textId="77777777" w:rsidTr="00DA6C80">
        <w:trPr>
          <w:trHeight w:val="558"/>
        </w:trPr>
        <w:tc>
          <w:tcPr>
            <w:tcW w:w="1129" w:type="dxa"/>
            <w:tcBorders>
              <w:top w:val="single" w:sz="4" w:space="0" w:color="auto"/>
              <w:left w:val="single" w:sz="4" w:space="0" w:color="auto"/>
              <w:bottom w:val="single" w:sz="4" w:space="0" w:color="auto"/>
              <w:right w:val="single" w:sz="4" w:space="0" w:color="auto"/>
            </w:tcBorders>
          </w:tcPr>
          <w:p w14:paraId="4ED73C98" w14:textId="77777777" w:rsidR="00FF3066" w:rsidRPr="00176EC4" w:rsidRDefault="00FF3066" w:rsidP="00DA6C80">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2</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3C70F5" w14:textId="77777777" w:rsidR="00FF3066" w:rsidRPr="00176EC4" w:rsidRDefault="00FF3066" w:rsidP="00DA6C80">
            <w:pPr>
              <w:spacing w:after="0" w:line="240" w:lineRule="auto"/>
              <w:rPr>
                <w:rFonts w:ascii="Arial" w:eastAsia="Times New Roman" w:hAnsi="Arial" w:cs="Arial"/>
                <w:b/>
                <w:color w:val="000000"/>
                <w:sz w:val="20"/>
                <w:szCs w:val="20"/>
                <w:lang w:eastAsia="en-AU"/>
              </w:rPr>
            </w:pPr>
            <w:r w:rsidRPr="00176EC4">
              <w:rPr>
                <w:rFonts w:ascii="Arial" w:eastAsia="Times New Roman" w:hAnsi="Arial" w:cs="Arial"/>
                <w:b/>
                <w:color w:val="000000"/>
                <w:sz w:val="20"/>
                <w:szCs w:val="20"/>
                <w:lang w:eastAsia="en-AU"/>
              </w:rPr>
              <w:t>Level and No or role/s required</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53C62365" w14:textId="77777777" w:rsidR="00FF3066" w:rsidRPr="00176EC4" w:rsidRDefault="00FF3066" w:rsidP="00DA6C80">
            <w:pPr>
              <w:spacing w:after="0" w:line="240" w:lineRule="auto"/>
              <w:rPr>
                <w:rFonts w:ascii="Arial" w:eastAsia="Times New Roman" w:hAnsi="Arial" w:cs="Arial"/>
                <w:color w:val="000000"/>
                <w:sz w:val="20"/>
                <w:szCs w:val="20"/>
                <w:lang w:eastAsia="en-AU"/>
              </w:rPr>
            </w:pPr>
            <w:r w:rsidRPr="009C5D49">
              <w:rPr>
                <w:rFonts w:ascii="Arial" w:eastAsia="Times New Roman" w:hAnsi="Arial" w:cs="Arial"/>
                <w:b/>
                <w:color w:val="000000"/>
                <w:sz w:val="20"/>
                <w:szCs w:val="20"/>
                <w:lang w:eastAsia="en-AU"/>
              </w:rPr>
              <w:t>One (1)</w:t>
            </w:r>
            <w:r w:rsidRPr="009C5D49">
              <w:rPr>
                <w:rFonts w:ascii="Arial" w:eastAsia="Times New Roman" w:hAnsi="Arial" w:cs="Arial"/>
                <w:color w:val="000000"/>
                <w:sz w:val="20"/>
                <w:szCs w:val="20"/>
                <w:lang w:eastAsia="en-AU"/>
              </w:rPr>
              <w:t xml:space="preserve"> </w:t>
            </w:r>
            <w:r>
              <w:rPr>
                <w:rFonts w:ascii="Arial" w:eastAsia="Times New Roman" w:hAnsi="Arial" w:cs="Arial"/>
                <w:color w:val="000000"/>
                <w:sz w:val="20"/>
                <w:szCs w:val="20"/>
                <w:lang w:eastAsia="en-AU"/>
              </w:rPr>
              <w:t>CHMG</w:t>
            </w:r>
            <w:r w:rsidRPr="009C5D49">
              <w:rPr>
                <w:rFonts w:ascii="Arial" w:eastAsia="Times New Roman" w:hAnsi="Arial" w:cs="Arial"/>
                <w:color w:val="000000"/>
                <w:sz w:val="20"/>
                <w:szCs w:val="20"/>
                <w:lang w:eastAsia="en-AU"/>
              </w:rPr>
              <w:t xml:space="preserve"> Level 3</w:t>
            </w:r>
          </w:p>
        </w:tc>
      </w:tr>
      <w:tr w:rsidR="00C66950" w:rsidRPr="00FC1E35" w14:paraId="2BE9AB18" w14:textId="77777777" w:rsidTr="00DA6C80">
        <w:trPr>
          <w:trHeight w:val="558"/>
        </w:trPr>
        <w:tc>
          <w:tcPr>
            <w:tcW w:w="1129" w:type="dxa"/>
            <w:tcBorders>
              <w:top w:val="single" w:sz="4" w:space="0" w:color="auto"/>
              <w:left w:val="single" w:sz="4" w:space="0" w:color="auto"/>
              <w:bottom w:val="single" w:sz="4" w:space="0" w:color="auto"/>
              <w:right w:val="single" w:sz="4" w:space="0" w:color="auto"/>
            </w:tcBorders>
          </w:tcPr>
          <w:p w14:paraId="496C5F70" w14:textId="77777777" w:rsidR="00C66950" w:rsidRPr="00176EC4" w:rsidRDefault="00C66950" w:rsidP="00C66950">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lastRenderedPageBreak/>
              <w:t>3</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962021" w14:textId="77777777" w:rsidR="00C66950" w:rsidRPr="007C07BC" w:rsidRDefault="00C66950" w:rsidP="00C66950">
            <w:pPr>
              <w:spacing w:after="0" w:line="240" w:lineRule="auto"/>
              <w:rPr>
                <w:rFonts w:ascii="Arial" w:eastAsia="Times New Roman" w:hAnsi="Arial" w:cs="Arial"/>
                <w:b/>
                <w:color w:val="000000"/>
                <w:sz w:val="20"/>
                <w:szCs w:val="20"/>
                <w:lang w:eastAsia="en-AU"/>
              </w:rPr>
            </w:pPr>
            <w:r w:rsidRPr="007C07BC">
              <w:rPr>
                <w:rFonts w:ascii="Arial" w:eastAsia="Times New Roman" w:hAnsi="Arial" w:cs="Arial"/>
                <w:b/>
                <w:color w:val="000000"/>
                <w:sz w:val="20"/>
                <w:szCs w:val="20"/>
                <w:lang w:eastAsia="en-AU"/>
              </w:rPr>
              <w:t>Requirement</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48EF7995" w14:textId="1B863278" w:rsidR="00C66950" w:rsidRPr="007C07BC" w:rsidRDefault="00C66950" w:rsidP="00C66950">
            <w:pPr>
              <w:pStyle w:val="NoSpacing"/>
              <w:spacing w:line="256" w:lineRule="auto"/>
              <w:rPr>
                <w:color w:val="000000"/>
                <w:sz w:val="20"/>
                <w:lang w:eastAsia="en-US"/>
              </w:rPr>
            </w:pPr>
            <w:r w:rsidRPr="007C07BC">
              <w:rPr>
                <w:color w:val="000000"/>
                <w:sz w:val="20"/>
                <w:lang w:eastAsia="en-US"/>
              </w:rPr>
              <w:t>The Change Manager will be responsible for managing Changes, Incidents and Problems</w:t>
            </w:r>
            <w:r>
              <w:rPr>
                <w:color w:val="000000"/>
                <w:sz w:val="20"/>
                <w:lang w:eastAsia="en-US"/>
              </w:rPr>
              <w:t xml:space="preserve"> and </w:t>
            </w:r>
            <w:r w:rsidR="007C07BC">
              <w:rPr>
                <w:color w:val="000000"/>
                <w:sz w:val="20"/>
                <w:lang w:eastAsia="en-US"/>
              </w:rPr>
              <w:t xml:space="preserve">managing associated procedures and </w:t>
            </w:r>
            <w:r w:rsidRPr="007C07BC">
              <w:rPr>
                <w:color w:val="000000"/>
                <w:sz w:val="20"/>
                <w:lang w:eastAsia="en-US"/>
              </w:rPr>
              <w:t xml:space="preserve">processes across Cyber Defence Systems. </w:t>
            </w:r>
          </w:p>
          <w:p w14:paraId="26181DDE" w14:textId="77777777" w:rsidR="00C66950" w:rsidRPr="007C07BC" w:rsidRDefault="00C66950" w:rsidP="00C66950">
            <w:pPr>
              <w:pStyle w:val="NoSpacing"/>
              <w:spacing w:line="256" w:lineRule="auto"/>
              <w:rPr>
                <w:color w:val="000000"/>
                <w:sz w:val="20"/>
                <w:lang w:eastAsia="en-US"/>
              </w:rPr>
            </w:pPr>
          </w:p>
          <w:p w14:paraId="063E828D" w14:textId="77777777" w:rsidR="00C66950" w:rsidRPr="007C07BC" w:rsidRDefault="00C66950" w:rsidP="00C66950">
            <w:pPr>
              <w:pStyle w:val="NoSpacing"/>
              <w:spacing w:line="256" w:lineRule="auto"/>
              <w:rPr>
                <w:b/>
                <w:color w:val="000000"/>
                <w:sz w:val="20"/>
                <w:lang w:eastAsia="en-US"/>
              </w:rPr>
            </w:pPr>
            <w:r w:rsidRPr="007C07BC">
              <w:rPr>
                <w:b/>
                <w:color w:val="000000"/>
                <w:sz w:val="20"/>
                <w:lang w:eastAsia="en-US"/>
              </w:rPr>
              <w:t>Skills and Knowledge</w:t>
            </w:r>
          </w:p>
          <w:p w14:paraId="272317D7" w14:textId="77777777" w:rsidR="00C66950" w:rsidRPr="007C07BC" w:rsidRDefault="00C66950" w:rsidP="00C66950">
            <w:pPr>
              <w:pStyle w:val="ListParagraph"/>
              <w:numPr>
                <w:ilvl w:val="0"/>
                <w:numId w:val="125"/>
              </w:numPr>
              <w:spacing w:line="240" w:lineRule="auto"/>
              <w:contextualSpacing/>
              <w:rPr>
                <w:color w:val="000000"/>
                <w:sz w:val="20"/>
                <w:lang w:eastAsia="en-US"/>
              </w:rPr>
            </w:pPr>
            <w:r w:rsidRPr="007C07BC">
              <w:rPr>
                <w:color w:val="000000"/>
                <w:sz w:val="20"/>
                <w:lang w:eastAsia="en-US"/>
              </w:rPr>
              <w:t>Minimum 3 Years’ experience as a Change (and Release) Manager within a complex environment is required</w:t>
            </w:r>
          </w:p>
          <w:p w14:paraId="08566AED" w14:textId="77777777" w:rsidR="00C66950" w:rsidRPr="007C07BC" w:rsidRDefault="00C66950" w:rsidP="00C66950">
            <w:pPr>
              <w:pStyle w:val="ListParagraph"/>
              <w:numPr>
                <w:ilvl w:val="0"/>
                <w:numId w:val="125"/>
              </w:numPr>
              <w:spacing w:line="240" w:lineRule="auto"/>
              <w:contextualSpacing/>
              <w:rPr>
                <w:color w:val="000000"/>
                <w:sz w:val="20"/>
                <w:lang w:eastAsia="en-US"/>
              </w:rPr>
            </w:pPr>
            <w:r w:rsidRPr="007C07BC">
              <w:rPr>
                <w:color w:val="000000"/>
                <w:sz w:val="20"/>
                <w:lang w:eastAsia="en-US"/>
              </w:rPr>
              <w:t>Minimum 3 Years’ experience in Incident, Request, Problem Management  within a complex environment experience is required</w:t>
            </w:r>
          </w:p>
          <w:p w14:paraId="7650B513" w14:textId="77777777" w:rsidR="00C66950" w:rsidRPr="007C07BC" w:rsidRDefault="00C66950" w:rsidP="00C66950">
            <w:pPr>
              <w:pStyle w:val="ListParagraph"/>
              <w:numPr>
                <w:ilvl w:val="0"/>
                <w:numId w:val="125"/>
              </w:numPr>
              <w:spacing w:line="240" w:lineRule="auto"/>
              <w:contextualSpacing/>
              <w:rPr>
                <w:color w:val="000000"/>
                <w:sz w:val="20"/>
                <w:lang w:eastAsia="en-US"/>
              </w:rPr>
            </w:pPr>
            <w:r w:rsidRPr="007C07BC">
              <w:rPr>
                <w:color w:val="000000"/>
                <w:sz w:val="20"/>
                <w:lang w:eastAsia="en-US"/>
              </w:rPr>
              <w:t xml:space="preserve">Experience within </w:t>
            </w:r>
            <w:proofErr w:type="spellStart"/>
            <w:r w:rsidRPr="007C07BC">
              <w:rPr>
                <w:color w:val="000000"/>
                <w:sz w:val="20"/>
                <w:lang w:eastAsia="en-US"/>
              </w:rPr>
              <w:t>Atlassian</w:t>
            </w:r>
            <w:proofErr w:type="spellEnd"/>
            <w:r w:rsidRPr="007C07BC">
              <w:rPr>
                <w:color w:val="000000"/>
                <w:sz w:val="20"/>
                <w:lang w:eastAsia="en-US"/>
              </w:rPr>
              <w:t xml:space="preserve"> systems such as Jira / Confluence is required.</w:t>
            </w:r>
          </w:p>
          <w:p w14:paraId="113F95D6" w14:textId="77777777" w:rsidR="00C66950" w:rsidRPr="007C07BC" w:rsidRDefault="00C66950" w:rsidP="00C66950">
            <w:pPr>
              <w:pStyle w:val="ListParagraph"/>
              <w:numPr>
                <w:ilvl w:val="0"/>
                <w:numId w:val="125"/>
              </w:numPr>
              <w:spacing w:line="240" w:lineRule="auto"/>
              <w:contextualSpacing/>
              <w:rPr>
                <w:color w:val="000000"/>
                <w:sz w:val="20"/>
                <w:lang w:eastAsia="en-US"/>
              </w:rPr>
            </w:pPr>
            <w:r w:rsidRPr="007C07BC">
              <w:rPr>
                <w:color w:val="000000"/>
                <w:sz w:val="20"/>
                <w:lang w:eastAsia="en-US"/>
              </w:rPr>
              <w:t>Experience with ITIL, SIAM, MADE or other ITSM processes is highly desirable</w:t>
            </w:r>
          </w:p>
          <w:p w14:paraId="4F63F700" w14:textId="77777777" w:rsidR="00C66950" w:rsidRPr="007C07BC" w:rsidRDefault="00C66950" w:rsidP="00C66950">
            <w:pPr>
              <w:pStyle w:val="ListParagraph"/>
              <w:numPr>
                <w:ilvl w:val="0"/>
                <w:numId w:val="125"/>
              </w:numPr>
              <w:spacing w:line="240" w:lineRule="auto"/>
              <w:contextualSpacing/>
              <w:rPr>
                <w:color w:val="000000"/>
                <w:sz w:val="20"/>
                <w:lang w:eastAsia="en-US"/>
              </w:rPr>
            </w:pPr>
            <w:r w:rsidRPr="007C07BC">
              <w:rPr>
                <w:color w:val="000000"/>
                <w:sz w:val="20"/>
                <w:lang w:eastAsia="en-US"/>
              </w:rPr>
              <w:t>Experience working in Department of Defence or other Government agency undertaking a similar role</w:t>
            </w:r>
          </w:p>
          <w:p w14:paraId="4907A70C" w14:textId="77777777" w:rsidR="00C66950" w:rsidRPr="007C07BC" w:rsidRDefault="00C66950" w:rsidP="00C66950">
            <w:pPr>
              <w:pStyle w:val="ListParagraph"/>
              <w:spacing w:line="240" w:lineRule="auto"/>
              <w:rPr>
                <w:color w:val="000000"/>
                <w:sz w:val="20"/>
                <w:lang w:eastAsia="en-US"/>
              </w:rPr>
            </w:pPr>
          </w:p>
          <w:p w14:paraId="45A04E5A" w14:textId="77777777" w:rsidR="00C66950" w:rsidRPr="007C07BC" w:rsidRDefault="00C66950" w:rsidP="00C66950">
            <w:pPr>
              <w:pStyle w:val="ListParagraph"/>
              <w:spacing w:line="240" w:lineRule="auto"/>
              <w:ind w:left="0"/>
              <w:contextualSpacing/>
              <w:rPr>
                <w:b/>
                <w:color w:val="000000"/>
                <w:sz w:val="20"/>
                <w:lang w:eastAsia="en-US"/>
              </w:rPr>
            </w:pPr>
            <w:r w:rsidRPr="007C07BC">
              <w:rPr>
                <w:b/>
                <w:color w:val="000000"/>
                <w:sz w:val="20"/>
                <w:lang w:eastAsia="en-US"/>
              </w:rPr>
              <w:t>Major Responsibilities:</w:t>
            </w:r>
            <w:r w:rsidRPr="007C07BC">
              <w:rPr>
                <w:b/>
                <w:color w:val="000000"/>
                <w:sz w:val="20"/>
                <w:lang w:eastAsia="en-US"/>
              </w:rPr>
              <w:tab/>
            </w:r>
            <w:r w:rsidRPr="007C07BC">
              <w:rPr>
                <w:b/>
                <w:color w:val="000000"/>
                <w:sz w:val="20"/>
                <w:lang w:eastAsia="en-US"/>
              </w:rPr>
              <w:tab/>
            </w:r>
          </w:p>
          <w:p w14:paraId="31EAA81D" w14:textId="77777777" w:rsidR="00C66950" w:rsidRPr="007C07BC" w:rsidRDefault="00C66950" w:rsidP="00C66950">
            <w:pPr>
              <w:pStyle w:val="ListParagraph"/>
              <w:numPr>
                <w:ilvl w:val="0"/>
                <w:numId w:val="125"/>
              </w:numPr>
              <w:spacing w:line="240" w:lineRule="auto"/>
              <w:contextualSpacing/>
              <w:rPr>
                <w:color w:val="000000"/>
                <w:sz w:val="20"/>
                <w:lang w:eastAsia="en-US"/>
              </w:rPr>
            </w:pPr>
            <w:r w:rsidRPr="007C07BC">
              <w:rPr>
                <w:color w:val="000000"/>
                <w:sz w:val="20"/>
                <w:lang w:eastAsia="en-US"/>
              </w:rPr>
              <w:t>Improving and reviewing change requests.</w:t>
            </w:r>
          </w:p>
          <w:p w14:paraId="12403D13" w14:textId="77777777" w:rsidR="00C66950" w:rsidRPr="007C07BC" w:rsidRDefault="00C66950" w:rsidP="00C66950">
            <w:pPr>
              <w:pStyle w:val="ListParagraph"/>
              <w:numPr>
                <w:ilvl w:val="0"/>
                <w:numId w:val="125"/>
              </w:numPr>
              <w:spacing w:line="240" w:lineRule="auto"/>
              <w:contextualSpacing/>
              <w:rPr>
                <w:color w:val="000000"/>
                <w:sz w:val="20"/>
                <w:lang w:eastAsia="en-US"/>
              </w:rPr>
            </w:pPr>
            <w:r w:rsidRPr="007C07BC">
              <w:rPr>
                <w:color w:val="000000"/>
                <w:sz w:val="20"/>
                <w:lang w:eastAsia="en-US"/>
              </w:rPr>
              <w:t>Co-ordinates changes of all status’ through the relevant process’</w:t>
            </w:r>
          </w:p>
          <w:p w14:paraId="4573C1E4" w14:textId="77777777" w:rsidR="00C66950" w:rsidRPr="007C07BC" w:rsidRDefault="00C66950" w:rsidP="00C66950">
            <w:pPr>
              <w:pStyle w:val="ListParagraph"/>
              <w:numPr>
                <w:ilvl w:val="0"/>
                <w:numId w:val="125"/>
              </w:numPr>
              <w:spacing w:line="240" w:lineRule="auto"/>
              <w:contextualSpacing/>
              <w:rPr>
                <w:color w:val="000000"/>
                <w:sz w:val="20"/>
                <w:lang w:eastAsia="en-US"/>
              </w:rPr>
            </w:pPr>
            <w:r w:rsidRPr="007C07BC">
              <w:rPr>
                <w:color w:val="000000"/>
                <w:sz w:val="20"/>
                <w:lang w:eastAsia="en-US"/>
              </w:rPr>
              <w:t>Working with system and business owners providing guidance process management and participation.</w:t>
            </w:r>
          </w:p>
          <w:p w14:paraId="04E22651" w14:textId="77777777" w:rsidR="00C66950" w:rsidRPr="007C07BC" w:rsidRDefault="00C66950" w:rsidP="00C66950">
            <w:pPr>
              <w:pStyle w:val="ListParagraph"/>
              <w:numPr>
                <w:ilvl w:val="0"/>
                <w:numId w:val="125"/>
              </w:numPr>
              <w:spacing w:line="240" w:lineRule="auto"/>
              <w:contextualSpacing/>
              <w:rPr>
                <w:color w:val="000000"/>
                <w:sz w:val="20"/>
                <w:lang w:eastAsia="en-US"/>
              </w:rPr>
            </w:pPr>
            <w:r w:rsidRPr="007C07BC">
              <w:rPr>
                <w:color w:val="000000"/>
                <w:sz w:val="20"/>
                <w:lang w:eastAsia="en-US"/>
              </w:rPr>
              <w:t>Collaborating with internal and external stakeholders managing and guiding all ITSM process’</w:t>
            </w:r>
          </w:p>
          <w:p w14:paraId="72E4A6C6" w14:textId="77777777" w:rsidR="00C66950" w:rsidRPr="007C07BC" w:rsidRDefault="00C66950" w:rsidP="00C66950">
            <w:pPr>
              <w:pStyle w:val="ListParagraph"/>
              <w:numPr>
                <w:ilvl w:val="0"/>
                <w:numId w:val="125"/>
              </w:numPr>
              <w:spacing w:line="240" w:lineRule="auto"/>
              <w:contextualSpacing/>
              <w:rPr>
                <w:color w:val="000000"/>
                <w:sz w:val="20"/>
                <w:lang w:eastAsia="en-US"/>
              </w:rPr>
            </w:pPr>
            <w:r w:rsidRPr="007C07BC">
              <w:rPr>
                <w:color w:val="000000"/>
                <w:sz w:val="20"/>
                <w:lang w:eastAsia="en-US"/>
              </w:rPr>
              <w:t>Communicating, verbally and in written form, complex problems to various stakeholders, including senior executives.</w:t>
            </w:r>
          </w:p>
          <w:p w14:paraId="48DEE05B" w14:textId="77777777" w:rsidR="00C66950" w:rsidRPr="007C07BC" w:rsidRDefault="00C66950" w:rsidP="00C66950">
            <w:pPr>
              <w:pStyle w:val="ListParagraph"/>
              <w:numPr>
                <w:ilvl w:val="0"/>
                <w:numId w:val="125"/>
              </w:numPr>
              <w:spacing w:line="240" w:lineRule="auto"/>
              <w:contextualSpacing/>
              <w:rPr>
                <w:color w:val="000000"/>
                <w:sz w:val="20"/>
                <w:lang w:eastAsia="en-US"/>
              </w:rPr>
            </w:pPr>
            <w:r w:rsidRPr="007C07BC">
              <w:rPr>
                <w:color w:val="000000"/>
                <w:sz w:val="20"/>
                <w:lang w:eastAsia="en-US"/>
              </w:rPr>
              <w:t>Represent CDS at relevant Capability Advisory Boards (CAB’s) within the wider Defence community</w:t>
            </w:r>
          </w:p>
          <w:p w14:paraId="2951E897" w14:textId="77777777" w:rsidR="00C66950" w:rsidRPr="007C07BC" w:rsidRDefault="00C66950" w:rsidP="00C66950">
            <w:pPr>
              <w:numPr>
                <w:ilvl w:val="0"/>
                <w:numId w:val="125"/>
              </w:numPr>
              <w:shd w:val="clear" w:color="auto" w:fill="FFFFFF"/>
              <w:spacing w:before="100" w:beforeAutospacing="1" w:after="100" w:afterAutospacing="1" w:line="240" w:lineRule="auto"/>
              <w:rPr>
                <w:rFonts w:ascii="Arial" w:eastAsia="Times New Roman" w:hAnsi="Arial" w:cs="Arial"/>
                <w:color w:val="000000"/>
                <w:sz w:val="20"/>
                <w:szCs w:val="20"/>
              </w:rPr>
            </w:pPr>
            <w:r w:rsidRPr="007C07BC">
              <w:rPr>
                <w:rFonts w:ascii="Arial" w:eastAsia="Times New Roman" w:hAnsi="Arial" w:cs="Arial"/>
                <w:color w:val="000000"/>
                <w:sz w:val="20"/>
                <w:szCs w:val="20"/>
              </w:rPr>
              <w:t>Action and respond to stakeholder engagement via the group mailbox, and various work take on queues</w:t>
            </w:r>
          </w:p>
          <w:p w14:paraId="4654A10D" w14:textId="77777777" w:rsidR="00C66950" w:rsidRPr="007C07BC" w:rsidRDefault="00C66950" w:rsidP="00C66950">
            <w:pPr>
              <w:numPr>
                <w:ilvl w:val="0"/>
                <w:numId w:val="125"/>
              </w:numPr>
              <w:shd w:val="clear" w:color="auto" w:fill="FFFFFF"/>
              <w:spacing w:before="100" w:beforeAutospacing="1" w:after="100" w:afterAutospacing="1" w:line="240" w:lineRule="auto"/>
              <w:rPr>
                <w:rFonts w:ascii="Arial" w:eastAsia="Times New Roman" w:hAnsi="Arial" w:cs="Arial"/>
                <w:color w:val="000000"/>
                <w:sz w:val="20"/>
                <w:szCs w:val="20"/>
              </w:rPr>
            </w:pPr>
            <w:r w:rsidRPr="007C07BC">
              <w:rPr>
                <w:rFonts w:ascii="Arial" w:eastAsia="Times New Roman" w:hAnsi="Arial" w:cs="Arial"/>
                <w:color w:val="000000"/>
                <w:sz w:val="20"/>
                <w:szCs w:val="20"/>
              </w:rPr>
              <w:t xml:space="preserve">Contribute in the development and maintenance of training materials and/or corporate guides such as </w:t>
            </w:r>
            <w:proofErr w:type="gramStart"/>
            <w:r w:rsidRPr="007C07BC">
              <w:rPr>
                <w:rFonts w:ascii="Arial" w:eastAsia="Times New Roman" w:hAnsi="Arial" w:cs="Arial"/>
                <w:color w:val="000000"/>
                <w:sz w:val="20"/>
                <w:szCs w:val="20"/>
              </w:rPr>
              <w:t>on-boarding</w:t>
            </w:r>
            <w:proofErr w:type="gramEnd"/>
            <w:r w:rsidRPr="007C07BC">
              <w:rPr>
                <w:rFonts w:ascii="Arial" w:eastAsia="Times New Roman" w:hAnsi="Arial" w:cs="Arial"/>
                <w:color w:val="000000"/>
                <w:sz w:val="20"/>
                <w:szCs w:val="20"/>
              </w:rPr>
              <w:t xml:space="preserve"> for new team members.</w:t>
            </w:r>
          </w:p>
          <w:p w14:paraId="37B35267" w14:textId="77777777" w:rsidR="00C66950" w:rsidRPr="007C07BC" w:rsidRDefault="00C66950" w:rsidP="007C07BC">
            <w:pPr>
              <w:pStyle w:val="ListParagraph"/>
              <w:numPr>
                <w:ilvl w:val="0"/>
                <w:numId w:val="125"/>
              </w:numPr>
              <w:spacing w:line="240" w:lineRule="auto"/>
              <w:contextualSpacing/>
              <w:rPr>
                <w:color w:val="000000"/>
                <w:sz w:val="20"/>
                <w:lang w:eastAsia="en-US"/>
              </w:rPr>
            </w:pPr>
            <w:r w:rsidRPr="007C07BC">
              <w:rPr>
                <w:color w:val="000000"/>
                <w:sz w:val="20"/>
                <w:lang w:eastAsia="en-US"/>
              </w:rPr>
              <w:t>Coordinate with the Cyber Defence Systems team, including the executive, for approvals and scheduling of changes in managed environments</w:t>
            </w:r>
          </w:p>
          <w:p w14:paraId="756D1BB9" w14:textId="77777777" w:rsidR="00C66950" w:rsidRPr="007C07BC" w:rsidRDefault="00C66950" w:rsidP="007C07BC">
            <w:pPr>
              <w:pStyle w:val="ListParagraph"/>
              <w:numPr>
                <w:ilvl w:val="0"/>
                <w:numId w:val="125"/>
              </w:numPr>
              <w:spacing w:line="240" w:lineRule="auto"/>
              <w:contextualSpacing/>
              <w:rPr>
                <w:color w:val="000000"/>
                <w:sz w:val="20"/>
                <w:lang w:eastAsia="en-US"/>
              </w:rPr>
            </w:pPr>
            <w:r w:rsidRPr="007C07BC">
              <w:rPr>
                <w:color w:val="000000"/>
                <w:sz w:val="20"/>
                <w:lang w:eastAsia="en-US"/>
              </w:rPr>
              <w:t>Coordinate with the various Defence teams, including the executive, for approvals and scheduling of changes in managed environments.</w:t>
            </w:r>
          </w:p>
          <w:p w14:paraId="75CD6E08" w14:textId="77777777" w:rsidR="00C66950" w:rsidRPr="007C07BC" w:rsidRDefault="00C66950" w:rsidP="007C07BC">
            <w:pPr>
              <w:pStyle w:val="ListParagraph"/>
              <w:numPr>
                <w:ilvl w:val="0"/>
                <w:numId w:val="125"/>
              </w:numPr>
              <w:spacing w:line="240" w:lineRule="auto"/>
              <w:contextualSpacing/>
              <w:rPr>
                <w:color w:val="000000"/>
                <w:sz w:val="20"/>
                <w:lang w:eastAsia="en-US"/>
              </w:rPr>
            </w:pPr>
            <w:r w:rsidRPr="007C07BC">
              <w:rPr>
                <w:color w:val="000000"/>
                <w:sz w:val="20"/>
                <w:lang w:eastAsia="en-US"/>
              </w:rPr>
              <w:t>Assist in development of Change/Incident/Request/Problem Management Guides/Work Instructions</w:t>
            </w:r>
          </w:p>
          <w:p w14:paraId="65032369" w14:textId="77777777" w:rsidR="00C66950" w:rsidRPr="007C07BC" w:rsidRDefault="00C66950" w:rsidP="007C07BC">
            <w:pPr>
              <w:pStyle w:val="ListParagraph"/>
              <w:numPr>
                <w:ilvl w:val="0"/>
                <w:numId w:val="125"/>
              </w:numPr>
              <w:spacing w:line="240" w:lineRule="auto"/>
              <w:contextualSpacing/>
              <w:rPr>
                <w:color w:val="000000"/>
                <w:sz w:val="20"/>
                <w:lang w:eastAsia="en-US"/>
              </w:rPr>
            </w:pPr>
            <w:r w:rsidRPr="007C07BC">
              <w:rPr>
                <w:color w:val="000000"/>
                <w:sz w:val="20"/>
                <w:lang w:eastAsia="en-US"/>
              </w:rPr>
              <w:t>Assist in development of  Change/Incident/Request/Problem</w:t>
            </w:r>
            <w:r w:rsidRPr="007C07BC" w:rsidDel="00427014">
              <w:rPr>
                <w:color w:val="000000"/>
                <w:sz w:val="20"/>
                <w:lang w:eastAsia="en-US"/>
              </w:rPr>
              <w:t xml:space="preserve"> </w:t>
            </w:r>
            <w:r w:rsidRPr="007C07BC">
              <w:rPr>
                <w:color w:val="000000"/>
                <w:sz w:val="20"/>
                <w:lang w:eastAsia="en-US"/>
              </w:rPr>
              <w:t>Management Policy/Process/Procedure</w:t>
            </w:r>
          </w:p>
          <w:p w14:paraId="447272BF" w14:textId="77777777" w:rsidR="00C66950" w:rsidRPr="007C07BC" w:rsidRDefault="00C66950" w:rsidP="007C07BC">
            <w:pPr>
              <w:pStyle w:val="ListParagraph"/>
              <w:numPr>
                <w:ilvl w:val="0"/>
                <w:numId w:val="125"/>
              </w:numPr>
              <w:spacing w:line="240" w:lineRule="auto"/>
              <w:contextualSpacing/>
              <w:rPr>
                <w:color w:val="000000"/>
                <w:sz w:val="20"/>
                <w:lang w:eastAsia="en-US"/>
              </w:rPr>
            </w:pPr>
            <w:r w:rsidRPr="007C07BC">
              <w:rPr>
                <w:color w:val="000000"/>
                <w:sz w:val="20"/>
                <w:lang w:eastAsia="en-US"/>
              </w:rPr>
              <w:t>Produce reporting on change process adherence and compliance to management</w:t>
            </w:r>
          </w:p>
          <w:p w14:paraId="75A8F009" w14:textId="77777777" w:rsidR="00C66950" w:rsidRPr="007C07BC" w:rsidRDefault="00C66950" w:rsidP="007C07BC">
            <w:pPr>
              <w:pStyle w:val="ListParagraph"/>
              <w:numPr>
                <w:ilvl w:val="0"/>
                <w:numId w:val="125"/>
              </w:numPr>
              <w:spacing w:line="240" w:lineRule="auto"/>
              <w:contextualSpacing/>
              <w:rPr>
                <w:color w:val="000000"/>
                <w:sz w:val="20"/>
                <w:lang w:eastAsia="en-US"/>
              </w:rPr>
            </w:pPr>
            <w:r w:rsidRPr="007C07BC">
              <w:rPr>
                <w:color w:val="000000"/>
                <w:sz w:val="20"/>
                <w:lang w:eastAsia="en-US"/>
              </w:rPr>
              <w:t>Conduct post-implementation reviews (PIR) to assess the effectiveness and efficiency of the change carried out, and associated processes.</w:t>
            </w:r>
          </w:p>
          <w:p w14:paraId="6D0D83A0" w14:textId="77777777" w:rsidR="00C66950" w:rsidRPr="007C07BC" w:rsidRDefault="00C66950" w:rsidP="007C07BC">
            <w:pPr>
              <w:pStyle w:val="ListParagraph"/>
              <w:numPr>
                <w:ilvl w:val="0"/>
                <w:numId w:val="125"/>
              </w:numPr>
              <w:spacing w:line="240" w:lineRule="auto"/>
              <w:contextualSpacing/>
              <w:rPr>
                <w:color w:val="000000"/>
                <w:sz w:val="20"/>
                <w:lang w:eastAsia="en-US"/>
              </w:rPr>
            </w:pPr>
            <w:r w:rsidRPr="007C07BC">
              <w:rPr>
                <w:color w:val="000000"/>
                <w:sz w:val="20"/>
                <w:lang w:eastAsia="en-US"/>
              </w:rPr>
              <w:t>Provide SME guidance to CDS personnel on Change and Release Processes whilst applying SME guidance and knowledge to relevant systems.</w:t>
            </w:r>
          </w:p>
          <w:p w14:paraId="3A7F82CB" w14:textId="77777777" w:rsidR="00C66950" w:rsidRPr="007C07BC" w:rsidRDefault="00C66950" w:rsidP="00C66950">
            <w:pPr>
              <w:spacing w:after="0" w:line="240" w:lineRule="auto"/>
              <w:contextualSpacing/>
              <w:jc w:val="both"/>
              <w:rPr>
                <w:b/>
                <w:color w:val="000000"/>
                <w:sz w:val="20"/>
              </w:rPr>
            </w:pPr>
            <w:r w:rsidRPr="007C07BC">
              <w:rPr>
                <w:b/>
                <w:color w:val="000000"/>
                <w:sz w:val="20"/>
              </w:rPr>
              <w:t>Secondary Responsibilities:</w:t>
            </w:r>
          </w:p>
          <w:p w14:paraId="48C96E5A" w14:textId="77777777" w:rsidR="00C66950" w:rsidRPr="007C07BC" w:rsidRDefault="00C66950" w:rsidP="00C66950">
            <w:pPr>
              <w:pStyle w:val="ListParagraph"/>
              <w:spacing w:line="240" w:lineRule="auto"/>
              <w:ind w:left="1440"/>
              <w:contextualSpacing/>
              <w:rPr>
                <w:lang w:eastAsia="en-US"/>
              </w:rPr>
            </w:pPr>
            <w:r w:rsidRPr="007C07BC">
              <w:rPr>
                <w:color w:val="000000"/>
                <w:sz w:val="20"/>
                <w:lang w:eastAsia="en-US"/>
              </w:rPr>
              <w:t>All CDS Above-the-Line contractors may be tasked with assisting other CDS functional areas where the member’s skills and knowledge are relevant, and does not create a priority against core duties</w:t>
            </w:r>
            <w:r w:rsidRPr="007C07BC" w:rsidDel="00BF22F6">
              <w:rPr>
                <w:color w:val="000000"/>
                <w:sz w:val="20"/>
                <w:lang w:eastAsia="en-US"/>
              </w:rPr>
              <w:t xml:space="preserve"> </w:t>
            </w:r>
          </w:p>
          <w:p w14:paraId="1CEF85B8" w14:textId="77777777" w:rsidR="00C66950" w:rsidRPr="007C07BC" w:rsidRDefault="00C66950" w:rsidP="00C66950">
            <w:pPr>
              <w:spacing w:line="240" w:lineRule="auto"/>
              <w:contextualSpacing/>
              <w:rPr>
                <w:color w:val="000000"/>
                <w:sz w:val="20"/>
              </w:rPr>
            </w:pPr>
          </w:p>
        </w:tc>
      </w:tr>
      <w:tr w:rsidR="00C66950" w:rsidRPr="00FC1E35" w14:paraId="7E9CEF39" w14:textId="77777777" w:rsidTr="00DA6C80">
        <w:trPr>
          <w:trHeight w:val="558"/>
        </w:trPr>
        <w:tc>
          <w:tcPr>
            <w:tcW w:w="1129" w:type="dxa"/>
            <w:tcBorders>
              <w:top w:val="single" w:sz="4" w:space="0" w:color="auto"/>
              <w:left w:val="single" w:sz="4" w:space="0" w:color="auto"/>
              <w:bottom w:val="single" w:sz="4" w:space="0" w:color="auto"/>
              <w:right w:val="single" w:sz="4" w:space="0" w:color="auto"/>
            </w:tcBorders>
          </w:tcPr>
          <w:p w14:paraId="3E557858" w14:textId="77777777" w:rsidR="00C66950" w:rsidRPr="00B364E1" w:rsidRDefault="00C66950" w:rsidP="00C66950">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4</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F6A823" w14:textId="77777777" w:rsidR="00C66950" w:rsidRPr="00B364E1" w:rsidRDefault="00C66950" w:rsidP="00C66950">
            <w:pPr>
              <w:spacing w:after="0" w:line="240" w:lineRule="auto"/>
              <w:rPr>
                <w:rFonts w:ascii="Arial" w:eastAsia="Times New Roman" w:hAnsi="Arial" w:cs="Arial"/>
                <w:b/>
                <w:color w:val="000000"/>
                <w:sz w:val="20"/>
                <w:szCs w:val="20"/>
                <w:lang w:eastAsia="en-AU"/>
              </w:rPr>
            </w:pPr>
            <w:r w:rsidRPr="00B364E1">
              <w:rPr>
                <w:rFonts w:ascii="Arial" w:eastAsia="Times New Roman" w:hAnsi="Arial" w:cs="Arial"/>
                <w:b/>
                <w:color w:val="000000"/>
                <w:sz w:val="20"/>
                <w:szCs w:val="20"/>
                <w:lang w:eastAsia="en-AU"/>
              </w:rPr>
              <w:t>Timeframe</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649D38E7" w14:textId="77777777" w:rsidR="00C66950" w:rsidRPr="00B364E1" w:rsidRDefault="00C66950" w:rsidP="00C66950">
            <w:pPr>
              <w:spacing w:after="0" w:line="240" w:lineRule="auto"/>
              <w:rPr>
                <w:rFonts w:ascii="Arial" w:eastAsia="Times New Roman" w:hAnsi="Arial" w:cs="Arial"/>
                <w:color w:val="000000"/>
                <w:sz w:val="20"/>
                <w:szCs w:val="20"/>
                <w:lang w:eastAsia="en-AU"/>
              </w:rPr>
            </w:pPr>
            <w:r w:rsidRPr="00B364E1">
              <w:rPr>
                <w:rFonts w:ascii="Arial" w:eastAsia="Times New Roman" w:hAnsi="Arial" w:cs="Arial"/>
                <w:color w:val="000000"/>
                <w:sz w:val="20"/>
                <w:szCs w:val="20"/>
                <w:lang w:eastAsia="en-AU"/>
              </w:rPr>
              <w:t>The specific time and material are expected to be delivered in approximately Forty (40) hours per week</w:t>
            </w:r>
          </w:p>
        </w:tc>
      </w:tr>
      <w:tr w:rsidR="00C66950" w:rsidRPr="00FC1E35" w14:paraId="5B9F24D7" w14:textId="77777777" w:rsidTr="00DA6C80">
        <w:trPr>
          <w:trHeight w:val="558"/>
        </w:trPr>
        <w:tc>
          <w:tcPr>
            <w:tcW w:w="1129" w:type="dxa"/>
            <w:tcBorders>
              <w:top w:val="single" w:sz="4" w:space="0" w:color="auto"/>
              <w:left w:val="single" w:sz="4" w:space="0" w:color="auto"/>
              <w:bottom w:val="single" w:sz="4" w:space="0" w:color="auto"/>
              <w:right w:val="single" w:sz="4" w:space="0" w:color="auto"/>
            </w:tcBorders>
          </w:tcPr>
          <w:p w14:paraId="659260D4" w14:textId="77777777" w:rsidR="00C66950" w:rsidRPr="00B364E1" w:rsidRDefault="00C66950" w:rsidP="00C66950">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lastRenderedPageBreak/>
              <w:t>5</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99A06C" w14:textId="77777777" w:rsidR="00C66950" w:rsidRPr="00B364E1" w:rsidRDefault="00C66950" w:rsidP="00C66950">
            <w:pPr>
              <w:spacing w:after="0" w:line="240" w:lineRule="auto"/>
              <w:rPr>
                <w:rFonts w:ascii="Arial" w:eastAsia="Times New Roman" w:hAnsi="Arial" w:cs="Arial"/>
                <w:b/>
                <w:color w:val="000000"/>
                <w:sz w:val="20"/>
                <w:szCs w:val="20"/>
                <w:lang w:eastAsia="en-AU"/>
              </w:rPr>
            </w:pPr>
            <w:r w:rsidRPr="00B364E1">
              <w:rPr>
                <w:rFonts w:ascii="Arial" w:eastAsia="Times New Roman" w:hAnsi="Arial" w:cs="Arial"/>
                <w:b/>
                <w:color w:val="000000"/>
                <w:sz w:val="20"/>
                <w:szCs w:val="20"/>
                <w:lang w:eastAsia="en-AU"/>
              </w:rPr>
              <w:t>Location</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0FAC2F4C" w14:textId="77777777" w:rsidR="00C66950" w:rsidRPr="00B364E1" w:rsidRDefault="00C66950" w:rsidP="00C66950">
            <w:pPr>
              <w:spacing w:after="0" w:line="240" w:lineRule="auto"/>
              <w:rPr>
                <w:rFonts w:ascii="Arial" w:eastAsia="Times New Roman" w:hAnsi="Arial" w:cs="Arial"/>
                <w:color w:val="000000"/>
                <w:sz w:val="20"/>
                <w:szCs w:val="20"/>
                <w:lang w:eastAsia="en-AU"/>
              </w:rPr>
            </w:pPr>
            <w:r w:rsidRPr="00B364E1">
              <w:rPr>
                <w:rFonts w:ascii="Arial" w:eastAsia="Times New Roman" w:hAnsi="Arial" w:cs="Arial"/>
                <w:color w:val="000000"/>
                <w:sz w:val="20"/>
                <w:szCs w:val="20"/>
                <w:lang w:eastAsia="en-AU"/>
              </w:rPr>
              <w:t>The Service Provider’s Key Personnel will primarily perform the activities described above at Defence sites in Canberra, ACT.</w:t>
            </w:r>
          </w:p>
        </w:tc>
      </w:tr>
      <w:tr w:rsidR="00C66950" w:rsidRPr="00FC1E35" w14:paraId="04F9B7E9" w14:textId="77777777" w:rsidTr="00DA6C80">
        <w:trPr>
          <w:trHeight w:val="558"/>
        </w:trPr>
        <w:tc>
          <w:tcPr>
            <w:tcW w:w="1129" w:type="dxa"/>
            <w:tcBorders>
              <w:top w:val="single" w:sz="4" w:space="0" w:color="auto"/>
              <w:left w:val="single" w:sz="4" w:space="0" w:color="auto"/>
              <w:bottom w:val="single" w:sz="4" w:space="0" w:color="auto"/>
              <w:right w:val="single" w:sz="4" w:space="0" w:color="auto"/>
            </w:tcBorders>
          </w:tcPr>
          <w:p w14:paraId="035528B9" w14:textId="77777777" w:rsidR="00C66950" w:rsidRPr="00B364E1" w:rsidRDefault="00C66950" w:rsidP="00C66950">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6</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07E1CC" w14:textId="77777777" w:rsidR="00C66950" w:rsidRPr="00B364E1" w:rsidRDefault="00C66950" w:rsidP="00C66950">
            <w:pPr>
              <w:spacing w:after="0" w:line="240" w:lineRule="auto"/>
              <w:rPr>
                <w:rFonts w:ascii="Arial" w:eastAsia="Times New Roman" w:hAnsi="Arial" w:cs="Arial"/>
                <w:b/>
                <w:color w:val="000000"/>
                <w:sz w:val="20"/>
                <w:szCs w:val="20"/>
                <w:lang w:eastAsia="en-AU"/>
              </w:rPr>
            </w:pPr>
            <w:r w:rsidRPr="00B364E1">
              <w:rPr>
                <w:rFonts w:ascii="Arial" w:eastAsia="Times New Roman" w:hAnsi="Arial" w:cs="Arial"/>
                <w:b/>
                <w:color w:val="000000"/>
                <w:sz w:val="20"/>
                <w:szCs w:val="20"/>
                <w:lang w:eastAsia="en-AU"/>
              </w:rPr>
              <w:t>Security Clearance</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4A6E4FD7" w14:textId="77777777" w:rsidR="00C66950" w:rsidRPr="00B364E1" w:rsidRDefault="00C66950" w:rsidP="00C66950">
            <w:pPr>
              <w:spacing w:after="0" w:line="240" w:lineRule="auto"/>
              <w:rPr>
                <w:rFonts w:ascii="Arial" w:eastAsia="Times New Roman" w:hAnsi="Arial" w:cs="Arial"/>
                <w:color w:val="000000"/>
                <w:sz w:val="20"/>
                <w:szCs w:val="20"/>
                <w:lang w:eastAsia="en-AU"/>
              </w:rPr>
            </w:pPr>
            <w:r w:rsidRPr="00B364E1">
              <w:rPr>
                <w:rFonts w:ascii="Arial" w:eastAsia="Times New Roman" w:hAnsi="Arial" w:cs="Arial"/>
                <w:color w:val="000000"/>
                <w:sz w:val="20"/>
                <w:szCs w:val="20"/>
                <w:lang w:eastAsia="en-AU"/>
              </w:rPr>
              <w:t>Top Secret, Negative Vetting Level 2 (NV2)</w:t>
            </w:r>
          </w:p>
        </w:tc>
      </w:tr>
    </w:tbl>
    <w:p w14:paraId="7B112016" w14:textId="77777777" w:rsidR="00FF3066" w:rsidRDefault="00FF3066" w:rsidP="00FF3066">
      <w:pPr>
        <w:pStyle w:val="Style5"/>
        <w:jc w:val="center"/>
        <w:textAlignment w:val="auto"/>
        <w:rPr>
          <w:noProof w:val="0"/>
          <w:sz w:val="30"/>
          <w:lang w:eastAsia="en-AU"/>
        </w:rPr>
      </w:pPr>
    </w:p>
    <w:p w14:paraId="6D138A53" w14:textId="77777777" w:rsidR="007C07BC" w:rsidRDefault="007C07BC">
      <w:pPr>
        <w:rPr>
          <w:rFonts w:ascii="Arial Bold" w:eastAsia="Times New Roman" w:hAnsi="Arial Bold" w:cs="Arial"/>
          <w:b/>
          <w:color w:val="D15120"/>
          <w:sz w:val="30"/>
          <w:szCs w:val="26"/>
          <w:lang w:eastAsia="en-AU"/>
        </w:rPr>
      </w:pPr>
      <w:r>
        <w:rPr>
          <w:sz w:val="30"/>
          <w:lang w:eastAsia="en-AU"/>
        </w:rPr>
        <w:br w:type="page"/>
      </w:r>
    </w:p>
    <w:p w14:paraId="3ACAFD61" w14:textId="45912A60" w:rsidR="00231FA2" w:rsidRDefault="00231FA2" w:rsidP="00231FA2">
      <w:pPr>
        <w:pStyle w:val="Style5"/>
        <w:jc w:val="center"/>
        <w:textAlignment w:val="auto"/>
        <w:rPr>
          <w:noProof w:val="0"/>
          <w:sz w:val="30"/>
          <w:lang w:eastAsia="en-AU"/>
        </w:rPr>
      </w:pPr>
      <w:r>
        <w:rPr>
          <w:noProof w:val="0"/>
          <w:sz w:val="30"/>
          <w:lang w:eastAsia="en-AU"/>
        </w:rPr>
        <w:lastRenderedPageBreak/>
        <w:t>Table 7</w:t>
      </w:r>
    </w:p>
    <w:tbl>
      <w:tblPr>
        <w:tblW w:w="15714" w:type="dxa"/>
        <w:tblLook w:val="04A0" w:firstRow="1" w:lastRow="0" w:firstColumn="1" w:lastColumn="0" w:noHBand="0" w:noVBand="1"/>
      </w:tblPr>
      <w:tblGrid>
        <w:gridCol w:w="972"/>
        <w:gridCol w:w="2661"/>
        <w:gridCol w:w="12742"/>
      </w:tblGrid>
      <w:tr w:rsidR="00231FA2" w:rsidRPr="00FC1E35" w14:paraId="15BF1F42" w14:textId="77777777" w:rsidTr="00920063">
        <w:trPr>
          <w:trHeight w:val="558"/>
        </w:trPr>
        <w:tc>
          <w:tcPr>
            <w:tcW w:w="1129" w:type="dxa"/>
            <w:tcBorders>
              <w:top w:val="single" w:sz="4" w:space="0" w:color="auto"/>
              <w:left w:val="single" w:sz="4" w:space="0" w:color="auto"/>
              <w:bottom w:val="single" w:sz="4" w:space="0" w:color="auto"/>
              <w:right w:val="single" w:sz="4" w:space="0" w:color="auto"/>
            </w:tcBorders>
          </w:tcPr>
          <w:p w14:paraId="186742F0" w14:textId="77777777" w:rsidR="00231FA2" w:rsidRPr="00176EC4" w:rsidRDefault="00231FA2" w:rsidP="00920063">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Row Number</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7FBCB7" w14:textId="77777777" w:rsidR="00231FA2" w:rsidRPr="00176EC4" w:rsidRDefault="00231FA2" w:rsidP="00920063">
            <w:pPr>
              <w:spacing w:after="0" w:line="240" w:lineRule="auto"/>
              <w:rPr>
                <w:rFonts w:ascii="Arial" w:eastAsia="Times New Roman" w:hAnsi="Arial" w:cs="Arial"/>
                <w:b/>
                <w:color w:val="000000"/>
                <w:sz w:val="20"/>
                <w:szCs w:val="20"/>
                <w:lang w:eastAsia="en-AU"/>
              </w:rPr>
            </w:pPr>
            <w:r w:rsidRPr="00176EC4">
              <w:rPr>
                <w:rFonts w:ascii="Arial" w:eastAsia="Times New Roman" w:hAnsi="Arial" w:cs="Arial"/>
                <w:b/>
                <w:color w:val="000000"/>
                <w:sz w:val="20"/>
                <w:szCs w:val="20"/>
                <w:lang w:eastAsia="en-AU"/>
              </w:rPr>
              <w:t>Role</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5B7795EA" w14:textId="5E7B999F" w:rsidR="00231FA2" w:rsidRPr="00176EC4" w:rsidRDefault="00005EEA" w:rsidP="00920063">
            <w:pPr>
              <w:spacing w:after="0" w:line="240" w:lineRule="auto"/>
              <w:rPr>
                <w:rFonts w:ascii="Arial" w:eastAsia="Times New Roman" w:hAnsi="Arial" w:cs="Arial"/>
                <w:color w:val="000000"/>
                <w:sz w:val="20"/>
                <w:szCs w:val="20"/>
                <w:lang w:eastAsia="en-AU"/>
              </w:rPr>
            </w:pPr>
            <w:ins w:id="23" w:author="Anderson, Simon MR 1" w:date="2026-04-14T10:51:00Z">
              <w:r>
                <w:rPr>
                  <w:rFonts w:ascii="Arial" w:eastAsia="Times New Roman" w:hAnsi="Arial" w:cs="Arial"/>
                  <w:color w:val="000000"/>
                  <w:sz w:val="20"/>
                  <w:szCs w:val="20"/>
                  <w:lang w:eastAsia="en-AU"/>
                </w:rPr>
                <w:t>ICT Infrastructure</w:t>
              </w:r>
            </w:ins>
            <w:del w:id="24" w:author="Anderson, Simon MR 1" w:date="2026-04-14T10:51:00Z">
              <w:r w:rsidR="001449CD" w:rsidDel="00005EEA">
                <w:rPr>
                  <w:rFonts w:ascii="Arial" w:eastAsia="Times New Roman" w:hAnsi="Arial" w:cs="Arial"/>
                  <w:color w:val="000000"/>
                  <w:sz w:val="20"/>
                  <w:szCs w:val="20"/>
                  <w:lang w:eastAsia="en-AU"/>
                </w:rPr>
                <w:delText>TBC</w:delText>
              </w:r>
            </w:del>
          </w:p>
        </w:tc>
      </w:tr>
      <w:tr w:rsidR="001449CD" w:rsidRPr="00FC1E35" w14:paraId="336B2E6E" w14:textId="77777777" w:rsidTr="00920063">
        <w:trPr>
          <w:trHeight w:val="558"/>
        </w:trPr>
        <w:tc>
          <w:tcPr>
            <w:tcW w:w="1129" w:type="dxa"/>
            <w:tcBorders>
              <w:top w:val="single" w:sz="4" w:space="0" w:color="auto"/>
              <w:left w:val="single" w:sz="4" w:space="0" w:color="auto"/>
              <w:bottom w:val="single" w:sz="4" w:space="0" w:color="auto"/>
              <w:right w:val="single" w:sz="4" w:space="0" w:color="auto"/>
            </w:tcBorders>
          </w:tcPr>
          <w:p w14:paraId="601ED402" w14:textId="77777777" w:rsidR="001449CD" w:rsidRPr="00176EC4" w:rsidRDefault="001449CD" w:rsidP="001449CD">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1</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B830F0" w14:textId="77777777" w:rsidR="001449CD" w:rsidRPr="00176EC4" w:rsidRDefault="001449CD" w:rsidP="001449CD">
            <w:pPr>
              <w:spacing w:after="0" w:line="240" w:lineRule="auto"/>
              <w:rPr>
                <w:rFonts w:ascii="Arial" w:eastAsia="Times New Roman" w:hAnsi="Arial" w:cs="Arial"/>
                <w:b/>
                <w:color w:val="000000"/>
                <w:sz w:val="20"/>
                <w:szCs w:val="20"/>
                <w:lang w:eastAsia="en-AU"/>
              </w:rPr>
            </w:pPr>
            <w:r w:rsidRPr="00176EC4">
              <w:rPr>
                <w:rFonts w:ascii="Arial" w:eastAsia="Times New Roman" w:hAnsi="Arial" w:cs="Arial"/>
                <w:b/>
                <w:color w:val="000000"/>
                <w:sz w:val="20"/>
                <w:szCs w:val="20"/>
                <w:lang w:eastAsia="en-AU"/>
              </w:rPr>
              <w:t>SFIA</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4A3A235B" w14:textId="34055403" w:rsidR="001449CD" w:rsidRPr="00176EC4" w:rsidRDefault="001449CD" w:rsidP="001449CD">
            <w:pPr>
              <w:spacing w:after="0" w:line="240" w:lineRule="auto"/>
              <w:rPr>
                <w:rFonts w:ascii="Arial" w:eastAsia="Times New Roman" w:hAnsi="Arial" w:cs="Arial"/>
                <w:color w:val="000000"/>
                <w:sz w:val="20"/>
                <w:szCs w:val="20"/>
                <w:lang w:eastAsia="en-AU"/>
              </w:rPr>
            </w:pPr>
            <w:r w:rsidRPr="00176EC4">
              <w:rPr>
                <w:rFonts w:ascii="Arial" w:eastAsia="Times New Roman" w:hAnsi="Arial" w:cs="Arial"/>
                <w:color w:val="000000"/>
                <w:sz w:val="20"/>
                <w:szCs w:val="20"/>
                <w:lang w:eastAsia="en-AU"/>
              </w:rPr>
              <w:t>Specialist Advice (TECH)</w:t>
            </w:r>
          </w:p>
        </w:tc>
      </w:tr>
      <w:tr w:rsidR="001449CD" w:rsidRPr="00FC1E35" w14:paraId="589DCD89" w14:textId="77777777" w:rsidTr="00920063">
        <w:trPr>
          <w:trHeight w:val="558"/>
        </w:trPr>
        <w:tc>
          <w:tcPr>
            <w:tcW w:w="1129" w:type="dxa"/>
            <w:tcBorders>
              <w:top w:val="single" w:sz="4" w:space="0" w:color="auto"/>
              <w:left w:val="single" w:sz="4" w:space="0" w:color="auto"/>
              <w:bottom w:val="single" w:sz="4" w:space="0" w:color="auto"/>
              <w:right w:val="single" w:sz="4" w:space="0" w:color="auto"/>
            </w:tcBorders>
          </w:tcPr>
          <w:p w14:paraId="31E0F9AB" w14:textId="77777777" w:rsidR="001449CD" w:rsidRPr="00176EC4" w:rsidRDefault="001449CD" w:rsidP="001449CD">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2</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D6E872" w14:textId="77777777" w:rsidR="001449CD" w:rsidRPr="00176EC4" w:rsidRDefault="001449CD" w:rsidP="001449CD">
            <w:pPr>
              <w:spacing w:after="0" w:line="240" w:lineRule="auto"/>
              <w:rPr>
                <w:rFonts w:ascii="Arial" w:eastAsia="Times New Roman" w:hAnsi="Arial" w:cs="Arial"/>
                <w:b/>
                <w:color w:val="000000"/>
                <w:sz w:val="20"/>
                <w:szCs w:val="20"/>
                <w:lang w:eastAsia="en-AU"/>
              </w:rPr>
            </w:pPr>
            <w:r w:rsidRPr="00176EC4">
              <w:rPr>
                <w:rFonts w:ascii="Arial" w:eastAsia="Times New Roman" w:hAnsi="Arial" w:cs="Arial"/>
                <w:b/>
                <w:color w:val="000000"/>
                <w:sz w:val="20"/>
                <w:szCs w:val="20"/>
                <w:lang w:eastAsia="en-AU"/>
              </w:rPr>
              <w:t>Level and No or role/s required</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35A0104B" w14:textId="42742228" w:rsidR="001449CD" w:rsidRPr="00176EC4" w:rsidRDefault="001449CD">
            <w:pPr>
              <w:spacing w:after="0" w:line="240" w:lineRule="auto"/>
              <w:rPr>
                <w:rFonts w:ascii="Arial" w:eastAsia="Times New Roman" w:hAnsi="Arial" w:cs="Arial"/>
                <w:color w:val="000000"/>
                <w:sz w:val="20"/>
                <w:szCs w:val="20"/>
                <w:lang w:eastAsia="en-AU"/>
              </w:rPr>
            </w:pPr>
            <w:r>
              <w:rPr>
                <w:rFonts w:ascii="Arial" w:eastAsia="Times New Roman" w:hAnsi="Arial" w:cs="Arial"/>
                <w:b/>
                <w:color w:val="000000"/>
                <w:sz w:val="20"/>
                <w:szCs w:val="20"/>
                <w:lang w:eastAsia="en-AU"/>
              </w:rPr>
              <w:t xml:space="preserve">Nine </w:t>
            </w:r>
            <w:r w:rsidRPr="00E533F6">
              <w:rPr>
                <w:rFonts w:ascii="Arial" w:eastAsia="Times New Roman" w:hAnsi="Arial" w:cs="Arial"/>
                <w:b/>
                <w:color w:val="000000"/>
                <w:sz w:val="20"/>
                <w:szCs w:val="20"/>
                <w:lang w:eastAsia="en-AU"/>
              </w:rPr>
              <w:t>(</w:t>
            </w:r>
            <w:r>
              <w:rPr>
                <w:rFonts w:ascii="Arial" w:eastAsia="Times New Roman" w:hAnsi="Arial" w:cs="Arial"/>
                <w:b/>
                <w:color w:val="000000"/>
                <w:sz w:val="20"/>
                <w:szCs w:val="20"/>
                <w:lang w:eastAsia="en-AU"/>
              </w:rPr>
              <w:t>9</w:t>
            </w:r>
            <w:r w:rsidRPr="00E533F6">
              <w:rPr>
                <w:rFonts w:ascii="Arial" w:eastAsia="Times New Roman" w:hAnsi="Arial" w:cs="Arial"/>
                <w:b/>
                <w:color w:val="000000"/>
                <w:sz w:val="20"/>
                <w:szCs w:val="20"/>
                <w:lang w:eastAsia="en-AU"/>
              </w:rPr>
              <w:t>)</w:t>
            </w:r>
            <w:r w:rsidRPr="00176EC4">
              <w:rPr>
                <w:rFonts w:ascii="Arial" w:eastAsia="Times New Roman" w:hAnsi="Arial" w:cs="Arial"/>
                <w:color w:val="000000"/>
                <w:sz w:val="20"/>
                <w:szCs w:val="20"/>
                <w:lang w:eastAsia="en-AU"/>
              </w:rPr>
              <w:t xml:space="preserve"> TECH Level 5</w:t>
            </w:r>
          </w:p>
        </w:tc>
      </w:tr>
      <w:tr w:rsidR="00005EEA" w:rsidRPr="00FC1E35" w14:paraId="226E0781" w14:textId="77777777" w:rsidTr="00920063">
        <w:trPr>
          <w:trHeight w:val="558"/>
        </w:trPr>
        <w:tc>
          <w:tcPr>
            <w:tcW w:w="1129" w:type="dxa"/>
            <w:tcBorders>
              <w:top w:val="single" w:sz="4" w:space="0" w:color="auto"/>
              <w:left w:val="single" w:sz="4" w:space="0" w:color="auto"/>
              <w:bottom w:val="single" w:sz="4" w:space="0" w:color="auto"/>
              <w:right w:val="single" w:sz="4" w:space="0" w:color="auto"/>
            </w:tcBorders>
          </w:tcPr>
          <w:p w14:paraId="38E2D4C4" w14:textId="4D45B735" w:rsidR="00005EEA" w:rsidRPr="00176EC4" w:rsidRDefault="00005EEA" w:rsidP="00005EEA">
            <w:pPr>
              <w:spacing w:after="0" w:line="240" w:lineRule="auto"/>
              <w:jc w:val="center"/>
              <w:rPr>
                <w:rFonts w:ascii="Arial" w:eastAsia="Times New Roman" w:hAnsi="Arial" w:cs="Arial"/>
                <w:b/>
                <w:color w:val="000000"/>
                <w:sz w:val="20"/>
                <w:szCs w:val="20"/>
                <w:lang w:eastAsia="en-AU"/>
              </w:rPr>
            </w:pPr>
            <w:ins w:id="25" w:author="Anderson, Simon MR 1" w:date="2026-04-14T10:54:00Z">
              <w:r>
                <w:rPr>
                  <w:rFonts w:ascii="Arial" w:eastAsia="Times New Roman" w:hAnsi="Arial" w:cs="Arial"/>
                  <w:b/>
                  <w:color w:val="000000"/>
                  <w:sz w:val="20"/>
                  <w:szCs w:val="20"/>
                  <w:lang w:eastAsia="en-AU"/>
                </w:rPr>
                <w:t>3</w:t>
              </w:r>
            </w:ins>
            <w:del w:id="26" w:author="Anderson, Simon MR 1" w:date="2026-04-14T10:54:00Z">
              <w:r w:rsidDel="004C5756">
                <w:rPr>
                  <w:rFonts w:ascii="Arial" w:eastAsia="Times New Roman" w:hAnsi="Arial" w:cs="Arial"/>
                  <w:b/>
                  <w:color w:val="000000"/>
                  <w:sz w:val="20"/>
                  <w:szCs w:val="20"/>
                  <w:lang w:eastAsia="en-AU"/>
                </w:rPr>
                <w:delText>3</w:delText>
              </w:r>
            </w:del>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092E6E" w14:textId="330B2A3D" w:rsidR="00005EEA" w:rsidRPr="00176EC4" w:rsidRDefault="00005EEA" w:rsidP="00005EEA">
            <w:pPr>
              <w:spacing w:after="0" w:line="240" w:lineRule="auto"/>
              <w:rPr>
                <w:rFonts w:ascii="Arial" w:eastAsia="Times New Roman" w:hAnsi="Arial" w:cs="Arial"/>
                <w:b/>
                <w:color w:val="000000"/>
                <w:sz w:val="20"/>
                <w:szCs w:val="20"/>
                <w:lang w:eastAsia="en-AU"/>
              </w:rPr>
            </w:pPr>
            <w:ins w:id="27" w:author="Anderson, Simon MR 1" w:date="2026-04-14T10:54:00Z">
              <w:r w:rsidRPr="00176EC4">
                <w:rPr>
                  <w:rFonts w:ascii="Arial" w:eastAsia="Times New Roman" w:hAnsi="Arial" w:cs="Arial"/>
                  <w:b/>
                  <w:color w:val="000000"/>
                  <w:sz w:val="20"/>
                  <w:szCs w:val="20"/>
                  <w:lang w:eastAsia="en-AU"/>
                </w:rPr>
                <w:t>Requirement</w:t>
              </w:r>
            </w:ins>
            <w:del w:id="28" w:author="Anderson, Simon MR 1" w:date="2026-04-14T10:54:00Z">
              <w:r w:rsidRPr="00176EC4" w:rsidDel="004C5756">
                <w:rPr>
                  <w:rFonts w:ascii="Arial" w:eastAsia="Times New Roman" w:hAnsi="Arial" w:cs="Arial"/>
                  <w:b/>
                  <w:color w:val="000000"/>
                  <w:sz w:val="20"/>
                  <w:szCs w:val="20"/>
                  <w:lang w:eastAsia="en-AU"/>
                </w:rPr>
                <w:delText>Requirement</w:delText>
              </w:r>
            </w:del>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073F9541" w14:textId="77777777" w:rsidR="00005EEA" w:rsidRPr="009E6FC3" w:rsidRDefault="00005EEA" w:rsidP="00005EEA">
            <w:pPr>
              <w:pStyle w:val="NoSpacing"/>
              <w:spacing w:before="120"/>
              <w:rPr>
                <w:ins w:id="29" w:author="Anderson, Simon MR 1" w:date="2026-04-14T10:54:00Z"/>
                <w:color w:val="000000"/>
                <w:sz w:val="20"/>
              </w:rPr>
            </w:pPr>
            <w:ins w:id="30" w:author="Anderson, Simon MR 1" w:date="2026-04-14T10:54:00Z">
              <w:r w:rsidRPr="009E6FC3">
                <w:rPr>
                  <w:b/>
                  <w:color w:val="000000"/>
                  <w:sz w:val="20"/>
                </w:rPr>
                <w:t>OP 1 (1 position)</w:t>
              </w:r>
              <w:r w:rsidRPr="009E6FC3">
                <w:rPr>
                  <w:color w:val="000000"/>
                  <w:sz w:val="20"/>
                </w:rPr>
                <w:t xml:space="preserve"> </w:t>
              </w:r>
            </w:ins>
          </w:p>
          <w:p w14:paraId="2D4D8401" w14:textId="77777777" w:rsidR="00005EEA" w:rsidRPr="009E6FC3" w:rsidRDefault="00005EEA" w:rsidP="00005EEA">
            <w:pPr>
              <w:pStyle w:val="NoSpacing"/>
              <w:spacing w:before="120" w:after="120"/>
              <w:ind w:left="177"/>
              <w:rPr>
                <w:ins w:id="31" w:author="Anderson, Simon MR 1" w:date="2026-04-14T10:54:00Z"/>
                <w:color w:val="000000"/>
                <w:sz w:val="20"/>
              </w:rPr>
            </w:pPr>
            <w:ins w:id="32" w:author="Anderson, Simon MR 1" w:date="2026-04-14T10:54:00Z">
              <w:r w:rsidRPr="009E6FC3">
                <w:rPr>
                  <w:b/>
                  <w:color w:val="000000"/>
                  <w:sz w:val="20"/>
                </w:rPr>
                <w:t>Description</w:t>
              </w:r>
              <w:r w:rsidRPr="009E6FC3">
                <w:rPr>
                  <w:color w:val="000000"/>
                  <w:sz w:val="20"/>
                </w:rPr>
                <w:t xml:space="preserve">:  </w:t>
              </w:r>
            </w:ins>
          </w:p>
          <w:p w14:paraId="11CDE658" w14:textId="77777777" w:rsidR="00005EEA" w:rsidRPr="009E6FC3" w:rsidRDefault="00005EEA" w:rsidP="00005EEA">
            <w:pPr>
              <w:pStyle w:val="NoSpacing"/>
              <w:spacing w:before="120" w:after="120"/>
              <w:ind w:left="177"/>
              <w:rPr>
                <w:ins w:id="33" w:author="Anderson, Simon MR 1" w:date="2026-04-14T10:54:00Z"/>
                <w:sz w:val="20"/>
              </w:rPr>
            </w:pPr>
            <w:ins w:id="34" w:author="Anderson, Simon MR 1" w:date="2026-04-14T10:54:00Z">
              <w:r w:rsidRPr="009E6FC3">
                <w:rPr>
                  <w:color w:val="000000"/>
                  <w:sz w:val="20"/>
                </w:rPr>
                <w:t xml:space="preserve">The </w:t>
              </w:r>
              <w:r w:rsidRPr="009E6FC3">
                <w:rPr>
                  <w:b/>
                  <w:color w:val="000000"/>
                  <w:sz w:val="22"/>
                  <w:szCs w:val="22"/>
                </w:rPr>
                <w:t>Infrastructure Operations</w:t>
              </w:r>
              <w:r w:rsidRPr="009E6FC3">
                <w:rPr>
                  <w:b/>
                  <w:color w:val="000000"/>
                  <w:sz w:val="20"/>
                </w:rPr>
                <w:t xml:space="preserve"> </w:t>
              </w:r>
              <w:r w:rsidRPr="009E6FC3">
                <w:rPr>
                  <w:color w:val="000000"/>
                  <w:sz w:val="20"/>
                </w:rPr>
                <w:t>position will be responsible for p</w:t>
              </w:r>
              <w:r w:rsidRPr="009E6FC3">
                <w:rPr>
                  <w:sz w:val="20"/>
                  <w:shd w:val="clear" w:color="auto" w:fill="FFFFFF"/>
                </w:rPr>
                <w:t>rovisioning, deploying, configuring, operating and optimising technology infrastructure across physical, virtual and cloud-based environments.</w:t>
              </w:r>
              <w:r w:rsidRPr="009E6FC3">
                <w:rPr>
                  <w:sz w:val="20"/>
                </w:rPr>
                <w:t xml:space="preserve"> Perform diverse complex activities, support and guide others, delegate tasks when appropriate, works autonomously under general direction, and contribute expertise to deliver team objectives.</w:t>
              </w:r>
            </w:ins>
          </w:p>
          <w:p w14:paraId="230A787D" w14:textId="77777777" w:rsidR="00005EEA" w:rsidRPr="009E6FC3" w:rsidRDefault="00005EEA" w:rsidP="00005EEA">
            <w:pPr>
              <w:pStyle w:val="NoSpacing"/>
              <w:spacing w:before="120" w:after="120"/>
              <w:ind w:left="177"/>
              <w:rPr>
                <w:ins w:id="35" w:author="Anderson, Simon MR 1" w:date="2026-04-14T10:54:00Z"/>
                <w:b/>
                <w:color w:val="000000"/>
                <w:sz w:val="20"/>
              </w:rPr>
            </w:pPr>
            <w:ins w:id="36" w:author="Anderson, Simon MR 1" w:date="2026-04-14T10:54:00Z">
              <w:r w:rsidRPr="009E6FC3">
                <w:rPr>
                  <w:b/>
                  <w:color w:val="000000"/>
                  <w:sz w:val="20"/>
                </w:rPr>
                <w:t>Skills and Knowledge</w:t>
              </w:r>
            </w:ins>
          </w:p>
          <w:p w14:paraId="63BD27ED" w14:textId="77777777" w:rsidR="00005EEA" w:rsidRPr="009E6FC3" w:rsidRDefault="00005EEA" w:rsidP="00005EEA">
            <w:pPr>
              <w:pStyle w:val="ListParagraph"/>
              <w:numPr>
                <w:ilvl w:val="0"/>
                <w:numId w:val="125"/>
              </w:numPr>
              <w:spacing w:line="240" w:lineRule="auto"/>
              <w:contextualSpacing/>
              <w:rPr>
                <w:ins w:id="37" w:author="Anderson, Simon MR 1" w:date="2026-04-14T10:54:00Z"/>
                <w:color w:val="000000"/>
                <w:sz w:val="20"/>
              </w:rPr>
            </w:pPr>
            <w:ins w:id="38" w:author="Anderson, Simon MR 1" w:date="2026-04-14T10:54:00Z">
              <w:r w:rsidRPr="009E6FC3">
                <w:rPr>
                  <w:color w:val="000000"/>
                  <w:sz w:val="20"/>
                </w:rPr>
                <w:t>Bachelor Degree or higher in IT (Major or Minor) with 3-5 year experience in the last 10 years are recommended</w:t>
              </w:r>
            </w:ins>
          </w:p>
          <w:p w14:paraId="6AB1AB1A" w14:textId="77777777" w:rsidR="00005EEA" w:rsidRPr="009E6FC3" w:rsidRDefault="00005EEA" w:rsidP="00005EEA">
            <w:pPr>
              <w:pStyle w:val="ListParagraph"/>
              <w:numPr>
                <w:ilvl w:val="0"/>
                <w:numId w:val="125"/>
              </w:numPr>
              <w:spacing w:line="240" w:lineRule="auto"/>
              <w:contextualSpacing/>
              <w:rPr>
                <w:ins w:id="39" w:author="Anderson, Simon MR 1" w:date="2026-04-14T10:54:00Z"/>
                <w:color w:val="000000"/>
                <w:sz w:val="20"/>
              </w:rPr>
            </w:pPr>
            <w:ins w:id="40" w:author="Anderson, Simon MR 1" w:date="2026-04-14T10:54:00Z">
              <w:r w:rsidRPr="009E6FC3">
                <w:rPr>
                  <w:color w:val="000000"/>
                  <w:sz w:val="20"/>
                </w:rPr>
                <w:t xml:space="preserve">Experience with </w:t>
              </w:r>
              <w:proofErr w:type="spellStart"/>
              <w:r w:rsidRPr="009E6FC3">
                <w:rPr>
                  <w:color w:val="000000"/>
                  <w:sz w:val="20"/>
                </w:rPr>
                <w:t>Nutanix</w:t>
              </w:r>
              <w:proofErr w:type="spellEnd"/>
              <w:r w:rsidRPr="009E6FC3">
                <w:rPr>
                  <w:color w:val="000000"/>
                  <w:sz w:val="20"/>
                </w:rPr>
                <w:t xml:space="preserve"> Cloud Infrastructure (NCI) is preferred</w:t>
              </w:r>
            </w:ins>
          </w:p>
          <w:p w14:paraId="3CFDF5E3" w14:textId="77777777" w:rsidR="00005EEA" w:rsidRPr="009E6FC3" w:rsidRDefault="00005EEA" w:rsidP="00005EEA">
            <w:pPr>
              <w:pStyle w:val="ListParagraph"/>
              <w:numPr>
                <w:ilvl w:val="0"/>
                <w:numId w:val="125"/>
              </w:numPr>
              <w:spacing w:line="240" w:lineRule="auto"/>
              <w:contextualSpacing/>
              <w:rPr>
                <w:ins w:id="41" w:author="Anderson, Simon MR 1" w:date="2026-04-14T10:54:00Z"/>
                <w:color w:val="000000"/>
                <w:sz w:val="20"/>
              </w:rPr>
            </w:pPr>
            <w:ins w:id="42" w:author="Anderson, Simon MR 1" w:date="2026-04-14T10:54:00Z">
              <w:r w:rsidRPr="009E6FC3">
                <w:rPr>
                  <w:color w:val="000000"/>
                  <w:sz w:val="20"/>
                </w:rPr>
                <w:t>Experience with Linux and Windows OS is preferred</w:t>
              </w:r>
            </w:ins>
          </w:p>
          <w:p w14:paraId="75CEDF73" w14:textId="77777777" w:rsidR="00005EEA" w:rsidRPr="009E6FC3" w:rsidRDefault="00005EEA" w:rsidP="00005EEA">
            <w:pPr>
              <w:pStyle w:val="ListParagraph"/>
              <w:numPr>
                <w:ilvl w:val="0"/>
                <w:numId w:val="125"/>
              </w:numPr>
              <w:spacing w:line="240" w:lineRule="auto"/>
              <w:contextualSpacing/>
              <w:rPr>
                <w:ins w:id="43" w:author="Anderson, Simon MR 1" w:date="2026-04-14T10:54:00Z"/>
                <w:color w:val="000000"/>
                <w:sz w:val="20"/>
              </w:rPr>
            </w:pPr>
            <w:ins w:id="44" w:author="Anderson, Simon MR 1" w:date="2026-04-14T10:54:00Z">
              <w:r w:rsidRPr="009E6FC3">
                <w:rPr>
                  <w:color w:val="000000"/>
                  <w:sz w:val="20"/>
                </w:rPr>
                <w:t>Experience with Linux and Windows Server OS is preferred</w:t>
              </w:r>
            </w:ins>
          </w:p>
          <w:p w14:paraId="1C5F44C0" w14:textId="77777777" w:rsidR="00005EEA" w:rsidRPr="009E6FC3" w:rsidRDefault="00005EEA" w:rsidP="00005EEA">
            <w:pPr>
              <w:pStyle w:val="ListParagraph"/>
              <w:numPr>
                <w:ilvl w:val="0"/>
                <w:numId w:val="125"/>
              </w:numPr>
              <w:spacing w:line="240" w:lineRule="auto"/>
              <w:contextualSpacing/>
              <w:rPr>
                <w:ins w:id="45" w:author="Anderson, Simon MR 1" w:date="2026-04-14T10:54:00Z"/>
                <w:color w:val="000000"/>
                <w:sz w:val="20"/>
              </w:rPr>
            </w:pPr>
            <w:ins w:id="46" w:author="Anderson, Simon MR 1" w:date="2026-04-14T10:54:00Z">
              <w:r w:rsidRPr="009E6FC3">
                <w:rPr>
                  <w:color w:val="000000"/>
                  <w:sz w:val="20"/>
                </w:rPr>
                <w:t>Experience with virtual and physical servers is preferred</w:t>
              </w:r>
            </w:ins>
          </w:p>
          <w:p w14:paraId="0DDD4AE7" w14:textId="77777777" w:rsidR="00005EEA" w:rsidRPr="009E6FC3" w:rsidRDefault="00005EEA" w:rsidP="00005EEA">
            <w:pPr>
              <w:pStyle w:val="ListParagraph"/>
              <w:numPr>
                <w:ilvl w:val="0"/>
                <w:numId w:val="125"/>
              </w:numPr>
              <w:spacing w:line="240" w:lineRule="auto"/>
              <w:contextualSpacing/>
              <w:rPr>
                <w:ins w:id="47" w:author="Anderson, Simon MR 1" w:date="2026-04-14T10:54:00Z"/>
                <w:color w:val="000000"/>
                <w:sz w:val="20"/>
              </w:rPr>
            </w:pPr>
            <w:ins w:id="48" w:author="Anderson, Simon MR 1" w:date="2026-04-14T10:54:00Z">
              <w:r w:rsidRPr="009E6FC3">
                <w:rPr>
                  <w:color w:val="000000"/>
                  <w:sz w:val="20"/>
                </w:rPr>
                <w:t>Experience with Active Directory and Linux Identity/ Policy/ Authorisation (IPA) is preferred</w:t>
              </w:r>
            </w:ins>
          </w:p>
          <w:p w14:paraId="7D8F2887" w14:textId="77777777" w:rsidR="00005EEA" w:rsidRPr="009E6FC3" w:rsidRDefault="00005EEA" w:rsidP="00005EEA">
            <w:pPr>
              <w:pStyle w:val="ListParagraph"/>
              <w:numPr>
                <w:ilvl w:val="0"/>
                <w:numId w:val="125"/>
              </w:numPr>
              <w:spacing w:line="240" w:lineRule="auto"/>
              <w:contextualSpacing/>
              <w:rPr>
                <w:ins w:id="49" w:author="Anderson, Simon MR 1" w:date="2026-04-14T10:54:00Z"/>
                <w:color w:val="000000"/>
                <w:sz w:val="20"/>
              </w:rPr>
            </w:pPr>
            <w:ins w:id="50" w:author="Anderson, Simon MR 1" w:date="2026-04-14T10:54:00Z">
              <w:r w:rsidRPr="009E6FC3">
                <w:rPr>
                  <w:color w:val="000000"/>
                  <w:sz w:val="20"/>
                </w:rPr>
                <w:t>Experience with PowerShell is preferred</w:t>
              </w:r>
            </w:ins>
          </w:p>
          <w:p w14:paraId="7812AE1D" w14:textId="77777777" w:rsidR="00005EEA" w:rsidRPr="009E6FC3" w:rsidRDefault="00005EEA" w:rsidP="00005EEA">
            <w:pPr>
              <w:pStyle w:val="NoSpacing"/>
              <w:spacing w:before="120" w:after="120"/>
              <w:ind w:left="177"/>
              <w:rPr>
                <w:ins w:id="51" w:author="Anderson, Simon MR 1" w:date="2026-04-14T10:54:00Z"/>
                <w:b/>
                <w:color w:val="000000"/>
                <w:sz w:val="20"/>
              </w:rPr>
            </w:pPr>
            <w:ins w:id="52" w:author="Anderson, Simon MR 1" w:date="2026-04-14T10:54:00Z">
              <w:r w:rsidRPr="009E6FC3">
                <w:rPr>
                  <w:b/>
                  <w:color w:val="000000"/>
                  <w:sz w:val="20"/>
                </w:rPr>
                <w:t>Guidance:</w:t>
              </w:r>
              <w:r w:rsidRPr="009E6FC3">
                <w:rPr>
                  <w:b/>
                  <w:color w:val="000000"/>
                  <w:sz w:val="20"/>
                </w:rPr>
                <w:tab/>
              </w:r>
            </w:ins>
          </w:p>
          <w:p w14:paraId="7FAE7E1A" w14:textId="77777777" w:rsidR="00005EEA" w:rsidRPr="009E6FC3" w:rsidRDefault="00005EEA" w:rsidP="00005EEA">
            <w:pPr>
              <w:pStyle w:val="NoSpacing"/>
              <w:spacing w:before="120" w:after="120"/>
              <w:ind w:left="177"/>
              <w:rPr>
                <w:ins w:id="53" w:author="Anderson, Simon MR 1" w:date="2026-04-14T10:54:00Z"/>
                <w:sz w:val="20"/>
              </w:rPr>
            </w:pPr>
            <w:ins w:id="54" w:author="Anderson, Simon MR 1" w:date="2026-04-14T10:54:00Z">
              <w:r w:rsidRPr="009E6FC3">
                <w:rPr>
                  <w:sz w:val="20"/>
                </w:rPr>
                <w:t xml:space="preserve">Technology infrastructure encompasses a wide range of components including, but not limited to, physical devices, virtual resources, cloud services, infrastructure-related software, middleware, </w:t>
              </w:r>
              <w:proofErr w:type="gramStart"/>
              <w:r w:rsidRPr="009E6FC3">
                <w:rPr>
                  <w:sz w:val="20"/>
                </w:rPr>
                <w:t>network</w:t>
              </w:r>
              <w:proofErr w:type="gramEnd"/>
              <w:r w:rsidRPr="009E6FC3">
                <w:rPr>
                  <w:sz w:val="20"/>
                </w:rPr>
                <w:t xml:space="preserve"> services and data storage solutions.</w:t>
              </w:r>
            </w:ins>
          </w:p>
          <w:p w14:paraId="6428971E" w14:textId="77777777" w:rsidR="00005EEA" w:rsidRPr="009E6FC3" w:rsidRDefault="00005EEA" w:rsidP="00005EEA">
            <w:pPr>
              <w:pStyle w:val="NoSpacing"/>
              <w:spacing w:before="120" w:after="120"/>
              <w:ind w:left="177"/>
              <w:rPr>
                <w:ins w:id="55" w:author="Anderson, Simon MR 1" w:date="2026-04-14T10:54:00Z"/>
                <w:sz w:val="20"/>
              </w:rPr>
            </w:pPr>
            <w:ins w:id="56" w:author="Anderson, Simon MR 1" w:date="2026-04-14T10:54:00Z">
              <w:r w:rsidRPr="009E6FC3">
                <w:rPr>
                  <w:sz w:val="20"/>
                </w:rPr>
                <w:t>Infrastructure operations also involves implementing automation, cybersecurity measures and the adoption of cloud technologies to enhance efficiency, security and agility.</w:t>
              </w:r>
            </w:ins>
          </w:p>
          <w:p w14:paraId="043A347E" w14:textId="77777777" w:rsidR="00005EEA" w:rsidRPr="009E6FC3" w:rsidRDefault="00005EEA" w:rsidP="00005EEA">
            <w:pPr>
              <w:pStyle w:val="NoSpacing"/>
              <w:spacing w:before="120" w:after="120"/>
              <w:ind w:left="177"/>
              <w:rPr>
                <w:ins w:id="57" w:author="Anderson, Simon MR 1" w:date="2026-04-14T10:54:00Z"/>
                <w:sz w:val="20"/>
              </w:rPr>
            </w:pPr>
            <w:ins w:id="58" w:author="Anderson, Simon MR 1" w:date="2026-04-14T10:54:00Z">
              <w:r w:rsidRPr="009E6FC3">
                <w:rPr>
                  <w:sz w:val="20"/>
                </w:rPr>
                <w:t>These components may be on-premises, outsourced to third parties, or provisioned through cloud services.</w:t>
              </w:r>
            </w:ins>
          </w:p>
          <w:p w14:paraId="47FC6A0A" w14:textId="77777777" w:rsidR="00005EEA" w:rsidRPr="009E6FC3" w:rsidRDefault="00005EEA" w:rsidP="00005EEA">
            <w:pPr>
              <w:pStyle w:val="NoSpacing"/>
              <w:spacing w:before="120" w:after="120"/>
              <w:ind w:left="177"/>
              <w:rPr>
                <w:ins w:id="59" w:author="Anderson, Simon MR 1" w:date="2026-04-14T10:54:00Z"/>
                <w:sz w:val="20"/>
              </w:rPr>
            </w:pPr>
            <w:ins w:id="60" w:author="Anderson, Simon MR 1" w:date="2026-04-14T10:54:00Z">
              <w:r w:rsidRPr="009E6FC3">
                <w:rPr>
                  <w:sz w:val="20"/>
                </w:rPr>
                <w:t>Activities may include, but are not limited to:</w:t>
              </w:r>
            </w:ins>
          </w:p>
          <w:p w14:paraId="397CD82D" w14:textId="77777777" w:rsidR="00005EEA" w:rsidRPr="009E6FC3" w:rsidRDefault="00005EEA" w:rsidP="00005EEA">
            <w:pPr>
              <w:pStyle w:val="ListParagraph"/>
              <w:numPr>
                <w:ilvl w:val="0"/>
                <w:numId w:val="125"/>
              </w:numPr>
              <w:spacing w:line="240" w:lineRule="auto"/>
              <w:contextualSpacing/>
              <w:rPr>
                <w:ins w:id="61" w:author="Anderson, Simon MR 1" w:date="2026-04-14T10:54:00Z"/>
                <w:color w:val="000000"/>
                <w:sz w:val="20"/>
              </w:rPr>
            </w:pPr>
            <w:ins w:id="62" w:author="Anderson, Simon MR 1" w:date="2026-04-14T10:54:00Z">
              <w:r w:rsidRPr="009E6FC3">
                <w:rPr>
                  <w:color w:val="000000"/>
                  <w:sz w:val="20"/>
                </w:rPr>
                <w:t>provisioning and adapting infrastructure components to meet the evolving needs of users and service providers</w:t>
              </w:r>
            </w:ins>
          </w:p>
          <w:p w14:paraId="057E0853" w14:textId="77777777" w:rsidR="00005EEA" w:rsidRPr="009E6FC3" w:rsidRDefault="00005EEA" w:rsidP="00005EEA">
            <w:pPr>
              <w:pStyle w:val="ListParagraph"/>
              <w:numPr>
                <w:ilvl w:val="0"/>
                <w:numId w:val="125"/>
              </w:numPr>
              <w:spacing w:line="240" w:lineRule="auto"/>
              <w:contextualSpacing/>
              <w:rPr>
                <w:ins w:id="63" w:author="Anderson, Simon MR 1" w:date="2026-04-14T10:54:00Z"/>
                <w:color w:val="000000"/>
                <w:sz w:val="20"/>
              </w:rPr>
            </w:pPr>
            <w:ins w:id="64" w:author="Anderson, Simon MR 1" w:date="2026-04-14T10:54:00Z">
              <w:r w:rsidRPr="009E6FC3">
                <w:rPr>
                  <w:color w:val="000000"/>
                  <w:sz w:val="20"/>
                </w:rPr>
                <w:t>managing virtual, cloud and hybrid/multi-cloud environments</w:t>
              </w:r>
            </w:ins>
          </w:p>
          <w:p w14:paraId="4F1200B0" w14:textId="77777777" w:rsidR="00005EEA" w:rsidRPr="009E6FC3" w:rsidRDefault="00005EEA" w:rsidP="00005EEA">
            <w:pPr>
              <w:pStyle w:val="ListParagraph"/>
              <w:numPr>
                <w:ilvl w:val="0"/>
                <w:numId w:val="125"/>
              </w:numPr>
              <w:spacing w:line="240" w:lineRule="auto"/>
              <w:contextualSpacing/>
              <w:rPr>
                <w:ins w:id="65" w:author="Anderson, Simon MR 1" w:date="2026-04-14T10:54:00Z"/>
                <w:color w:val="000000"/>
                <w:sz w:val="20"/>
              </w:rPr>
            </w:pPr>
            <w:ins w:id="66" w:author="Anderson, Simon MR 1" w:date="2026-04-14T10:54:00Z">
              <w:r w:rsidRPr="009E6FC3">
                <w:rPr>
                  <w:color w:val="000000"/>
                  <w:sz w:val="20"/>
                </w:rPr>
                <w:t>automating tasks through scripting, coding, orchestration tools and infrastructure as code (</w:t>
              </w:r>
              <w:proofErr w:type="spellStart"/>
              <w:r w:rsidRPr="009E6FC3">
                <w:rPr>
                  <w:color w:val="000000"/>
                  <w:sz w:val="20"/>
                </w:rPr>
                <w:t>IaC</w:t>
              </w:r>
              <w:proofErr w:type="spellEnd"/>
              <w:r w:rsidRPr="009E6FC3">
                <w:rPr>
                  <w:color w:val="000000"/>
                  <w:sz w:val="20"/>
                </w:rPr>
                <w:t>) practices</w:t>
              </w:r>
            </w:ins>
          </w:p>
          <w:p w14:paraId="00B1440C" w14:textId="77777777" w:rsidR="00005EEA" w:rsidRPr="009E6FC3" w:rsidRDefault="00005EEA" w:rsidP="00005EEA">
            <w:pPr>
              <w:pStyle w:val="ListParagraph"/>
              <w:numPr>
                <w:ilvl w:val="0"/>
                <w:numId w:val="125"/>
              </w:numPr>
              <w:spacing w:line="240" w:lineRule="auto"/>
              <w:contextualSpacing/>
              <w:rPr>
                <w:ins w:id="67" w:author="Anderson, Simon MR 1" w:date="2026-04-14T10:54:00Z"/>
                <w:color w:val="000000"/>
                <w:sz w:val="20"/>
              </w:rPr>
            </w:pPr>
            <w:ins w:id="68" w:author="Anderson, Simon MR 1" w:date="2026-04-14T10:54:00Z">
              <w:r w:rsidRPr="009E6FC3">
                <w:rPr>
                  <w:color w:val="000000"/>
                  <w:sz w:val="20"/>
                </w:rPr>
                <w:lastRenderedPageBreak/>
                <w:t>ensuring infrastructure security through regular updates, patch management and adherence to cybersecurity policies and established industry practices</w:t>
              </w:r>
            </w:ins>
          </w:p>
          <w:p w14:paraId="2B8C2740" w14:textId="77777777" w:rsidR="00005EEA" w:rsidRPr="009E6FC3" w:rsidRDefault="00005EEA" w:rsidP="00005EEA">
            <w:pPr>
              <w:pStyle w:val="ListParagraph"/>
              <w:numPr>
                <w:ilvl w:val="0"/>
                <w:numId w:val="125"/>
              </w:numPr>
              <w:spacing w:line="240" w:lineRule="auto"/>
              <w:contextualSpacing/>
              <w:rPr>
                <w:ins w:id="69" w:author="Anderson, Simon MR 1" w:date="2026-04-14T10:54:00Z"/>
                <w:sz w:val="20"/>
              </w:rPr>
            </w:pPr>
            <w:ins w:id="70" w:author="Anderson, Simon MR 1" w:date="2026-04-14T10:54:00Z">
              <w:r w:rsidRPr="009E6FC3">
                <w:rPr>
                  <w:color w:val="000000"/>
                  <w:sz w:val="20"/>
                </w:rPr>
                <w:t>monitoring</w:t>
              </w:r>
              <w:r w:rsidRPr="009E6FC3">
                <w:rPr>
                  <w:sz w:val="20"/>
                </w:rPr>
                <w:t xml:space="preserve"> infrastructure performance and its impact on efficiency, performance, security posture and sustainability</w:t>
              </w:r>
            </w:ins>
          </w:p>
          <w:p w14:paraId="3ACA8025" w14:textId="77777777" w:rsidR="00005EEA" w:rsidRPr="009E6FC3" w:rsidRDefault="00005EEA" w:rsidP="00005EEA">
            <w:pPr>
              <w:pStyle w:val="ListParagraph"/>
              <w:numPr>
                <w:ilvl w:val="0"/>
                <w:numId w:val="125"/>
              </w:numPr>
              <w:spacing w:line="240" w:lineRule="auto"/>
              <w:contextualSpacing/>
              <w:rPr>
                <w:ins w:id="71" w:author="Anderson, Simon MR 1" w:date="2026-04-14T10:54:00Z"/>
                <w:color w:val="000000"/>
                <w:sz w:val="20"/>
              </w:rPr>
            </w:pPr>
            <w:ins w:id="72" w:author="Anderson, Simon MR 1" w:date="2026-04-14T10:54:00Z">
              <w:r w:rsidRPr="009E6FC3">
                <w:rPr>
                  <w:color w:val="000000"/>
                  <w:sz w:val="20"/>
                </w:rPr>
                <w:t>collaborating with development teams (DevOps) </w:t>
              </w:r>
            </w:ins>
          </w:p>
          <w:p w14:paraId="05A2CBC5" w14:textId="77777777" w:rsidR="00005EEA" w:rsidRPr="009E6FC3" w:rsidRDefault="00005EEA" w:rsidP="00005EEA">
            <w:pPr>
              <w:pStyle w:val="ListParagraph"/>
              <w:numPr>
                <w:ilvl w:val="0"/>
                <w:numId w:val="125"/>
              </w:numPr>
              <w:spacing w:line="240" w:lineRule="auto"/>
              <w:contextualSpacing/>
              <w:rPr>
                <w:ins w:id="73" w:author="Anderson, Simon MR 1" w:date="2026-04-14T10:54:00Z"/>
                <w:sz w:val="20"/>
              </w:rPr>
            </w:pPr>
            <w:ins w:id="74" w:author="Anderson, Simon MR 1" w:date="2026-04-14T10:54:00Z">
              <w:r w:rsidRPr="009E6FC3">
                <w:rPr>
                  <w:color w:val="000000"/>
                  <w:sz w:val="20"/>
                </w:rPr>
                <w:t>using containerisation technologies to enhance application deployment and scalability</w:t>
              </w:r>
            </w:ins>
          </w:p>
          <w:p w14:paraId="517008E6" w14:textId="77777777" w:rsidR="00005EEA" w:rsidRPr="009E6FC3" w:rsidRDefault="00005EEA" w:rsidP="00005EEA">
            <w:pPr>
              <w:pStyle w:val="NoSpacing"/>
              <w:spacing w:before="120" w:after="120"/>
              <w:ind w:left="177"/>
              <w:rPr>
                <w:ins w:id="75" w:author="Anderson, Simon MR 1" w:date="2026-04-14T10:54:00Z"/>
                <w:sz w:val="20"/>
              </w:rPr>
            </w:pPr>
            <w:ins w:id="76" w:author="Anderson, Simon MR 1" w:date="2026-04-14T10:54:00Z">
              <w:r w:rsidRPr="009E6FC3">
                <w:rPr>
                  <w:b/>
                  <w:color w:val="000000"/>
                  <w:sz w:val="20"/>
                </w:rPr>
                <w:t>Major Responsibilities:</w:t>
              </w:r>
            </w:ins>
          </w:p>
          <w:p w14:paraId="52125292" w14:textId="77777777" w:rsidR="00005EEA" w:rsidRPr="009E6FC3" w:rsidRDefault="00005EEA" w:rsidP="00005EEA">
            <w:pPr>
              <w:pStyle w:val="ListParagraph"/>
              <w:numPr>
                <w:ilvl w:val="0"/>
                <w:numId w:val="125"/>
              </w:numPr>
              <w:spacing w:line="240" w:lineRule="auto"/>
              <w:contextualSpacing/>
              <w:rPr>
                <w:ins w:id="77" w:author="Anderson, Simon MR 1" w:date="2026-04-14T10:54:00Z"/>
                <w:color w:val="212529"/>
                <w:sz w:val="20"/>
              </w:rPr>
            </w:pPr>
            <w:ins w:id="78" w:author="Anderson, Simon MR 1" w:date="2026-04-14T10:54:00Z">
              <w:r w:rsidRPr="009E6FC3">
                <w:rPr>
                  <w:color w:val="000000"/>
                  <w:sz w:val="20"/>
                </w:rPr>
                <w:t>Contributes to the planning and implementation of infrastructure maintenance and updates. Implements agreed infrastructure changes and</w:t>
              </w:r>
              <w:r w:rsidRPr="009E6FC3">
                <w:rPr>
                  <w:color w:val="212529"/>
                  <w:sz w:val="20"/>
                </w:rPr>
                <w:t xml:space="preserve"> maintenance routines</w:t>
              </w:r>
            </w:ins>
          </w:p>
          <w:p w14:paraId="23F67DE9" w14:textId="77777777" w:rsidR="00005EEA" w:rsidRPr="002A1029" w:rsidRDefault="00005EEA" w:rsidP="00005EEA">
            <w:pPr>
              <w:pStyle w:val="ListParagraph"/>
              <w:numPr>
                <w:ilvl w:val="0"/>
                <w:numId w:val="125"/>
              </w:numPr>
              <w:spacing w:line="240" w:lineRule="auto"/>
              <w:contextualSpacing/>
              <w:rPr>
                <w:ins w:id="79" w:author="Anderson, Simon MR 1" w:date="2026-04-14T10:54:00Z"/>
                <w:color w:val="000000"/>
                <w:sz w:val="20"/>
              </w:rPr>
            </w:pPr>
            <w:ins w:id="80" w:author="Anderson, Simon MR 1" w:date="2026-04-14T10:54:00Z">
              <w:r w:rsidRPr="002A1029">
                <w:rPr>
                  <w:sz w:val="20"/>
                </w:rPr>
                <w:t xml:space="preserve">Provides technical </w:t>
              </w:r>
              <w:r w:rsidRPr="002A1029">
                <w:rPr>
                  <w:color w:val="000000"/>
                  <w:sz w:val="20"/>
                </w:rPr>
                <w:t>leadership to optimise the performance of the technology infrastructure.</w:t>
              </w:r>
            </w:ins>
          </w:p>
          <w:p w14:paraId="42492970" w14:textId="77777777" w:rsidR="00005EEA" w:rsidRPr="002A1029" w:rsidRDefault="00005EEA" w:rsidP="00005EEA">
            <w:pPr>
              <w:pStyle w:val="ListParagraph"/>
              <w:numPr>
                <w:ilvl w:val="0"/>
                <w:numId w:val="125"/>
              </w:numPr>
              <w:spacing w:line="240" w:lineRule="auto"/>
              <w:contextualSpacing/>
              <w:rPr>
                <w:ins w:id="81" w:author="Anderson, Simon MR 1" w:date="2026-04-14T10:54:00Z"/>
                <w:color w:val="000000"/>
                <w:sz w:val="20"/>
              </w:rPr>
            </w:pPr>
            <w:ins w:id="82" w:author="Anderson, Simon MR 1" w:date="2026-04-14T10:54:00Z">
              <w:r w:rsidRPr="002A1029">
                <w:rPr>
                  <w:color w:val="000000"/>
                  <w:sz w:val="20"/>
                </w:rPr>
                <w:t>Drives the adoption of tools and automated processes for effective operational management and delivery.</w:t>
              </w:r>
            </w:ins>
          </w:p>
          <w:p w14:paraId="0BC786B5" w14:textId="77777777" w:rsidR="00005EEA" w:rsidRPr="009E6FC3" w:rsidRDefault="00005EEA" w:rsidP="00005EEA">
            <w:pPr>
              <w:pStyle w:val="ListParagraph"/>
              <w:numPr>
                <w:ilvl w:val="0"/>
                <w:numId w:val="125"/>
              </w:numPr>
              <w:spacing w:line="240" w:lineRule="auto"/>
              <w:contextualSpacing/>
              <w:rPr>
                <w:ins w:id="83" w:author="Anderson, Simon MR 1" w:date="2026-04-14T10:54:00Z"/>
                <w:sz w:val="20"/>
              </w:rPr>
            </w:pPr>
            <w:ins w:id="84" w:author="Anderson, Simon MR 1" w:date="2026-04-14T10:54:00Z">
              <w:r w:rsidRPr="002A1029">
                <w:rPr>
                  <w:sz w:val="20"/>
                </w:rPr>
                <w:t>Oversees the planning, installation, maintenance and acceptance of new and updated infrastructure components and infrastructure-based services. Aligns to service expectations, security requireme</w:t>
              </w:r>
              <w:r w:rsidRPr="009E6FC3">
                <w:rPr>
                  <w:sz w:val="20"/>
                </w:rPr>
                <w:t>nts and other quality standards.</w:t>
              </w:r>
            </w:ins>
          </w:p>
          <w:p w14:paraId="00877924" w14:textId="77777777" w:rsidR="00005EEA" w:rsidRPr="002A1029" w:rsidRDefault="00005EEA" w:rsidP="00005EEA">
            <w:pPr>
              <w:pStyle w:val="ListParagraph"/>
              <w:numPr>
                <w:ilvl w:val="0"/>
                <w:numId w:val="125"/>
              </w:numPr>
              <w:spacing w:line="240" w:lineRule="auto"/>
              <w:contextualSpacing/>
              <w:rPr>
                <w:ins w:id="85" w:author="Anderson, Simon MR 1" w:date="2026-04-14T10:54:00Z"/>
                <w:sz w:val="20"/>
              </w:rPr>
            </w:pPr>
            <w:ins w:id="86" w:author="Anderson, Simon MR 1" w:date="2026-04-14T10:54:00Z">
              <w:r w:rsidRPr="002A1029">
                <w:rPr>
                  <w:sz w:val="20"/>
                </w:rPr>
                <w:t>Ensures operational procedures and documentation are current and effective, tracks and addresses operational issues and repo</w:t>
              </w:r>
              <w:r w:rsidRPr="002A1029">
                <w:rPr>
                  <w:color w:val="000000"/>
                  <w:sz w:val="20"/>
                </w:rPr>
                <w:t>rts to stakeholders</w:t>
              </w:r>
            </w:ins>
          </w:p>
          <w:p w14:paraId="683F1412" w14:textId="77777777" w:rsidR="00005EEA" w:rsidRPr="009E6FC3" w:rsidRDefault="00005EEA" w:rsidP="00005EEA">
            <w:pPr>
              <w:pStyle w:val="ListParagraph"/>
              <w:numPr>
                <w:ilvl w:val="0"/>
                <w:numId w:val="125"/>
              </w:numPr>
              <w:spacing w:line="240" w:lineRule="auto"/>
              <w:contextualSpacing/>
              <w:rPr>
                <w:ins w:id="87" w:author="Anderson, Simon MR 1" w:date="2026-04-14T10:54:00Z"/>
                <w:color w:val="000000"/>
                <w:sz w:val="20"/>
              </w:rPr>
            </w:pPr>
            <w:ins w:id="88" w:author="Anderson, Simon MR 1" w:date="2026-04-14T10:54:00Z">
              <w:r w:rsidRPr="009E6FC3">
                <w:rPr>
                  <w:color w:val="212529"/>
                  <w:sz w:val="20"/>
                </w:rPr>
                <w:t xml:space="preserve">Applies </w:t>
              </w:r>
              <w:r w:rsidRPr="009E6FC3">
                <w:rPr>
                  <w:color w:val="000000"/>
                  <w:sz w:val="20"/>
                </w:rPr>
                <w:t>technical expertise to maintain and optimise technology infrastructure, executing updates and employing automation tools.</w:t>
              </w:r>
            </w:ins>
          </w:p>
          <w:p w14:paraId="56F1E702" w14:textId="77777777" w:rsidR="00005EEA" w:rsidRPr="009E6FC3" w:rsidRDefault="00005EEA" w:rsidP="00005EEA">
            <w:pPr>
              <w:pStyle w:val="ListParagraph"/>
              <w:numPr>
                <w:ilvl w:val="0"/>
                <w:numId w:val="125"/>
              </w:numPr>
              <w:spacing w:line="240" w:lineRule="auto"/>
              <w:contextualSpacing/>
              <w:rPr>
                <w:ins w:id="89" w:author="Anderson, Simon MR 1" w:date="2026-04-14T10:54:00Z"/>
                <w:color w:val="000000"/>
                <w:sz w:val="20"/>
              </w:rPr>
            </w:pPr>
            <w:ins w:id="90" w:author="Anderson, Simon MR 1" w:date="2026-04-14T10:54:00Z">
              <w:r w:rsidRPr="009E6FC3">
                <w:rPr>
                  <w:color w:val="000000"/>
                  <w:sz w:val="20"/>
                </w:rPr>
                <w:t xml:space="preserve">Configures tools and/or creates scripts to automate infrastructure tasks. Maintains operational procedures and checks that they </w:t>
              </w:r>
              <w:proofErr w:type="gramStart"/>
              <w:r w:rsidRPr="009E6FC3">
                <w:rPr>
                  <w:color w:val="000000"/>
                  <w:sz w:val="20"/>
                </w:rPr>
                <w:t>are followed</w:t>
              </w:r>
              <w:proofErr w:type="gramEnd"/>
              <w:r w:rsidRPr="009E6FC3">
                <w:rPr>
                  <w:color w:val="000000"/>
                  <w:sz w:val="20"/>
                </w:rPr>
                <w:t>, including adherence to security policies. Uses infrastructure management tools to monitor load, performance, and security metrics.</w:t>
              </w:r>
            </w:ins>
          </w:p>
          <w:p w14:paraId="19380F52" w14:textId="77777777" w:rsidR="00005EEA" w:rsidRPr="009E6FC3" w:rsidRDefault="00005EEA" w:rsidP="00005EEA">
            <w:pPr>
              <w:pStyle w:val="ListParagraph"/>
              <w:numPr>
                <w:ilvl w:val="0"/>
                <w:numId w:val="125"/>
              </w:numPr>
              <w:spacing w:line="240" w:lineRule="auto"/>
              <w:contextualSpacing/>
              <w:rPr>
                <w:ins w:id="91" w:author="Anderson, Simon MR 1" w:date="2026-04-14T10:54:00Z"/>
                <w:color w:val="000000"/>
                <w:sz w:val="20"/>
              </w:rPr>
            </w:pPr>
            <w:ins w:id="92" w:author="Anderson, Simon MR 1" w:date="2026-04-14T10:54:00Z">
              <w:r w:rsidRPr="009E6FC3">
                <w:rPr>
                  <w:color w:val="000000"/>
                  <w:sz w:val="20"/>
                </w:rPr>
                <w:t>Investigates and enables the resolution of operational and security-related issues. Provides reports and proposals for improvement to stakeholders.</w:t>
              </w:r>
            </w:ins>
          </w:p>
          <w:p w14:paraId="16B07D3B" w14:textId="77777777" w:rsidR="00005EEA" w:rsidRPr="009E6FC3" w:rsidRDefault="00005EEA" w:rsidP="00005EEA">
            <w:pPr>
              <w:pStyle w:val="NoSpacing"/>
              <w:spacing w:before="120" w:after="120"/>
              <w:ind w:left="177"/>
              <w:rPr>
                <w:ins w:id="93" w:author="Anderson, Simon MR 1" w:date="2026-04-14T10:54:00Z"/>
                <w:b/>
                <w:color w:val="000000"/>
                <w:sz w:val="20"/>
              </w:rPr>
            </w:pPr>
            <w:ins w:id="94" w:author="Anderson, Simon MR 1" w:date="2026-04-14T10:54:00Z">
              <w:r w:rsidRPr="009E6FC3">
                <w:rPr>
                  <w:b/>
                  <w:color w:val="000000"/>
                  <w:sz w:val="20"/>
                </w:rPr>
                <w:t>Secondary Responsibilities:</w:t>
              </w:r>
            </w:ins>
          </w:p>
          <w:p w14:paraId="0BC0FC01" w14:textId="77777777" w:rsidR="00005EEA" w:rsidRPr="009E6FC3" w:rsidRDefault="00005EEA" w:rsidP="00005EEA">
            <w:pPr>
              <w:pStyle w:val="ListParagraph"/>
              <w:numPr>
                <w:ilvl w:val="0"/>
                <w:numId w:val="125"/>
              </w:numPr>
              <w:spacing w:line="240" w:lineRule="auto"/>
              <w:contextualSpacing/>
              <w:rPr>
                <w:ins w:id="95" w:author="Anderson, Simon MR 1" w:date="2026-04-14T10:54:00Z"/>
                <w:color w:val="000000"/>
                <w:sz w:val="20"/>
              </w:rPr>
            </w:pPr>
            <w:ins w:id="96" w:author="Anderson, Simon MR 1" w:date="2026-04-14T10:54:00Z">
              <w:r w:rsidRPr="009E6FC3">
                <w:rPr>
                  <w:color w:val="000000"/>
                  <w:sz w:val="20"/>
                </w:rPr>
                <w:t>All CDS Above-the-Line contractors may be tasked with assisting other CDS functional areas where the member’s skills and knowledge are relevant</w:t>
              </w:r>
            </w:ins>
          </w:p>
          <w:p w14:paraId="0590755A" w14:textId="77777777" w:rsidR="00005EEA" w:rsidRPr="009E6FC3" w:rsidRDefault="00005EEA" w:rsidP="00005EEA">
            <w:pPr>
              <w:pStyle w:val="NoSpacing"/>
              <w:spacing w:before="120"/>
              <w:rPr>
                <w:ins w:id="97" w:author="Anderson, Simon MR 1" w:date="2026-04-14T10:54:00Z"/>
                <w:color w:val="000000"/>
                <w:sz w:val="20"/>
              </w:rPr>
            </w:pPr>
            <w:ins w:id="98" w:author="Anderson, Simon MR 1" w:date="2026-04-14T10:54:00Z">
              <w:r w:rsidRPr="009E6FC3">
                <w:rPr>
                  <w:b/>
                  <w:color w:val="000000"/>
                  <w:sz w:val="20"/>
                </w:rPr>
                <w:t>OP 2 (1 position)</w:t>
              </w:r>
              <w:r w:rsidRPr="009E6FC3">
                <w:rPr>
                  <w:color w:val="000000"/>
                  <w:sz w:val="20"/>
                </w:rPr>
                <w:t xml:space="preserve"> </w:t>
              </w:r>
            </w:ins>
          </w:p>
          <w:p w14:paraId="11F2C003" w14:textId="77777777" w:rsidR="00005EEA" w:rsidRPr="009E6FC3" w:rsidRDefault="00005EEA" w:rsidP="00005EEA">
            <w:pPr>
              <w:pStyle w:val="NoSpacing"/>
              <w:spacing w:before="120" w:after="120"/>
              <w:ind w:left="177"/>
              <w:rPr>
                <w:ins w:id="99" w:author="Anderson, Simon MR 1" w:date="2026-04-14T10:54:00Z"/>
                <w:color w:val="000000"/>
                <w:sz w:val="20"/>
              </w:rPr>
            </w:pPr>
            <w:ins w:id="100" w:author="Anderson, Simon MR 1" w:date="2026-04-14T10:54:00Z">
              <w:r w:rsidRPr="009E6FC3">
                <w:rPr>
                  <w:b/>
                  <w:color w:val="000000"/>
                  <w:sz w:val="20"/>
                </w:rPr>
                <w:t>Description</w:t>
              </w:r>
              <w:r w:rsidRPr="009E6FC3">
                <w:rPr>
                  <w:color w:val="000000"/>
                  <w:sz w:val="20"/>
                </w:rPr>
                <w:t xml:space="preserve">:  </w:t>
              </w:r>
            </w:ins>
          </w:p>
          <w:p w14:paraId="28BCDD0D" w14:textId="77777777" w:rsidR="00005EEA" w:rsidRPr="009E6FC3" w:rsidRDefault="00005EEA" w:rsidP="00005EEA">
            <w:pPr>
              <w:pStyle w:val="NoSpacing"/>
              <w:spacing w:before="120" w:after="120"/>
              <w:ind w:left="177"/>
              <w:rPr>
                <w:ins w:id="101" w:author="Anderson, Simon MR 1" w:date="2026-04-14T10:54:00Z"/>
                <w:sz w:val="20"/>
              </w:rPr>
            </w:pPr>
            <w:ins w:id="102" w:author="Anderson, Simon MR 1" w:date="2026-04-14T10:54:00Z">
              <w:r w:rsidRPr="009E6FC3">
                <w:rPr>
                  <w:sz w:val="20"/>
                </w:rPr>
                <w:t xml:space="preserve">The </w:t>
              </w:r>
              <w:r w:rsidRPr="009E6FC3">
                <w:rPr>
                  <w:b/>
                  <w:sz w:val="22"/>
                  <w:szCs w:val="22"/>
                </w:rPr>
                <w:t>System Software Administration</w:t>
              </w:r>
              <w:r w:rsidRPr="009E6FC3">
                <w:rPr>
                  <w:sz w:val="20"/>
                </w:rPr>
                <w:t xml:space="preserve"> positions will be responsible for </w:t>
              </w:r>
              <w:r w:rsidRPr="009E6FC3">
                <w:rPr>
                  <w:sz w:val="20"/>
                  <w:shd w:val="clear" w:color="auto" w:fill="FFFFFF"/>
                </w:rPr>
                <w:t>installing, managing and maintaining operating systems, data management, office automation and utility software across various infrastructure environments.</w:t>
              </w:r>
              <w:r w:rsidRPr="009E6FC3">
                <w:rPr>
                  <w:sz w:val="20"/>
                </w:rPr>
                <w:t xml:space="preserve"> Perform diverse complex activities, support and guide others, delegate tasks when appropriate, works autonomously under general direction, and contribute expertise to deliver team objectives.</w:t>
              </w:r>
            </w:ins>
          </w:p>
          <w:p w14:paraId="70790AC5" w14:textId="77777777" w:rsidR="00005EEA" w:rsidRPr="009E6FC3" w:rsidRDefault="00005EEA" w:rsidP="00005EEA">
            <w:pPr>
              <w:pStyle w:val="NoSpacing"/>
              <w:spacing w:before="120" w:after="120"/>
              <w:ind w:left="177"/>
              <w:rPr>
                <w:ins w:id="103" w:author="Anderson, Simon MR 1" w:date="2026-04-14T10:54:00Z"/>
                <w:b/>
                <w:color w:val="000000"/>
                <w:sz w:val="20"/>
              </w:rPr>
            </w:pPr>
            <w:ins w:id="104" w:author="Anderson, Simon MR 1" w:date="2026-04-14T10:54:00Z">
              <w:r w:rsidRPr="009E6FC3">
                <w:rPr>
                  <w:b/>
                  <w:color w:val="000000"/>
                  <w:sz w:val="20"/>
                </w:rPr>
                <w:t>Skills and Knowledge</w:t>
              </w:r>
            </w:ins>
          </w:p>
          <w:p w14:paraId="6E9F199B" w14:textId="77777777" w:rsidR="00005EEA" w:rsidRPr="009E6FC3" w:rsidRDefault="00005EEA" w:rsidP="00005EEA">
            <w:pPr>
              <w:pStyle w:val="ListParagraph"/>
              <w:numPr>
                <w:ilvl w:val="0"/>
                <w:numId w:val="125"/>
              </w:numPr>
              <w:spacing w:line="240" w:lineRule="auto"/>
              <w:contextualSpacing/>
              <w:rPr>
                <w:ins w:id="105" w:author="Anderson, Simon MR 1" w:date="2026-04-14T10:54:00Z"/>
                <w:color w:val="000000"/>
                <w:sz w:val="20"/>
              </w:rPr>
            </w:pPr>
            <w:ins w:id="106" w:author="Anderson, Simon MR 1" w:date="2026-04-14T10:54:00Z">
              <w:r w:rsidRPr="009E6FC3">
                <w:rPr>
                  <w:color w:val="000000"/>
                  <w:sz w:val="20"/>
                </w:rPr>
                <w:t>Bachelor Degree or higher in IT (Major or Minor) with 3-5 year experience in the last 10 years are recommended</w:t>
              </w:r>
            </w:ins>
          </w:p>
          <w:p w14:paraId="68A63AD4" w14:textId="77777777" w:rsidR="00005EEA" w:rsidRPr="009E6FC3" w:rsidRDefault="00005EEA" w:rsidP="00005EEA">
            <w:pPr>
              <w:pStyle w:val="ListParagraph"/>
              <w:numPr>
                <w:ilvl w:val="0"/>
                <w:numId w:val="125"/>
              </w:numPr>
              <w:spacing w:line="240" w:lineRule="auto"/>
              <w:contextualSpacing/>
              <w:rPr>
                <w:ins w:id="107" w:author="Anderson, Simon MR 1" w:date="2026-04-14T10:54:00Z"/>
                <w:color w:val="000000"/>
                <w:sz w:val="20"/>
              </w:rPr>
            </w:pPr>
            <w:ins w:id="108" w:author="Anderson, Simon MR 1" w:date="2026-04-14T10:54:00Z">
              <w:r w:rsidRPr="009E6FC3">
                <w:rPr>
                  <w:color w:val="000000"/>
                  <w:sz w:val="20"/>
                </w:rPr>
                <w:t xml:space="preserve">Experience with </w:t>
              </w:r>
              <w:proofErr w:type="spellStart"/>
              <w:r w:rsidRPr="009E6FC3">
                <w:rPr>
                  <w:color w:val="000000"/>
                  <w:sz w:val="20"/>
                </w:rPr>
                <w:t>Nutanix</w:t>
              </w:r>
              <w:proofErr w:type="spellEnd"/>
              <w:r w:rsidRPr="009E6FC3">
                <w:rPr>
                  <w:color w:val="000000"/>
                  <w:sz w:val="20"/>
                </w:rPr>
                <w:t xml:space="preserve"> Cloud Infrastructure (NCI) is preferred</w:t>
              </w:r>
            </w:ins>
          </w:p>
          <w:p w14:paraId="4C2BCA08" w14:textId="77777777" w:rsidR="00005EEA" w:rsidRPr="009E6FC3" w:rsidRDefault="00005EEA" w:rsidP="00005EEA">
            <w:pPr>
              <w:pStyle w:val="ListParagraph"/>
              <w:numPr>
                <w:ilvl w:val="0"/>
                <w:numId w:val="125"/>
              </w:numPr>
              <w:spacing w:line="240" w:lineRule="auto"/>
              <w:contextualSpacing/>
              <w:rPr>
                <w:ins w:id="109" w:author="Anderson, Simon MR 1" w:date="2026-04-14T10:54:00Z"/>
                <w:color w:val="000000"/>
                <w:sz w:val="20"/>
              </w:rPr>
            </w:pPr>
            <w:ins w:id="110" w:author="Anderson, Simon MR 1" w:date="2026-04-14T10:54:00Z">
              <w:r w:rsidRPr="009E6FC3">
                <w:rPr>
                  <w:color w:val="000000"/>
                  <w:sz w:val="20"/>
                </w:rPr>
                <w:t>Experience with Linux and Windows OS is preferred</w:t>
              </w:r>
            </w:ins>
          </w:p>
          <w:p w14:paraId="46F267C7" w14:textId="77777777" w:rsidR="00005EEA" w:rsidRPr="009E6FC3" w:rsidRDefault="00005EEA" w:rsidP="00005EEA">
            <w:pPr>
              <w:pStyle w:val="ListParagraph"/>
              <w:numPr>
                <w:ilvl w:val="0"/>
                <w:numId w:val="125"/>
              </w:numPr>
              <w:spacing w:line="240" w:lineRule="auto"/>
              <w:contextualSpacing/>
              <w:rPr>
                <w:ins w:id="111" w:author="Anderson, Simon MR 1" w:date="2026-04-14T10:54:00Z"/>
                <w:color w:val="000000"/>
                <w:sz w:val="20"/>
              </w:rPr>
            </w:pPr>
            <w:ins w:id="112" w:author="Anderson, Simon MR 1" w:date="2026-04-14T10:54:00Z">
              <w:r w:rsidRPr="009E6FC3">
                <w:rPr>
                  <w:color w:val="000000"/>
                  <w:sz w:val="20"/>
                </w:rPr>
                <w:lastRenderedPageBreak/>
                <w:t>Experience with Linux and Windows Server OS is preferred</w:t>
              </w:r>
            </w:ins>
          </w:p>
          <w:p w14:paraId="5C841316" w14:textId="77777777" w:rsidR="00005EEA" w:rsidRPr="009E6FC3" w:rsidRDefault="00005EEA" w:rsidP="00005EEA">
            <w:pPr>
              <w:pStyle w:val="ListParagraph"/>
              <w:numPr>
                <w:ilvl w:val="0"/>
                <w:numId w:val="125"/>
              </w:numPr>
              <w:spacing w:line="240" w:lineRule="auto"/>
              <w:contextualSpacing/>
              <w:rPr>
                <w:ins w:id="113" w:author="Anderson, Simon MR 1" w:date="2026-04-14T10:54:00Z"/>
                <w:color w:val="000000"/>
                <w:sz w:val="20"/>
              </w:rPr>
            </w:pPr>
            <w:ins w:id="114" w:author="Anderson, Simon MR 1" w:date="2026-04-14T10:54:00Z">
              <w:r w:rsidRPr="009E6FC3">
                <w:rPr>
                  <w:color w:val="000000"/>
                  <w:sz w:val="20"/>
                </w:rPr>
                <w:t>Experience with virtual and physical servers is preferred</w:t>
              </w:r>
            </w:ins>
          </w:p>
          <w:p w14:paraId="51DD0C02" w14:textId="77777777" w:rsidR="00005EEA" w:rsidRPr="009E6FC3" w:rsidRDefault="00005EEA" w:rsidP="00005EEA">
            <w:pPr>
              <w:pStyle w:val="ListParagraph"/>
              <w:numPr>
                <w:ilvl w:val="0"/>
                <w:numId w:val="125"/>
              </w:numPr>
              <w:spacing w:line="240" w:lineRule="auto"/>
              <w:contextualSpacing/>
              <w:rPr>
                <w:ins w:id="115" w:author="Anderson, Simon MR 1" w:date="2026-04-14T10:54:00Z"/>
                <w:color w:val="000000"/>
                <w:sz w:val="20"/>
              </w:rPr>
            </w:pPr>
            <w:ins w:id="116" w:author="Anderson, Simon MR 1" w:date="2026-04-14T10:54:00Z">
              <w:r w:rsidRPr="009E6FC3">
                <w:rPr>
                  <w:color w:val="000000"/>
                  <w:sz w:val="20"/>
                </w:rPr>
                <w:t>Experience with Active Directory and Linux Identity/ Policy/ Authorisation (IPA) is preferred</w:t>
              </w:r>
            </w:ins>
          </w:p>
          <w:p w14:paraId="28227A7A" w14:textId="77777777" w:rsidR="00005EEA" w:rsidRPr="009E6FC3" w:rsidRDefault="00005EEA" w:rsidP="00005EEA">
            <w:pPr>
              <w:pStyle w:val="ListParagraph"/>
              <w:numPr>
                <w:ilvl w:val="0"/>
                <w:numId w:val="125"/>
              </w:numPr>
              <w:spacing w:line="240" w:lineRule="auto"/>
              <w:contextualSpacing/>
              <w:rPr>
                <w:ins w:id="117" w:author="Anderson, Simon MR 1" w:date="2026-04-14T10:54:00Z"/>
                <w:color w:val="000000"/>
                <w:sz w:val="20"/>
              </w:rPr>
            </w:pPr>
            <w:ins w:id="118" w:author="Anderson, Simon MR 1" w:date="2026-04-14T10:54:00Z">
              <w:r w:rsidRPr="009E6FC3">
                <w:rPr>
                  <w:color w:val="000000"/>
                  <w:sz w:val="20"/>
                </w:rPr>
                <w:t>Experience with PowerShell is preferred</w:t>
              </w:r>
            </w:ins>
          </w:p>
          <w:p w14:paraId="4DC15450" w14:textId="77777777" w:rsidR="00005EEA" w:rsidRPr="009E6FC3" w:rsidRDefault="00005EEA" w:rsidP="00005EEA">
            <w:pPr>
              <w:pStyle w:val="NoSpacing"/>
              <w:spacing w:before="120" w:after="120"/>
              <w:ind w:left="177"/>
              <w:rPr>
                <w:ins w:id="119" w:author="Anderson, Simon MR 1" w:date="2026-04-14T10:54:00Z"/>
                <w:b/>
                <w:color w:val="000000"/>
                <w:sz w:val="20"/>
              </w:rPr>
            </w:pPr>
            <w:ins w:id="120" w:author="Anderson, Simon MR 1" w:date="2026-04-14T10:54:00Z">
              <w:r w:rsidRPr="009E6FC3">
                <w:rPr>
                  <w:b/>
                  <w:color w:val="000000"/>
                  <w:sz w:val="20"/>
                </w:rPr>
                <w:t>Guidance:</w:t>
              </w:r>
              <w:r w:rsidRPr="009E6FC3">
                <w:rPr>
                  <w:b/>
                  <w:color w:val="000000"/>
                  <w:sz w:val="20"/>
                </w:rPr>
                <w:tab/>
              </w:r>
            </w:ins>
          </w:p>
          <w:p w14:paraId="0CCC7189" w14:textId="77777777" w:rsidR="00005EEA" w:rsidRPr="009E6FC3" w:rsidRDefault="00005EEA" w:rsidP="00005EEA">
            <w:pPr>
              <w:pStyle w:val="NoSpacing"/>
              <w:spacing w:before="120" w:after="120"/>
              <w:ind w:left="177"/>
              <w:rPr>
                <w:ins w:id="121" w:author="Anderson, Simon MR 1" w:date="2026-04-14T10:54:00Z"/>
                <w:sz w:val="20"/>
              </w:rPr>
            </w:pPr>
            <w:ins w:id="122" w:author="Anderson, Simon MR 1" w:date="2026-04-14T10:54:00Z">
              <w:r w:rsidRPr="009E6FC3">
                <w:rPr>
                  <w:sz w:val="20"/>
                </w:rPr>
                <w:t>System software encompasses a wide range of software components that support the functioning and management of technology infrastructure, including operating systems, infrastructure software, data management products, office automation products, middleware and utility software. It may run in cloud, virtual or physical hardware environments and enables applications to run effectively.</w:t>
              </w:r>
            </w:ins>
          </w:p>
          <w:p w14:paraId="1A2C3A89" w14:textId="77777777" w:rsidR="00005EEA" w:rsidRPr="009E6FC3" w:rsidRDefault="00005EEA" w:rsidP="00005EEA">
            <w:pPr>
              <w:pStyle w:val="NoSpacing"/>
              <w:spacing w:before="120" w:after="120"/>
              <w:ind w:left="177"/>
              <w:rPr>
                <w:ins w:id="123" w:author="Anderson, Simon MR 1" w:date="2026-04-14T10:54:00Z"/>
                <w:sz w:val="20"/>
              </w:rPr>
            </w:pPr>
            <w:ins w:id="124" w:author="Anderson, Simon MR 1" w:date="2026-04-14T10:54:00Z">
              <w:r w:rsidRPr="009E6FC3">
                <w:rPr>
                  <w:sz w:val="20"/>
                </w:rPr>
                <w:t>Activities may include, but are not limited to:</w:t>
              </w:r>
            </w:ins>
          </w:p>
          <w:p w14:paraId="2DCE623A" w14:textId="77777777" w:rsidR="00005EEA" w:rsidRPr="009E6FC3" w:rsidRDefault="00005EEA" w:rsidP="00005EEA">
            <w:pPr>
              <w:pStyle w:val="ListParagraph"/>
              <w:numPr>
                <w:ilvl w:val="0"/>
                <w:numId w:val="125"/>
              </w:numPr>
              <w:spacing w:line="240" w:lineRule="auto"/>
              <w:contextualSpacing/>
              <w:rPr>
                <w:ins w:id="125" w:author="Anderson, Simon MR 1" w:date="2026-04-14T10:54:00Z"/>
                <w:color w:val="000000"/>
                <w:sz w:val="20"/>
              </w:rPr>
            </w:pPr>
            <w:ins w:id="126" w:author="Anderson, Simon MR 1" w:date="2026-04-14T10:54:00Z">
              <w:r w:rsidRPr="009E6FC3">
                <w:rPr>
                  <w:color w:val="000000"/>
                  <w:sz w:val="20"/>
                </w:rPr>
                <w:t>monitoring and optimising the performance of system software</w:t>
              </w:r>
            </w:ins>
          </w:p>
          <w:p w14:paraId="619B1758" w14:textId="77777777" w:rsidR="00005EEA" w:rsidRPr="009E6FC3" w:rsidRDefault="00005EEA" w:rsidP="00005EEA">
            <w:pPr>
              <w:pStyle w:val="ListParagraph"/>
              <w:numPr>
                <w:ilvl w:val="0"/>
                <w:numId w:val="125"/>
              </w:numPr>
              <w:spacing w:line="240" w:lineRule="auto"/>
              <w:contextualSpacing/>
              <w:rPr>
                <w:ins w:id="127" w:author="Anderson, Simon MR 1" w:date="2026-04-14T10:54:00Z"/>
                <w:color w:val="000000"/>
                <w:sz w:val="20"/>
              </w:rPr>
            </w:pPr>
            <w:ins w:id="128" w:author="Anderson, Simon MR 1" w:date="2026-04-14T10:54:00Z">
              <w:r w:rsidRPr="009E6FC3">
                <w:rPr>
                  <w:color w:val="000000"/>
                  <w:sz w:val="20"/>
                </w:rPr>
                <w:t>developing and maintaining diagnostic tools and procedures for system software troubleshooting and performance analysis</w:t>
              </w:r>
            </w:ins>
          </w:p>
          <w:p w14:paraId="15DB87BA" w14:textId="77777777" w:rsidR="00005EEA" w:rsidRPr="009E6FC3" w:rsidRDefault="00005EEA" w:rsidP="00005EEA">
            <w:pPr>
              <w:pStyle w:val="ListParagraph"/>
              <w:numPr>
                <w:ilvl w:val="0"/>
                <w:numId w:val="125"/>
              </w:numPr>
              <w:spacing w:line="240" w:lineRule="auto"/>
              <w:contextualSpacing/>
              <w:rPr>
                <w:ins w:id="129" w:author="Anderson, Simon MR 1" w:date="2026-04-14T10:54:00Z"/>
                <w:color w:val="000000"/>
                <w:sz w:val="20"/>
              </w:rPr>
            </w:pPr>
            <w:ins w:id="130" w:author="Anderson, Simon MR 1" w:date="2026-04-14T10:54:00Z">
              <w:r w:rsidRPr="009E6FC3">
                <w:rPr>
                  <w:color w:val="000000"/>
                  <w:sz w:val="20"/>
                </w:rPr>
                <w:t>resolving service problems with system software components</w:t>
              </w:r>
            </w:ins>
          </w:p>
          <w:p w14:paraId="21F2AE9B" w14:textId="77777777" w:rsidR="00005EEA" w:rsidRPr="009E6FC3" w:rsidRDefault="00005EEA" w:rsidP="00005EEA">
            <w:pPr>
              <w:pStyle w:val="ListParagraph"/>
              <w:numPr>
                <w:ilvl w:val="0"/>
                <w:numId w:val="125"/>
              </w:numPr>
              <w:spacing w:line="240" w:lineRule="auto"/>
              <w:contextualSpacing/>
              <w:rPr>
                <w:ins w:id="131" w:author="Anderson, Simon MR 1" w:date="2026-04-14T10:54:00Z"/>
                <w:color w:val="000000"/>
                <w:sz w:val="20"/>
              </w:rPr>
            </w:pPr>
            <w:ins w:id="132" w:author="Anderson, Simon MR 1" w:date="2026-04-14T10:54:00Z">
              <w:r w:rsidRPr="009E6FC3">
                <w:rPr>
                  <w:color w:val="000000"/>
                  <w:sz w:val="20"/>
                </w:rPr>
                <w:t>evaluating, provisioning and testing new system software, including cloud based solutions </w:t>
              </w:r>
            </w:ins>
          </w:p>
          <w:p w14:paraId="76214772" w14:textId="77777777" w:rsidR="00005EEA" w:rsidRPr="009E6FC3" w:rsidRDefault="00005EEA" w:rsidP="00005EEA">
            <w:pPr>
              <w:pStyle w:val="ListParagraph"/>
              <w:numPr>
                <w:ilvl w:val="0"/>
                <w:numId w:val="125"/>
              </w:numPr>
              <w:spacing w:line="240" w:lineRule="auto"/>
              <w:contextualSpacing/>
              <w:rPr>
                <w:ins w:id="133" w:author="Anderson, Simon MR 1" w:date="2026-04-14T10:54:00Z"/>
                <w:color w:val="000000"/>
                <w:sz w:val="20"/>
              </w:rPr>
            </w:pPr>
            <w:ins w:id="134" w:author="Anderson, Simon MR 1" w:date="2026-04-14T10:54:00Z">
              <w:r w:rsidRPr="009E6FC3">
                <w:rPr>
                  <w:color w:val="000000"/>
                  <w:sz w:val="20"/>
                </w:rPr>
                <w:t>reviewing system software updates and upgrades</w:t>
              </w:r>
            </w:ins>
          </w:p>
          <w:p w14:paraId="75BEEA21" w14:textId="77777777" w:rsidR="00005EEA" w:rsidRPr="009E6FC3" w:rsidRDefault="00005EEA" w:rsidP="00005EEA">
            <w:pPr>
              <w:pStyle w:val="ListParagraph"/>
              <w:numPr>
                <w:ilvl w:val="0"/>
                <w:numId w:val="125"/>
              </w:numPr>
              <w:spacing w:line="240" w:lineRule="auto"/>
              <w:contextualSpacing/>
              <w:rPr>
                <w:ins w:id="135" w:author="Anderson, Simon MR 1" w:date="2026-04-14T10:54:00Z"/>
                <w:color w:val="000000"/>
                <w:sz w:val="20"/>
              </w:rPr>
            </w:pPr>
            <w:ins w:id="136" w:author="Anderson, Simon MR 1" w:date="2026-04-14T10:54:00Z">
              <w:r w:rsidRPr="009E6FC3">
                <w:rPr>
                  <w:color w:val="000000"/>
                  <w:sz w:val="20"/>
                </w:rPr>
                <w:t>provisioning and testing system software updates and configurations</w:t>
              </w:r>
            </w:ins>
          </w:p>
          <w:p w14:paraId="3828EECC" w14:textId="77777777" w:rsidR="00005EEA" w:rsidRPr="009E6FC3" w:rsidRDefault="00005EEA" w:rsidP="00005EEA">
            <w:pPr>
              <w:pStyle w:val="ListParagraph"/>
              <w:numPr>
                <w:ilvl w:val="0"/>
                <w:numId w:val="125"/>
              </w:numPr>
              <w:spacing w:line="240" w:lineRule="auto"/>
              <w:contextualSpacing/>
              <w:rPr>
                <w:ins w:id="137" w:author="Anderson, Simon MR 1" w:date="2026-04-14T10:54:00Z"/>
                <w:color w:val="000000"/>
                <w:sz w:val="20"/>
              </w:rPr>
            </w:pPr>
            <w:ins w:id="138" w:author="Anderson, Simon MR 1" w:date="2026-04-14T10:54:00Z">
              <w:r w:rsidRPr="009E6FC3">
                <w:rPr>
                  <w:color w:val="000000"/>
                  <w:sz w:val="20"/>
                </w:rPr>
                <w:t>adhering to established safety, security and quality standards</w:t>
              </w:r>
            </w:ins>
          </w:p>
          <w:p w14:paraId="155DD6DD" w14:textId="77777777" w:rsidR="00005EEA" w:rsidRPr="009E6FC3" w:rsidRDefault="00005EEA" w:rsidP="00005EEA">
            <w:pPr>
              <w:pStyle w:val="ListParagraph"/>
              <w:numPr>
                <w:ilvl w:val="0"/>
                <w:numId w:val="125"/>
              </w:numPr>
              <w:spacing w:line="240" w:lineRule="auto"/>
              <w:contextualSpacing/>
              <w:rPr>
                <w:ins w:id="139" w:author="Anderson, Simon MR 1" w:date="2026-04-14T10:54:00Z"/>
                <w:sz w:val="20"/>
              </w:rPr>
            </w:pPr>
            <w:proofErr w:type="gramStart"/>
            <w:ins w:id="140" w:author="Anderson, Simon MR 1" w:date="2026-04-14T10:54:00Z">
              <w:r w:rsidRPr="009E6FC3">
                <w:rPr>
                  <w:color w:val="000000"/>
                  <w:sz w:val="20"/>
                </w:rPr>
                <w:t>managing</w:t>
              </w:r>
              <w:proofErr w:type="gramEnd"/>
              <w:r w:rsidRPr="009E6FC3">
                <w:rPr>
                  <w:sz w:val="20"/>
                </w:rPr>
                <w:t xml:space="preserve"> system software in hybrid and multi-cloud environments.</w:t>
              </w:r>
            </w:ins>
          </w:p>
          <w:p w14:paraId="4C088C17" w14:textId="77777777" w:rsidR="00005EEA" w:rsidRPr="009E6FC3" w:rsidRDefault="00005EEA" w:rsidP="00005EEA">
            <w:pPr>
              <w:pStyle w:val="NoSpacing"/>
              <w:spacing w:before="120" w:after="120"/>
              <w:ind w:left="177"/>
              <w:rPr>
                <w:ins w:id="141" w:author="Anderson, Simon MR 1" w:date="2026-04-14T10:54:00Z"/>
                <w:sz w:val="20"/>
              </w:rPr>
            </w:pPr>
            <w:ins w:id="142" w:author="Anderson, Simon MR 1" w:date="2026-04-14T10:54:00Z">
              <w:r w:rsidRPr="009E6FC3">
                <w:rPr>
                  <w:b/>
                  <w:color w:val="000000"/>
                  <w:sz w:val="20"/>
                </w:rPr>
                <w:t>Major Responsibilities:</w:t>
              </w:r>
            </w:ins>
          </w:p>
          <w:p w14:paraId="7EF323D8" w14:textId="77777777" w:rsidR="00005EEA" w:rsidRPr="00AD6B94" w:rsidRDefault="00005EEA" w:rsidP="00005EEA">
            <w:pPr>
              <w:pStyle w:val="ListParagraph"/>
              <w:numPr>
                <w:ilvl w:val="0"/>
                <w:numId w:val="125"/>
              </w:numPr>
              <w:spacing w:line="240" w:lineRule="auto"/>
              <w:contextualSpacing/>
              <w:rPr>
                <w:ins w:id="143" w:author="Anderson, Simon MR 1" w:date="2026-04-14T10:54:00Z"/>
                <w:color w:val="000000"/>
                <w:sz w:val="20"/>
              </w:rPr>
            </w:pPr>
            <w:ins w:id="144" w:author="Anderson, Simon MR 1" w:date="2026-04-14T10:54:00Z">
              <w:r w:rsidRPr="00AD6B94">
                <w:rPr>
                  <w:color w:val="000000"/>
                  <w:sz w:val="20"/>
                </w:rPr>
                <w:t xml:space="preserve">Ensures system software </w:t>
              </w:r>
              <w:proofErr w:type="gramStart"/>
              <w:r w:rsidRPr="00AD6B94">
                <w:rPr>
                  <w:color w:val="000000"/>
                  <w:sz w:val="20"/>
                </w:rPr>
                <w:t>is provisioned and configured to support the achievement of service objectives</w:t>
              </w:r>
              <w:proofErr w:type="gramEnd"/>
              <w:r w:rsidRPr="00AD6B94">
                <w:rPr>
                  <w:color w:val="000000"/>
                  <w:sz w:val="20"/>
                </w:rPr>
                <w:t>.</w:t>
              </w:r>
            </w:ins>
          </w:p>
          <w:p w14:paraId="50B31F56" w14:textId="77777777" w:rsidR="00005EEA" w:rsidRPr="00AD6B94" w:rsidRDefault="00005EEA" w:rsidP="00005EEA">
            <w:pPr>
              <w:pStyle w:val="ListParagraph"/>
              <w:numPr>
                <w:ilvl w:val="0"/>
                <w:numId w:val="125"/>
              </w:numPr>
              <w:spacing w:line="240" w:lineRule="auto"/>
              <w:contextualSpacing/>
              <w:rPr>
                <w:ins w:id="145" w:author="Anderson, Simon MR 1" w:date="2026-04-14T10:54:00Z"/>
                <w:color w:val="000000"/>
                <w:sz w:val="20"/>
              </w:rPr>
            </w:pPr>
            <w:ins w:id="146" w:author="Anderson, Simon MR 1" w:date="2026-04-14T10:54:00Z">
              <w:r w:rsidRPr="00AD6B94">
                <w:rPr>
                  <w:color w:val="000000"/>
                  <w:sz w:val="20"/>
                </w:rPr>
                <w:t>Develops and maintains diagnostic tools and processes for troubleshooting and performance analysis.</w:t>
              </w:r>
            </w:ins>
          </w:p>
          <w:p w14:paraId="02C6087A" w14:textId="77777777" w:rsidR="00005EEA" w:rsidRPr="009E6FC3" w:rsidRDefault="00005EEA" w:rsidP="00005EEA">
            <w:pPr>
              <w:pStyle w:val="ListParagraph"/>
              <w:numPr>
                <w:ilvl w:val="0"/>
                <w:numId w:val="125"/>
              </w:numPr>
              <w:spacing w:line="240" w:lineRule="auto"/>
              <w:contextualSpacing/>
              <w:rPr>
                <w:ins w:id="147" w:author="Anderson, Simon MR 1" w:date="2026-04-14T10:54:00Z"/>
                <w:color w:val="000000"/>
                <w:sz w:val="20"/>
              </w:rPr>
            </w:pPr>
            <w:ins w:id="148" w:author="Anderson, Simon MR 1" w:date="2026-04-14T10:54:00Z">
              <w:r w:rsidRPr="00AD6B94">
                <w:rPr>
                  <w:color w:val="000000"/>
                  <w:sz w:val="20"/>
                </w:rPr>
                <w:t>Evaluates new system software and recommends adoption if appropriate. Plans the provisioning and testing of new versions of system software.</w:t>
              </w:r>
            </w:ins>
          </w:p>
          <w:p w14:paraId="023FE8D2" w14:textId="77777777" w:rsidR="00005EEA" w:rsidRPr="00AD6B94" w:rsidRDefault="00005EEA" w:rsidP="00005EEA">
            <w:pPr>
              <w:pStyle w:val="ListParagraph"/>
              <w:numPr>
                <w:ilvl w:val="0"/>
                <w:numId w:val="125"/>
              </w:numPr>
              <w:spacing w:line="240" w:lineRule="auto"/>
              <w:contextualSpacing/>
              <w:rPr>
                <w:ins w:id="149" w:author="Anderson, Simon MR 1" w:date="2026-04-14T10:54:00Z"/>
                <w:color w:val="000000"/>
                <w:sz w:val="20"/>
              </w:rPr>
            </w:pPr>
            <w:ins w:id="150" w:author="Anderson, Simon MR 1" w:date="2026-04-14T10:54:00Z">
              <w:r w:rsidRPr="00AD6B94">
                <w:rPr>
                  <w:sz w:val="20"/>
                </w:rPr>
                <w:t>Ensures operational procedures and diagnostics for system software are current, accessible and well understood. Investigates and coordinates the resolution of potential and actual service problems</w:t>
              </w:r>
            </w:ins>
          </w:p>
          <w:p w14:paraId="68D3721E" w14:textId="77777777" w:rsidR="00005EEA" w:rsidRPr="009E6FC3" w:rsidRDefault="00005EEA" w:rsidP="00005EEA">
            <w:pPr>
              <w:pStyle w:val="ListParagraph"/>
              <w:numPr>
                <w:ilvl w:val="0"/>
                <w:numId w:val="125"/>
              </w:numPr>
              <w:spacing w:line="240" w:lineRule="auto"/>
              <w:contextualSpacing/>
              <w:rPr>
                <w:ins w:id="151" w:author="Anderson, Simon MR 1" w:date="2026-04-14T10:54:00Z"/>
                <w:color w:val="000000"/>
                <w:sz w:val="20"/>
              </w:rPr>
            </w:pPr>
            <w:ins w:id="152" w:author="Anderson, Simon MR 1" w:date="2026-04-14T10:54:00Z">
              <w:r w:rsidRPr="009E6FC3">
                <w:rPr>
                  <w:sz w:val="20"/>
                </w:rPr>
                <w:t xml:space="preserve">Monitors </w:t>
              </w:r>
              <w:r w:rsidRPr="009E6FC3">
                <w:rPr>
                  <w:color w:val="000000"/>
                  <w:sz w:val="20"/>
                </w:rPr>
                <w:t>system software metrics and adjusts configurations for optimum availability and performance, and adherence to security policies</w:t>
              </w:r>
            </w:ins>
          </w:p>
          <w:p w14:paraId="12CDD1B9" w14:textId="77777777" w:rsidR="00005EEA" w:rsidRPr="009E6FC3" w:rsidRDefault="00005EEA" w:rsidP="00005EEA">
            <w:pPr>
              <w:pStyle w:val="ListParagraph"/>
              <w:numPr>
                <w:ilvl w:val="0"/>
                <w:numId w:val="125"/>
              </w:numPr>
              <w:spacing w:line="240" w:lineRule="auto"/>
              <w:contextualSpacing/>
              <w:rPr>
                <w:ins w:id="153" w:author="Anderson, Simon MR 1" w:date="2026-04-14T10:54:00Z"/>
                <w:color w:val="000000"/>
                <w:sz w:val="20"/>
              </w:rPr>
            </w:pPr>
            <w:ins w:id="154" w:author="Anderson, Simon MR 1" w:date="2026-04-14T10:54:00Z">
              <w:r w:rsidRPr="009E6FC3">
                <w:rPr>
                  <w:color w:val="000000"/>
                  <w:sz w:val="20"/>
                </w:rPr>
                <w:t>Applies technical expertise to investigates and resolve complex system software issues, including security-related issues, requesting action from other support teams and supplier if required.</w:t>
              </w:r>
            </w:ins>
          </w:p>
          <w:p w14:paraId="7CF35675" w14:textId="77777777" w:rsidR="00005EEA" w:rsidRPr="009E6FC3" w:rsidRDefault="00005EEA" w:rsidP="00005EEA">
            <w:pPr>
              <w:pStyle w:val="ListParagraph"/>
              <w:numPr>
                <w:ilvl w:val="0"/>
                <w:numId w:val="125"/>
              </w:numPr>
              <w:spacing w:line="240" w:lineRule="auto"/>
              <w:contextualSpacing/>
              <w:rPr>
                <w:ins w:id="155" w:author="Anderson, Simon MR 1" w:date="2026-04-14T10:54:00Z"/>
                <w:color w:val="000000"/>
                <w:sz w:val="20"/>
              </w:rPr>
            </w:pPr>
            <w:ins w:id="156" w:author="Anderson, Simon MR 1" w:date="2026-04-14T10:54:00Z">
              <w:r w:rsidRPr="009E6FC3">
                <w:rPr>
                  <w:color w:val="000000"/>
                  <w:sz w:val="20"/>
                </w:rPr>
                <w:t>Analyses system software updates and determines which ones require actions.</w:t>
              </w:r>
            </w:ins>
          </w:p>
          <w:p w14:paraId="1E48C5CF" w14:textId="77777777" w:rsidR="00005EEA" w:rsidRPr="009E6FC3" w:rsidRDefault="00005EEA" w:rsidP="00005EEA">
            <w:pPr>
              <w:pStyle w:val="ListParagraph"/>
              <w:numPr>
                <w:ilvl w:val="0"/>
                <w:numId w:val="125"/>
              </w:numPr>
              <w:spacing w:line="240" w:lineRule="auto"/>
              <w:contextualSpacing/>
              <w:rPr>
                <w:ins w:id="157" w:author="Anderson, Simon MR 1" w:date="2026-04-14T10:54:00Z"/>
                <w:color w:val="000000"/>
                <w:sz w:val="20"/>
              </w:rPr>
            </w:pPr>
            <w:ins w:id="158" w:author="Anderson, Simon MR 1" w:date="2026-04-14T10:54:00Z">
              <w:r w:rsidRPr="009E6FC3">
                <w:rPr>
                  <w:color w:val="212529"/>
                  <w:sz w:val="20"/>
                </w:rPr>
                <w:t xml:space="preserve">Apply </w:t>
              </w:r>
              <w:r w:rsidRPr="009E6FC3">
                <w:rPr>
                  <w:color w:val="000000"/>
                  <w:sz w:val="20"/>
                </w:rPr>
                <w:t>technical expertise to execute updates and employ automation tools</w:t>
              </w:r>
            </w:ins>
          </w:p>
          <w:p w14:paraId="68D9610D" w14:textId="77777777" w:rsidR="00005EEA" w:rsidRPr="009E6FC3" w:rsidRDefault="00005EEA" w:rsidP="00005EEA">
            <w:pPr>
              <w:pStyle w:val="ListParagraph"/>
              <w:numPr>
                <w:ilvl w:val="0"/>
                <w:numId w:val="125"/>
              </w:numPr>
              <w:spacing w:line="240" w:lineRule="auto"/>
              <w:contextualSpacing/>
              <w:rPr>
                <w:ins w:id="159" w:author="Anderson, Simon MR 1" w:date="2026-04-14T10:54:00Z"/>
                <w:color w:val="000000"/>
                <w:sz w:val="20"/>
              </w:rPr>
            </w:pPr>
            <w:ins w:id="160" w:author="Anderson, Simon MR 1" w:date="2026-04-14T10:54:00Z">
              <w:r w:rsidRPr="009E6FC3">
                <w:rPr>
                  <w:color w:val="000000"/>
                  <w:sz w:val="20"/>
                </w:rPr>
                <w:t>Develops comprehensive software implementation</w:t>
              </w:r>
              <w:r w:rsidRPr="009E6FC3">
                <w:rPr>
                  <w:sz w:val="20"/>
                </w:rPr>
                <w:t xml:space="preserve"> procedures with robust contingency plans</w:t>
              </w:r>
            </w:ins>
          </w:p>
          <w:p w14:paraId="766D1B2B" w14:textId="77777777" w:rsidR="00005EEA" w:rsidRPr="009E6FC3" w:rsidRDefault="00005EEA" w:rsidP="00005EEA">
            <w:pPr>
              <w:pStyle w:val="ListParagraph"/>
              <w:numPr>
                <w:ilvl w:val="0"/>
                <w:numId w:val="125"/>
              </w:numPr>
              <w:spacing w:line="240" w:lineRule="auto"/>
              <w:contextualSpacing/>
              <w:rPr>
                <w:ins w:id="161" w:author="Anderson, Simon MR 1" w:date="2026-04-14T10:54:00Z"/>
                <w:color w:val="000000"/>
                <w:sz w:val="20"/>
              </w:rPr>
            </w:pPr>
            <w:ins w:id="162" w:author="Anderson, Simon MR 1" w:date="2026-04-14T10:54:00Z">
              <w:r w:rsidRPr="009E6FC3">
                <w:rPr>
                  <w:color w:val="000000"/>
                  <w:sz w:val="20"/>
                </w:rPr>
                <w:t>Provides reports and proposals for improvement to stakeholders.</w:t>
              </w:r>
            </w:ins>
          </w:p>
          <w:p w14:paraId="52B82C98" w14:textId="77777777" w:rsidR="00005EEA" w:rsidRPr="009E6FC3" w:rsidRDefault="00005EEA" w:rsidP="00005EEA">
            <w:pPr>
              <w:pStyle w:val="ListParagraph"/>
              <w:numPr>
                <w:ilvl w:val="0"/>
                <w:numId w:val="125"/>
              </w:numPr>
              <w:spacing w:line="240" w:lineRule="auto"/>
              <w:contextualSpacing/>
              <w:rPr>
                <w:ins w:id="163" w:author="Anderson, Simon MR 1" w:date="2026-04-14T10:54:00Z"/>
                <w:color w:val="212529"/>
                <w:sz w:val="20"/>
              </w:rPr>
            </w:pPr>
            <w:ins w:id="164" w:author="Anderson, Simon MR 1" w:date="2026-04-14T10:54:00Z">
              <w:r w:rsidRPr="009E6FC3">
                <w:rPr>
                  <w:color w:val="000000"/>
                  <w:sz w:val="20"/>
                </w:rPr>
                <w:t>Contributes to the planning and implements agreed organisation changes and</w:t>
              </w:r>
              <w:r w:rsidRPr="009E6FC3">
                <w:rPr>
                  <w:color w:val="212529"/>
                  <w:sz w:val="20"/>
                </w:rPr>
                <w:t xml:space="preserve"> maintenance routines.</w:t>
              </w:r>
            </w:ins>
          </w:p>
          <w:p w14:paraId="7E939350" w14:textId="77777777" w:rsidR="00005EEA" w:rsidRPr="009E6FC3" w:rsidRDefault="00005EEA" w:rsidP="00005EEA">
            <w:pPr>
              <w:pStyle w:val="NoSpacing"/>
              <w:spacing w:before="120" w:after="120"/>
              <w:ind w:left="177"/>
              <w:rPr>
                <w:ins w:id="165" w:author="Anderson, Simon MR 1" w:date="2026-04-14T10:54:00Z"/>
                <w:b/>
                <w:color w:val="000000"/>
                <w:sz w:val="20"/>
              </w:rPr>
            </w:pPr>
            <w:ins w:id="166" w:author="Anderson, Simon MR 1" w:date="2026-04-14T10:54:00Z">
              <w:r w:rsidRPr="009E6FC3">
                <w:rPr>
                  <w:b/>
                  <w:color w:val="000000"/>
                  <w:sz w:val="20"/>
                </w:rPr>
                <w:t>Secondary Responsibilities:</w:t>
              </w:r>
            </w:ins>
          </w:p>
          <w:p w14:paraId="7E876AEE" w14:textId="77777777" w:rsidR="00005EEA" w:rsidRPr="009E6FC3" w:rsidRDefault="00005EEA" w:rsidP="00005EEA">
            <w:pPr>
              <w:pStyle w:val="ListParagraph"/>
              <w:numPr>
                <w:ilvl w:val="0"/>
                <w:numId w:val="125"/>
              </w:numPr>
              <w:spacing w:line="240" w:lineRule="auto"/>
              <w:contextualSpacing/>
              <w:rPr>
                <w:ins w:id="167" w:author="Anderson, Simon MR 1" w:date="2026-04-14T10:54:00Z"/>
                <w:color w:val="000000"/>
                <w:sz w:val="20"/>
              </w:rPr>
            </w:pPr>
            <w:ins w:id="168" w:author="Anderson, Simon MR 1" w:date="2026-04-14T10:54:00Z">
              <w:r w:rsidRPr="009E6FC3">
                <w:rPr>
                  <w:color w:val="000000"/>
                  <w:sz w:val="20"/>
                </w:rPr>
                <w:lastRenderedPageBreak/>
                <w:t xml:space="preserve">All CDS Above-the-Line contractors </w:t>
              </w:r>
              <w:proofErr w:type="gramStart"/>
              <w:r w:rsidRPr="009E6FC3">
                <w:rPr>
                  <w:color w:val="000000"/>
                  <w:sz w:val="20"/>
                </w:rPr>
                <w:t>may be tasked</w:t>
              </w:r>
              <w:proofErr w:type="gramEnd"/>
              <w:r w:rsidRPr="009E6FC3">
                <w:rPr>
                  <w:color w:val="000000"/>
                  <w:sz w:val="20"/>
                </w:rPr>
                <w:t xml:space="preserve"> with assisting other CDS functional areas where the member’s skills and knowledge are relevant.</w:t>
              </w:r>
            </w:ins>
          </w:p>
          <w:p w14:paraId="2C1E2ADE" w14:textId="77777777" w:rsidR="00005EEA" w:rsidRPr="009E6FC3" w:rsidRDefault="00005EEA" w:rsidP="00005EEA">
            <w:pPr>
              <w:pStyle w:val="NoSpacing"/>
              <w:spacing w:before="120"/>
              <w:rPr>
                <w:ins w:id="169" w:author="Anderson, Simon MR 1" w:date="2026-04-14T10:54:00Z"/>
                <w:color w:val="000000"/>
                <w:sz w:val="20"/>
              </w:rPr>
            </w:pPr>
            <w:ins w:id="170" w:author="Anderson, Simon MR 1" w:date="2026-04-14T10:54:00Z">
              <w:r w:rsidRPr="009E6FC3">
                <w:rPr>
                  <w:b/>
                  <w:color w:val="000000"/>
                  <w:sz w:val="20"/>
                </w:rPr>
                <w:t>OP 3 (2 position)</w:t>
              </w:r>
              <w:r w:rsidRPr="009E6FC3">
                <w:rPr>
                  <w:color w:val="000000"/>
                  <w:sz w:val="20"/>
                </w:rPr>
                <w:t xml:space="preserve"> </w:t>
              </w:r>
            </w:ins>
          </w:p>
          <w:p w14:paraId="1C5F4A9C" w14:textId="77777777" w:rsidR="00005EEA" w:rsidRPr="009E6FC3" w:rsidRDefault="00005EEA" w:rsidP="00005EEA">
            <w:pPr>
              <w:pStyle w:val="NoSpacing"/>
              <w:spacing w:before="120" w:after="120"/>
              <w:ind w:left="177"/>
              <w:rPr>
                <w:ins w:id="171" w:author="Anderson, Simon MR 1" w:date="2026-04-14T10:54:00Z"/>
                <w:color w:val="000000"/>
                <w:sz w:val="20"/>
              </w:rPr>
            </w:pPr>
            <w:ins w:id="172" w:author="Anderson, Simon MR 1" w:date="2026-04-14T10:54:00Z">
              <w:r w:rsidRPr="009E6FC3">
                <w:rPr>
                  <w:b/>
                  <w:color w:val="000000"/>
                  <w:sz w:val="20"/>
                </w:rPr>
                <w:t>Description</w:t>
              </w:r>
              <w:r w:rsidRPr="009E6FC3">
                <w:rPr>
                  <w:color w:val="000000"/>
                  <w:sz w:val="20"/>
                </w:rPr>
                <w:t xml:space="preserve">:  </w:t>
              </w:r>
            </w:ins>
          </w:p>
          <w:p w14:paraId="0EBE12D9" w14:textId="77777777" w:rsidR="00005EEA" w:rsidRPr="009E6FC3" w:rsidRDefault="00005EEA" w:rsidP="00005EEA">
            <w:pPr>
              <w:pStyle w:val="NoSpacing"/>
              <w:spacing w:before="120" w:after="120"/>
              <w:ind w:left="177"/>
              <w:rPr>
                <w:ins w:id="173" w:author="Anderson, Simon MR 1" w:date="2026-04-14T10:54:00Z"/>
                <w:sz w:val="20"/>
              </w:rPr>
            </w:pPr>
            <w:ins w:id="174" w:author="Anderson, Simon MR 1" w:date="2026-04-14T10:54:00Z">
              <w:r w:rsidRPr="009E6FC3">
                <w:rPr>
                  <w:sz w:val="20"/>
                </w:rPr>
                <w:t xml:space="preserve">The </w:t>
              </w:r>
              <w:r w:rsidRPr="009E6FC3">
                <w:rPr>
                  <w:b/>
                  <w:sz w:val="22"/>
                  <w:szCs w:val="22"/>
                </w:rPr>
                <w:t>Storage Management</w:t>
              </w:r>
              <w:r w:rsidRPr="009E6FC3">
                <w:rPr>
                  <w:sz w:val="20"/>
                </w:rPr>
                <w:t xml:space="preserve"> positions will </w:t>
              </w:r>
              <w:r w:rsidRPr="009E6FC3">
                <w:rPr>
                  <w:sz w:val="20"/>
                  <w:shd w:val="clear" w:color="auto" w:fill="FFFFFF"/>
                </w:rPr>
                <w:t>provisioning, configuring and optimising on-premises and cloud-based storage solutions, ensuring data availability, security and alignment with business objectives.</w:t>
              </w:r>
              <w:r w:rsidRPr="009E6FC3">
                <w:rPr>
                  <w:sz w:val="20"/>
                </w:rPr>
                <w:t xml:space="preserve"> Perform diverse complex activities, support and guide others, delegate tasks when appropriate, works autonomously under general direction, and contribute expertise to deliver team objectives.</w:t>
              </w:r>
            </w:ins>
          </w:p>
          <w:p w14:paraId="2CE5CFF2" w14:textId="77777777" w:rsidR="00005EEA" w:rsidRPr="009E6FC3" w:rsidRDefault="00005EEA" w:rsidP="00005EEA">
            <w:pPr>
              <w:pStyle w:val="NoSpacing"/>
              <w:spacing w:before="120" w:after="120"/>
              <w:ind w:left="177"/>
              <w:rPr>
                <w:ins w:id="175" w:author="Anderson, Simon MR 1" w:date="2026-04-14T10:54:00Z"/>
                <w:b/>
                <w:color w:val="000000"/>
                <w:sz w:val="20"/>
              </w:rPr>
            </w:pPr>
            <w:ins w:id="176" w:author="Anderson, Simon MR 1" w:date="2026-04-14T10:54:00Z">
              <w:r w:rsidRPr="009E6FC3">
                <w:rPr>
                  <w:b/>
                  <w:color w:val="000000"/>
                  <w:sz w:val="20"/>
                </w:rPr>
                <w:t>Skills and Knowledge</w:t>
              </w:r>
            </w:ins>
          </w:p>
          <w:p w14:paraId="07674AD6" w14:textId="77777777" w:rsidR="00005EEA" w:rsidRPr="009E6FC3" w:rsidRDefault="00005EEA" w:rsidP="00005EEA">
            <w:pPr>
              <w:pStyle w:val="ListParagraph"/>
              <w:numPr>
                <w:ilvl w:val="0"/>
                <w:numId w:val="125"/>
              </w:numPr>
              <w:spacing w:line="240" w:lineRule="auto"/>
              <w:contextualSpacing/>
              <w:rPr>
                <w:ins w:id="177" w:author="Anderson, Simon MR 1" w:date="2026-04-14T10:54:00Z"/>
                <w:color w:val="000000"/>
                <w:sz w:val="20"/>
              </w:rPr>
            </w:pPr>
            <w:ins w:id="178" w:author="Anderson, Simon MR 1" w:date="2026-04-14T10:54:00Z">
              <w:r w:rsidRPr="009E6FC3">
                <w:rPr>
                  <w:color w:val="000000"/>
                  <w:sz w:val="20"/>
                </w:rPr>
                <w:t>Bachelor Degree or higher in IT (Major or Minor) with 3-5 year experience in the last 10 years are recommended</w:t>
              </w:r>
            </w:ins>
          </w:p>
          <w:p w14:paraId="20AEB801" w14:textId="77777777" w:rsidR="00005EEA" w:rsidRPr="009E6FC3" w:rsidRDefault="00005EEA" w:rsidP="00005EEA">
            <w:pPr>
              <w:pStyle w:val="ListParagraph"/>
              <w:numPr>
                <w:ilvl w:val="0"/>
                <w:numId w:val="125"/>
              </w:numPr>
              <w:spacing w:line="240" w:lineRule="auto"/>
              <w:contextualSpacing/>
              <w:rPr>
                <w:ins w:id="179" w:author="Anderson, Simon MR 1" w:date="2026-04-14T10:54:00Z"/>
                <w:color w:val="000000"/>
                <w:sz w:val="20"/>
              </w:rPr>
            </w:pPr>
            <w:ins w:id="180" w:author="Anderson, Simon MR 1" w:date="2026-04-14T10:54:00Z">
              <w:r w:rsidRPr="009E6FC3">
                <w:rPr>
                  <w:color w:val="000000"/>
                  <w:sz w:val="20"/>
                </w:rPr>
                <w:t xml:space="preserve">Experience with </w:t>
              </w:r>
              <w:proofErr w:type="spellStart"/>
              <w:r w:rsidRPr="009E6FC3">
                <w:rPr>
                  <w:color w:val="000000"/>
                  <w:sz w:val="20"/>
                </w:rPr>
                <w:t>Nutanix</w:t>
              </w:r>
              <w:proofErr w:type="spellEnd"/>
              <w:r w:rsidRPr="009E6FC3">
                <w:rPr>
                  <w:color w:val="000000"/>
                  <w:sz w:val="20"/>
                </w:rPr>
                <w:t xml:space="preserve"> Cloud Infrastructure (NCI) is preferred</w:t>
              </w:r>
            </w:ins>
          </w:p>
          <w:p w14:paraId="69D5C40B" w14:textId="77777777" w:rsidR="00005EEA" w:rsidRPr="009E6FC3" w:rsidRDefault="00005EEA" w:rsidP="00005EEA">
            <w:pPr>
              <w:pStyle w:val="ListParagraph"/>
              <w:numPr>
                <w:ilvl w:val="0"/>
                <w:numId w:val="125"/>
              </w:numPr>
              <w:spacing w:line="240" w:lineRule="auto"/>
              <w:contextualSpacing/>
              <w:rPr>
                <w:ins w:id="181" w:author="Anderson, Simon MR 1" w:date="2026-04-14T10:54:00Z"/>
                <w:color w:val="000000"/>
                <w:sz w:val="20"/>
              </w:rPr>
            </w:pPr>
            <w:ins w:id="182" w:author="Anderson, Simon MR 1" w:date="2026-04-14T10:54:00Z">
              <w:r w:rsidRPr="009E6FC3">
                <w:rPr>
                  <w:color w:val="000000"/>
                  <w:sz w:val="20"/>
                </w:rPr>
                <w:t>Experience with Linux and Windows OS is preferred</w:t>
              </w:r>
            </w:ins>
          </w:p>
          <w:p w14:paraId="48CED75A" w14:textId="77777777" w:rsidR="00005EEA" w:rsidRPr="009E6FC3" w:rsidRDefault="00005EEA" w:rsidP="00005EEA">
            <w:pPr>
              <w:pStyle w:val="ListParagraph"/>
              <w:numPr>
                <w:ilvl w:val="0"/>
                <w:numId w:val="125"/>
              </w:numPr>
              <w:spacing w:line="240" w:lineRule="auto"/>
              <w:contextualSpacing/>
              <w:rPr>
                <w:ins w:id="183" w:author="Anderson, Simon MR 1" w:date="2026-04-14T10:54:00Z"/>
                <w:color w:val="000000"/>
                <w:sz w:val="20"/>
              </w:rPr>
            </w:pPr>
            <w:ins w:id="184" w:author="Anderson, Simon MR 1" w:date="2026-04-14T10:54:00Z">
              <w:r w:rsidRPr="009E6FC3">
                <w:rPr>
                  <w:color w:val="000000"/>
                  <w:sz w:val="20"/>
                </w:rPr>
                <w:t>Experience with Linux and Windows Server OS is preferred</w:t>
              </w:r>
            </w:ins>
          </w:p>
          <w:p w14:paraId="42286D1D" w14:textId="77777777" w:rsidR="00005EEA" w:rsidRPr="009E6FC3" w:rsidRDefault="00005EEA" w:rsidP="00005EEA">
            <w:pPr>
              <w:pStyle w:val="ListParagraph"/>
              <w:numPr>
                <w:ilvl w:val="0"/>
                <w:numId w:val="125"/>
              </w:numPr>
              <w:spacing w:line="240" w:lineRule="auto"/>
              <w:contextualSpacing/>
              <w:rPr>
                <w:ins w:id="185" w:author="Anderson, Simon MR 1" w:date="2026-04-14T10:54:00Z"/>
                <w:color w:val="000000"/>
                <w:sz w:val="20"/>
              </w:rPr>
            </w:pPr>
            <w:ins w:id="186" w:author="Anderson, Simon MR 1" w:date="2026-04-14T10:54:00Z">
              <w:r w:rsidRPr="009E6FC3">
                <w:rPr>
                  <w:color w:val="000000"/>
                  <w:sz w:val="20"/>
                </w:rPr>
                <w:t>Experience with virtual and physical servers is preferred</w:t>
              </w:r>
            </w:ins>
          </w:p>
          <w:p w14:paraId="23EECE13" w14:textId="77777777" w:rsidR="00005EEA" w:rsidRPr="009E6FC3" w:rsidRDefault="00005EEA" w:rsidP="00005EEA">
            <w:pPr>
              <w:pStyle w:val="ListParagraph"/>
              <w:numPr>
                <w:ilvl w:val="0"/>
                <w:numId w:val="125"/>
              </w:numPr>
              <w:spacing w:line="240" w:lineRule="auto"/>
              <w:contextualSpacing/>
              <w:rPr>
                <w:ins w:id="187" w:author="Anderson, Simon MR 1" w:date="2026-04-14T10:54:00Z"/>
                <w:color w:val="000000"/>
                <w:sz w:val="20"/>
              </w:rPr>
            </w:pPr>
            <w:ins w:id="188" w:author="Anderson, Simon MR 1" w:date="2026-04-14T10:54:00Z">
              <w:r w:rsidRPr="009E6FC3">
                <w:rPr>
                  <w:color w:val="000000"/>
                  <w:sz w:val="20"/>
                </w:rPr>
                <w:t>Experience with Active Directory and Linux Identity/ Policy/ Authorisation (IPA) is preferred</w:t>
              </w:r>
            </w:ins>
          </w:p>
          <w:p w14:paraId="1B646EE5" w14:textId="77777777" w:rsidR="00005EEA" w:rsidRPr="009E6FC3" w:rsidRDefault="00005EEA" w:rsidP="00005EEA">
            <w:pPr>
              <w:pStyle w:val="ListParagraph"/>
              <w:numPr>
                <w:ilvl w:val="0"/>
                <w:numId w:val="125"/>
              </w:numPr>
              <w:spacing w:line="240" w:lineRule="auto"/>
              <w:contextualSpacing/>
              <w:rPr>
                <w:ins w:id="189" w:author="Anderson, Simon MR 1" w:date="2026-04-14T10:54:00Z"/>
                <w:color w:val="000000"/>
                <w:sz w:val="20"/>
              </w:rPr>
            </w:pPr>
            <w:ins w:id="190" w:author="Anderson, Simon MR 1" w:date="2026-04-14T10:54:00Z">
              <w:r w:rsidRPr="009E6FC3">
                <w:rPr>
                  <w:color w:val="000000"/>
                  <w:sz w:val="20"/>
                </w:rPr>
                <w:t>Experience with PowerShell is preferred</w:t>
              </w:r>
            </w:ins>
          </w:p>
          <w:p w14:paraId="76FEFF4F" w14:textId="77777777" w:rsidR="00005EEA" w:rsidRPr="009E6FC3" w:rsidRDefault="00005EEA" w:rsidP="00005EEA">
            <w:pPr>
              <w:pStyle w:val="NoSpacing"/>
              <w:spacing w:before="120" w:after="120"/>
              <w:ind w:left="177"/>
              <w:rPr>
                <w:ins w:id="191" w:author="Anderson, Simon MR 1" w:date="2026-04-14T10:54:00Z"/>
                <w:b/>
                <w:color w:val="000000"/>
                <w:sz w:val="20"/>
              </w:rPr>
            </w:pPr>
            <w:ins w:id="192" w:author="Anderson, Simon MR 1" w:date="2026-04-14T10:54:00Z">
              <w:r w:rsidRPr="009E6FC3">
                <w:rPr>
                  <w:b/>
                  <w:color w:val="000000"/>
                  <w:sz w:val="20"/>
                </w:rPr>
                <w:t>Guidance:</w:t>
              </w:r>
              <w:r w:rsidRPr="009E6FC3">
                <w:rPr>
                  <w:b/>
                  <w:color w:val="000000"/>
                  <w:sz w:val="20"/>
                </w:rPr>
                <w:tab/>
              </w:r>
            </w:ins>
          </w:p>
          <w:p w14:paraId="2F957BC7" w14:textId="77777777" w:rsidR="00005EEA" w:rsidRPr="009E6FC3" w:rsidRDefault="00005EEA" w:rsidP="00005EEA">
            <w:pPr>
              <w:pStyle w:val="NoSpacing"/>
              <w:spacing w:before="120" w:after="120"/>
              <w:ind w:left="177"/>
              <w:rPr>
                <w:ins w:id="193" w:author="Anderson, Simon MR 1" w:date="2026-04-14T10:54:00Z"/>
                <w:sz w:val="20"/>
              </w:rPr>
            </w:pPr>
            <w:ins w:id="194" w:author="Anderson, Simon MR 1" w:date="2026-04-14T10:54:00Z">
              <w:r w:rsidRPr="009E6FC3">
                <w:rPr>
                  <w:sz w:val="20"/>
                </w:rPr>
                <w:t>Storage management encompasses managing various storage solutions, local or external storage such as direct access storage (DAS), network access storage (NAS), storage area networks (SAN) and cloud-based storage. </w:t>
              </w:r>
            </w:ins>
          </w:p>
          <w:p w14:paraId="14BA415C" w14:textId="77777777" w:rsidR="00005EEA" w:rsidRPr="009E6FC3" w:rsidRDefault="00005EEA" w:rsidP="00005EEA">
            <w:pPr>
              <w:pStyle w:val="NoSpacing"/>
              <w:spacing w:before="120" w:after="120"/>
              <w:ind w:left="177"/>
              <w:rPr>
                <w:ins w:id="195" w:author="Anderson, Simon MR 1" w:date="2026-04-14T10:54:00Z"/>
                <w:sz w:val="20"/>
              </w:rPr>
            </w:pPr>
            <w:ins w:id="196" w:author="Anderson, Simon MR 1" w:date="2026-04-14T10:54:00Z">
              <w:r w:rsidRPr="009E6FC3">
                <w:rPr>
                  <w:sz w:val="20"/>
                </w:rPr>
                <w:t>It involves technologies and processes such as, but not limited to, virtualisation, replication, mirroring, security, compression, performance monitoring, automation and storage provisioning. </w:t>
              </w:r>
            </w:ins>
          </w:p>
          <w:p w14:paraId="486A2583" w14:textId="77777777" w:rsidR="00005EEA" w:rsidRPr="009E6FC3" w:rsidRDefault="00005EEA" w:rsidP="00005EEA">
            <w:pPr>
              <w:pStyle w:val="NoSpacing"/>
              <w:spacing w:before="120" w:after="120"/>
              <w:ind w:left="177"/>
              <w:rPr>
                <w:ins w:id="197" w:author="Anderson, Simon MR 1" w:date="2026-04-14T10:54:00Z"/>
                <w:sz w:val="20"/>
              </w:rPr>
            </w:pPr>
            <w:ins w:id="198" w:author="Anderson, Simon MR 1" w:date="2026-04-14T10:54:00Z">
              <w:r w:rsidRPr="009E6FC3">
                <w:rPr>
                  <w:sz w:val="20"/>
                </w:rPr>
                <w:t>Activities may include, but are not limited to:</w:t>
              </w:r>
            </w:ins>
          </w:p>
          <w:p w14:paraId="2B2DEA2F" w14:textId="77777777" w:rsidR="00005EEA" w:rsidRPr="009E6FC3" w:rsidRDefault="00005EEA" w:rsidP="00005EEA">
            <w:pPr>
              <w:pStyle w:val="ListParagraph"/>
              <w:numPr>
                <w:ilvl w:val="0"/>
                <w:numId w:val="125"/>
              </w:numPr>
              <w:spacing w:line="240" w:lineRule="auto"/>
              <w:contextualSpacing/>
              <w:rPr>
                <w:ins w:id="199" w:author="Anderson, Simon MR 1" w:date="2026-04-14T10:54:00Z"/>
                <w:sz w:val="20"/>
              </w:rPr>
            </w:pPr>
            <w:ins w:id="200" w:author="Anderson, Simon MR 1" w:date="2026-04-14T10:54:00Z">
              <w:r w:rsidRPr="009E6FC3">
                <w:rPr>
                  <w:sz w:val="20"/>
                </w:rPr>
                <w:t>backup, archiving and recovery of data</w:t>
              </w:r>
            </w:ins>
          </w:p>
          <w:p w14:paraId="1B7DCD84" w14:textId="77777777" w:rsidR="00005EEA" w:rsidRPr="009E6FC3" w:rsidRDefault="00005EEA" w:rsidP="00005EEA">
            <w:pPr>
              <w:pStyle w:val="ListParagraph"/>
              <w:numPr>
                <w:ilvl w:val="0"/>
                <w:numId w:val="125"/>
              </w:numPr>
              <w:spacing w:line="240" w:lineRule="auto"/>
              <w:contextualSpacing/>
              <w:rPr>
                <w:ins w:id="201" w:author="Anderson, Simon MR 1" w:date="2026-04-14T10:54:00Z"/>
                <w:sz w:val="20"/>
              </w:rPr>
            </w:pPr>
            <w:ins w:id="202" w:author="Anderson, Simon MR 1" w:date="2026-04-14T10:54:00Z">
              <w:r w:rsidRPr="009E6FC3">
                <w:rPr>
                  <w:sz w:val="20"/>
                </w:rPr>
                <w:t>monitoring and optimising storage performance and capacity</w:t>
              </w:r>
            </w:ins>
          </w:p>
          <w:p w14:paraId="4441FC85" w14:textId="77777777" w:rsidR="00005EEA" w:rsidRPr="009E6FC3" w:rsidRDefault="00005EEA" w:rsidP="00005EEA">
            <w:pPr>
              <w:pStyle w:val="ListParagraph"/>
              <w:numPr>
                <w:ilvl w:val="0"/>
                <w:numId w:val="125"/>
              </w:numPr>
              <w:spacing w:line="240" w:lineRule="auto"/>
              <w:contextualSpacing/>
              <w:rPr>
                <w:ins w:id="203" w:author="Anderson, Simon MR 1" w:date="2026-04-14T10:54:00Z"/>
                <w:sz w:val="20"/>
              </w:rPr>
            </w:pPr>
            <w:ins w:id="204" w:author="Anderson, Simon MR 1" w:date="2026-04-14T10:54:00Z">
              <w:r w:rsidRPr="009E6FC3">
                <w:rPr>
                  <w:sz w:val="20"/>
                </w:rPr>
                <w:t>resolving potential and actual storage-related issues</w:t>
              </w:r>
            </w:ins>
          </w:p>
          <w:p w14:paraId="328163AB" w14:textId="77777777" w:rsidR="00005EEA" w:rsidRPr="009E6FC3" w:rsidRDefault="00005EEA" w:rsidP="00005EEA">
            <w:pPr>
              <w:pStyle w:val="ListParagraph"/>
              <w:numPr>
                <w:ilvl w:val="0"/>
                <w:numId w:val="125"/>
              </w:numPr>
              <w:spacing w:line="240" w:lineRule="auto"/>
              <w:contextualSpacing/>
              <w:rPr>
                <w:ins w:id="205" w:author="Anderson, Simon MR 1" w:date="2026-04-14T10:54:00Z"/>
                <w:sz w:val="20"/>
              </w:rPr>
            </w:pPr>
            <w:ins w:id="206" w:author="Anderson, Simon MR 1" w:date="2026-04-14T10:54:00Z">
              <w:r w:rsidRPr="009E6FC3">
                <w:rPr>
                  <w:sz w:val="20"/>
                </w:rPr>
                <w:t>developing and maintaining tools and procedures for storage troubleshooting and analysis</w:t>
              </w:r>
            </w:ins>
          </w:p>
          <w:p w14:paraId="28D9596F" w14:textId="77777777" w:rsidR="00005EEA" w:rsidRPr="009E6FC3" w:rsidRDefault="00005EEA" w:rsidP="00005EEA">
            <w:pPr>
              <w:pStyle w:val="ListParagraph"/>
              <w:numPr>
                <w:ilvl w:val="0"/>
                <w:numId w:val="125"/>
              </w:numPr>
              <w:spacing w:line="240" w:lineRule="auto"/>
              <w:contextualSpacing/>
              <w:rPr>
                <w:ins w:id="207" w:author="Anderson, Simon MR 1" w:date="2026-04-14T10:54:00Z"/>
                <w:sz w:val="20"/>
              </w:rPr>
            </w:pPr>
            <w:ins w:id="208" w:author="Anderson, Simon MR 1" w:date="2026-04-14T10:54:00Z">
              <w:r w:rsidRPr="009E6FC3">
                <w:rPr>
                  <w:sz w:val="20"/>
                </w:rPr>
                <w:t>evaluating, provisioning and testing new storage solutions, including cloud-based storage</w:t>
              </w:r>
            </w:ins>
          </w:p>
          <w:p w14:paraId="3548C7A6" w14:textId="77777777" w:rsidR="00005EEA" w:rsidRPr="009E6FC3" w:rsidRDefault="00005EEA" w:rsidP="00005EEA">
            <w:pPr>
              <w:pStyle w:val="ListParagraph"/>
              <w:numPr>
                <w:ilvl w:val="0"/>
                <w:numId w:val="125"/>
              </w:numPr>
              <w:spacing w:line="240" w:lineRule="auto"/>
              <w:contextualSpacing/>
              <w:rPr>
                <w:ins w:id="209" w:author="Anderson, Simon MR 1" w:date="2026-04-14T10:54:00Z"/>
                <w:sz w:val="20"/>
              </w:rPr>
            </w:pPr>
            <w:ins w:id="210" w:author="Anderson, Simon MR 1" w:date="2026-04-14T10:54:00Z">
              <w:r w:rsidRPr="009E6FC3">
                <w:rPr>
                  <w:sz w:val="20"/>
                </w:rPr>
                <w:t>managing storage in hybrid and multi-cloud environments</w:t>
              </w:r>
            </w:ins>
          </w:p>
          <w:p w14:paraId="441FFA5B" w14:textId="77777777" w:rsidR="00005EEA" w:rsidRPr="009E6FC3" w:rsidRDefault="00005EEA" w:rsidP="00005EEA">
            <w:pPr>
              <w:pStyle w:val="ListParagraph"/>
              <w:numPr>
                <w:ilvl w:val="0"/>
                <w:numId w:val="125"/>
              </w:numPr>
              <w:spacing w:line="240" w:lineRule="auto"/>
              <w:contextualSpacing/>
              <w:rPr>
                <w:ins w:id="211" w:author="Anderson, Simon MR 1" w:date="2026-04-14T10:54:00Z"/>
                <w:sz w:val="20"/>
              </w:rPr>
            </w:pPr>
            <w:ins w:id="212" w:author="Anderson, Simon MR 1" w:date="2026-04-14T10:54:00Z">
              <w:r w:rsidRPr="009E6FC3">
                <w:rPr>
                  <w:sz w:val="20"/>
                </w:rPr>
                <w:t>investigating emerging technologies for storage management</w:t>
              </w:r>
            </w:ins>
          </w:p>
          <w:p w14:paraId="19D440BD" w14:textId="77777777" w:rsidR="00005EEA" w:rsidRPr="009E6FC3" w:rsidRDefault="00005EEA" w:rsidP="00005EEA">
            <w:pPr>
              <w:pStyle w:val="ListParagraph"/>
              <w:numPr>
                <w:ilvl w:val="0"/>
                <w:numId w:val="125"/>
              </w:numPr>
              <w:spacing w:line="240" w:lineRule="auto"/>
              <w:contextualSpacing/>
              <w:rPr>
                <w:ins w:id="213" w:author="Anderson, Simon MR 1" w:date="2026-04-14T10:54:00Z"/>
                <w:sz w:val="20"/>
              </w:rPr>
            </w:pPr>
            <w:ins w:id="214" w:author="Anderson, Simon MR 1" w:date="2026-04-14T10:54:00Z">
              <w:r w:rsidRPr="009E6FC3">
                <w:rPr>
                  <w:sz w:val="20"/>
                </w:rPr>
                <w:t>ensuring compliance with regulatory and security requirements</w:t>
              </w:r>
            </w:ins>
          </w:p>
          <w:p w14:paraId="7EC457AA" w14:textId="77777777" w:rsidR="00005EEA" w:rsidRPr="009E6FC3" w:rsidRDefault="00005EEA" w:rsidP="00005EEA">
            <w:pPr>
              <w:pStyle w:val="ListParagraph"/>
              <w:numPr>
                <w:ilvl w:val="0"/>
                <w:numId w:val="125"/>
              </w:numPr>
              <w:spacing w:line="240" w:lineRule="auto"/>
              <w:contextualSpacing/>
              <w:rPr>
                <w:ins w:id="215" w:author="Anderson, Simon MR 1" w:date="2026-04-14T10:54:00Z"/>
                <w:sz w:val="20"/>
              </w:rPr>
            </w:pPr>
            <w:proofErr w:type="gramStart"/>
            <w:ins w:id="216" w:author="Anderson, Simon MR 1" w:date="2026-04-14T10:54:00Z">
              <w:r w:rsidRPr="009E6FC3">
                <w:rPr>
                  <w:sz w:val="20"/>
                </w:rPr>
                <w:t>addressing</w:t>
              </w:r>
              <w:proofErr w:type="gramEnd"/>
              <w:r w:rsidRPr="009E6FC3">
                <w:rPr>
                  <w:sz w:val="20"/>
                </w:rPr>
                <w:t xml:space="preserve"> business goals based on information value, data classification, recovery point and recovery time objectives.</w:t>
              </w:r>
            </w:ins>
          </w:p>
          <w:p w14:paraId="4D642020" w14:textId="77777777" w:rsidR="00005EEA" w:rsidRPr="009E6FC3" w:rsidRDefault="00005EEA" w:rsidP="00005EEA">
            <w:pPr>
              <w:pStyle w:val="NoSpacing"/>
              <w:spacing w:before="120" w:after="120"/>
              <w:ind w:left="177"/>
              <w:rPr>
                <w:ins w:id="217" w:author="Anderson, Simon MR 1" w:date="2026-04-14T10:54:00Z"/>
                <w:sz w:val="20"/>
              </w:rPr>
            </w:pPr>
            <w:ins w:id="218" w:author="Anderson, Simon MR 1" w:date="2026-04-14T10:54:00Z">
              <w:r w:rsidRPr="009E6FC3">
                <w:rPr>
                  <w:b/>
                  <w:color w:val="000000"/>
                  <w:sz w:val="20"/>
                </w:rPr>
                <w:t xml:space="preserve"> Major Responsibilities:</w:t>
              </w:r>
            </w:ins>
          </w:p>
          <w:p w14:paraId="15313FC6" w14:textId="77777777" w:rsidR="00005EEA" w:rsidRPr="00AD6B94" w:rsidRDefault="00005EEA" w:rsidP="00005EEA">
            <w:pPr>
              <w:pStyle w:val="ListParagraph"/>
              <w:numPr>
                <w:ilvl w:val="0"/>
                <w:numId w:val="125"/>
              </w:numPr>
              <w:spacing w:line="240" w:lineRule="auto"/>
              <w:contextualSpacing/>
              <w:rPr>
                <w:ins w:id="219" w:author="Anderson, Simon MR 1" w:date="2026-04-14T10:54:00Z"/>
                <w:color w:val="000000"/>
                <w:sz w:val="20"/>
              </w:rPr>
            </w:pPr>
            <w:ins w:id="220" w:author="Anderson, Simon MR 1" w:date="2026-04-14T10:54:00Z">
              <w:r w:rsidRPr="00AD6B94">
                <w:rPr>
                  <w:color w:val="000000"/>
                  <w:sz w:val="20"/>
                </w:rPr>
                <w:lastRenderedPageBreak/>
                <w:t>Develops standards and guidelines for implementing data protection and disaster recovery functionality for all business applications and business data.</w:t>
              </w:r>
            </w:ins>
          </w:p>
          <w:p w14:paraId="1D6841BC" w14:textId="77777777" w:rsidR="00005EEA" w:rsidRPr="00AD6B94" w:rsidRDefault="00005EEA" w:rsidP="00005EEA">
            <w:pPr>
              <w:pStyle w:val="ListParagraph"/>
              <w:numPr>
                <w:ilvl w:val="0"/>
                <w:numId w:val="125"/>
              </w:numPr>
              <w:spacing w:line="240" w:lineRule="auto"/>
              <w:contextualSpacing/>
              <w:rPr>
                <w:ins w:id="221" w:author="Anderson, Simon MR 1" w:date="2026-04-14T10:54:00Z"/>
                <w:color w:val="000000"/>
                <w:sz w:val="20"/>
              </w:rPr>
            </w:pPr>
            <w:ins w:id="222" w:author="Anderson, Simon MR 1" w:date="2026-04-14T10:54:00Z">
              <w:r w:rsidRPr="00AD6B94">
                <w:rPr>
                  <w:color w:val="000000"/>
                  <w:sz w:val="20"/>
                </w:rPr>
                <w:t>Provides authoritative advice and guidance to implement and improve storage management.</w:t>
              </w:r>
            </w:ins>
          </w:p>
          <w:p w14:paraId="43AE829E" w14:textId="77777777" w:rsidR="00005EEA" w:rsidRPr="00AD6B94" w:rsidRDefault="00005EEA" w:rsidP="00005EEA">
            <w:pPr>
              <w:pStyle w:val="ListParagraph"/>
              <w:numPr>
                <w:ilvl w:val="0"/>
                <w:numId w:val="125"/>
              </w:numPr>
              <w:spacing w:line="240" w:lineRule="auto"/>
              <w:contextualSpacing/>
              <w:rPr>
                <w:ins w:id="223" w:author="Anderson, Simon MR 1" w:date="2026-04-14T10:54:00Z"/>
                <w:color w:val="000000"/>
                <w:sz w:val="20"/>
              </w:rPr>
            </w:pPr>
            <w:ins w:id="224" w:author="Anderson, Simon MR 1" w:date="2026-04-14T10:54:00Z">
              <w:r w:rsidRPr="00AD6B94">
                <w:rPr>
                  <w:color w:val="000000"/>
                  <w:sz w:val="20"/>
                </w:rPr>
                <w:t>Manages storage and backup systems to provide agreed service levels.</w:t>
              </w:r>
            </w:ins>
          </w:p>
          <w:p w14:paraId="18D5BF84" w14:textId="77777777" w:rsidR="00005EEA" w:rsidRPr="009E6FC3" w:rsidRDefault="00005EEA" w:rsidP="00005EEA">
            <w:pPr>
              <w:pStyle w:val="ListParagraph"/>
              <w:numPr>
                <w:ilvl w:val="0"/>
                <w:numId w:val="125"/>
              </w:numPr>
              <w:spacing w:line="240" w:lineRule="auto"/>
              <w:contextualSpacing/>
              <w:rPr>
                <w:ins w:id="225" w:author="Anderson, Simon MR 1" w:date="2026-04-14T10:54:00Z"/>
                <w:sz w:val="20"/>
              </w:rPr>
            </w:pPr>
            <w:ins w:id="226" w:author="Anderson, Simon MR 1" w:date="2026-04-14T10:54:00Z">
              <w:r w:rsidRPr="00AD6B94">
                <w:rPr>
                  <w:color w:val="000000"/>
                  <w:sz w:val="20"/>
                </w:rPr>
                <w:t>Creates, improves and supports storage management services with optimal utilisation of storage resources, ensuring security, availability and integrity of</w:t>
              </w:r>
              <w:r w:rsidRPr="00AD6B94">
                <w:rPr>
                  <w:sz w:val="20"/>
                </w:rPr>
                <w:t xml:space="preserve"> data.</w:t>
              </w:r>
            </w:ins>
          </w:p>
          <w:p w14:paraId="5B20F5CE" w14:textId="77777777" w:rsidR="00005EEA" w:rsidRPr="00AD6B94" w:rsidRDefault="00005EEA" w:rsidP="00005EEA">
            <w:pPr>
              <w:pStyle w:val="ListParagraph"/>
              <w:numPr>
                <w:ilvl w:val="0"/>
                <w:numId w:val="125"/>
              </w:numPr>
              <w:spacing w:line="240" w:lineRule="auto"/>
              <w:contextualSpacing/>
              <w:rPr>
                <w:ins w:id="227" w:author="Anderson, Simon MR 1" w:date="2026-04-14T10:54:00Z"/>
                <w:color w:val="000000"/>
                <w:sz w:val="20"/>
              </w:rPr>
            </w:pPr>
            <w:ins w:id="228" w:author="Anderson, Simon MR 1" w:date="2026-04-14T10:54:00Z">
              <w:r w:rsidRPr="00AD6B94">
                <w:rPr>
                  <w:color w:val="000000"/>
                  <w:sz w:val="20"/>
                </w:rPr>
                <w:t>Prepares and maintains operational procedures for storage management.</w:t>
              </w:r>
            </w:ins>
          </w:p>
          <w:p w14:paraId="1A82CB49" w14:textId="77777777" w:rsidR="00005EEA" w:rsidRPr="00AD6B94" w:rsidRDefault="00005EEA" w:rsidP="00005EEA">
            <w:pPr>
              <w:pStyle w:val="ListParagraph"/>
              <w:numPr>
                <w:ilvl w:val="0"/>
                <w:numId w:val="125"/>
              </w:numPr>
              <w:spacing w:line="240" w:lineRule="auto"/>
              <w:contextualSpacing/>
              <w:rPr>
                <w:ins w:id="229" w:author="Anderson, Simon MR 1" w:date="2026-04-14T10:54:00Z"/>
                <w:color w:val="000000"/>
                <w:sz w:val="20"/>
              </w:rPr>
            </w:pPr>
            <w:ins w:id="230" w:author="Anderson, Simon MR 1" w:date="2026-04-14T10:54:00Z">
              <w:r w:rsidRPr="00AD6B94">
                <w:rPr>
                  <w:color w:val="000000"/>
                  <w:sz w:val="20"/>
                </w:rPr>
                <w:t>Monitors capacity, performance, availability and other operational metrics. Takes appropriate action to ensure corrective and proactive maintenance of storage and backup systems to protect and secure business information.</w:t>
              </w:r>
            </w:ins>
          </w:p>
          <w:p w14:paraId="26BD7521" w14:textId="77777777" w:rsidR="00005EEA" w:rsidRPr="00AD6B94" w:rsidRDefault="00005EEA" w:rsidP="00005EEA">
            <w:pPr>
              <w:pStyle w:val="ListParagraph"/>
              <w:numPr>
                <w:ilvl w:val="0"/>
                <w:numId w:val="125"/>
              </w:numPr>
              <w:spacing w:line="240" w:lineRule="auto"/>
              <w:contextualSpacing/>
              <w:rPr>
                <w:ins w:id="231" w:author="Anderson, Simon MR 1" w:date="2026-04-14T10:54:00Z"/>
                <w:color w:val="000000"/>
                <w:sz w:val="20"/>
              </w:rPr>
            </w:pPr>
            <w:ins w:id="232" w:author="Anderson, Simon MR 1" w:date="2026-04-14T10:54:00Z">
              <w:r w:rsidRPr="00AD6B94">
                <w:rPr>
                  <w:color w:val="000000"/>
                  <w:sz w:val="20"/>
                </w:rPr>
                <w:t>Creates reports and proposals for improvement.</w:t>
              </w:r>
            </w:ins>
          </w:p>
          <w:p w14:paraId="4D434303" w14:textId="77777777" w:rsidR="00005EEA" w:rsidRPr="009E6FC3" w:rsidRDefault="00005EEA" w:rsidP="00005EEA">
            <w:pPr>
              <w:pStyle w:val="ListParagraph"/>
              <w:numPr>
                <w:ilvl w:val="0"/>
                <w:numId w:val="125"/>
              </w:numPr>
              <w:spacing w:line="240" w:lineRule="auto"/>
              <w:contextualSpacing/>
              <w:rPr>
                <w:ins w:id="233" w:author="Anderson, Simon MR 1" w:date="2026-04-14T10:54:00Z"/>
                <w:color w:val="000000"/>
                <w:sz w:val="20"/>
              </w:rPr>
            </w:pPr>
            <w:ins w:id="234" w:author="Anderson, Simon MR 1" w:date="2026-04-14T10:54:00Z">
              <w:r w:rsidRPr="00AD6B94">
                <w:rPr>
                  <w:color w:val="000000"/>
                  <w:sz w:val="20"/>
                </w:rPr>
                <w:t>Contributes to the planning and implementation of new installations and scheduled maintenance and changes of existing systems.</w:t>
              </w:r>
            </w:ins>
          </w:p>
          <w:p w14:paraId="286EA3A2" w14:textId="77777777" w:rsidR="00005EEA" w:rsidRPr="009E6FC3" w:rsidRDefault="00005EEA" w:rsidP="00005EEA">
            <w:pPr>
              <w:pStyle w:val="NoSpacing"/>
              <w:spacing w:before="120" w:after="120"/>
              <w:ind w:left="177"/>
              <w:rPr>
                <w:ins w:id="235" w:author="Anderson, Simon MR 1" w:date="2026-04-14T10:54:00Z"/>
                <w:b/>
                <w:color w:val="000000"/>
                <w:sz w:val="20"/>
              </w:rPr>
            </w:pPr>
            <w:ins w:id="236" w:author="Anderson, Simon MR 1" w:date="2026-04-14T10:54:00Z">
              <w:r w:rsidRPr="009E6FC3">
                <w:rPr>
                  <w:b/>
                  <w:color w:val="000000"/>
                  <w:sz w:val="20"/>
                </w:rPr>
                <w:t>Secondary Responsibilities:</w:t>
              </w:r>
            </w:ins>
          </w:p>
          <w:p w14:paraId="378833A7" w14:textId="77777777" w:rsidR="00005EEA" w:rsidRPr="009E6FC3" w:rsidRDefault="00005EEA" w:rsidP="00005EEA">
            <w:pPr>
              <w:pStyle w:val="ListParagraph"/>
              <w:numPr>
                <w:ilvl w:val="0"/>
                <w:numId w:val="125"/>
              </w:numPr>
              <w:spacing w:line="240" w:lineRule="auto"/>
              <w:contextualSpacing/>
              <w:rPr>
                <w:ins w:id="237" w:author="Anderson, Simon MR 1" w:date="2026-04-14T10:54:00Z"/>
                <w:color w:val="000000"/>
                <w:sz w:val="20"/>
              </w:rPr>
            </w:pPr>
            <w:ins w:id="238" w:author="Anderson, Simon MR 1" w:date="2026-04-14T10:54:00Z">
              <w:r w:rsidRPr="009E6FC3">
                <w:rPr>
                  <w:color w:val="000000"/>
                  <w:sz w:val="20"/>
                </w:rPr>
                <w:t xml:space="preserve">All CDS Above-the-Line contractors </w:t>
              </w:r>
              <w:proofErr w:type="gramStart"/>
              <w:r w:rsidRPr="009E6FC3">
                <w:rPr>
                  <w:color w:val="000000"/>
                  <w:sz w:val="20"/>
                </w:rPr>
                <w:t>may be tasked</w:t>
              </w:r>
              <w:proofErr w:type="gramEnd"/>
              <w:r w:rsidRPr="009E6FC3">
                <w:rPr>
                  <w:color w:val="000000"/>
                  <w:sz w:val="20"/>
                </w:rPr>
                <w:t xml:space="preserve"> with assisting other CDS functional areas where the member’s skills and knowledge are relevant.</w:t>
              </w:r>
            </w:ins>
          </w:p>
          <w:p w14:paraId="7F32512D" w14:textId="77777777" w:rsidR="00005EEA" w:rsidRPr="009E6FC3" w:rsidRDefault="00005EEA" w:rsidP="00005EEA">
            <w:pPr>
              <w:pStyle w:val="NoSpacing"/>
              <w:spacing w:before="120"/>
              <w:rPr>
                <w:ins w:id="239" w:author="Anderson, Simon MR 1" w:date="2026-04-14T10:54:00Z"/>
                <w:color w:val="000000"/>
                <w:sz w:val="20"/>
              </w:rPr>
            </w:pPr>
            <w:ins w:id="240" w:author="Anderson, Simon MR 1" w:date="2026-04-14T10:54:00Z">
              <w:r w:rsidRPr="009E6FC3">
                <w:rPr>
                  <w:b/>
                  <w:color w:val="000000"/>
                  <w:sz w:val="20"/>
                </w:rPr>
                <w:t>OP 4 (1 position)</w:t>
              </w:r>
              <w:r w:rsidRPr="009E6FC3">
                <w:rPr>
                  <w:color w:val="000000"/>
                  <w:sz w:val="20"/>
                </w:rPr>
                <w:t xml:space="preserve"> </w:t>
              </w:r>
            </w:ins>
          </w:p>
          <w:p w14:paraId="48611E70" w14:textId="77777777" w:rsidR="00005EEA" w:rsidRPr="009E6FC3" w:rsidRDefault="00005EEA" w:rsidP="00005EEA">
            <w:pPr>
              <w:pStyle w:val="NoSpacing"/>
              <w:spacing w:before="120" w:after="120"/>
              <w:ind w:left="177"/>
              <w:rPr>
                <w:ins w:id="241" w:author="Anderson, Simon MR 1" w:date="2026-04-14T10:54:00Z"/>
                <w:color w:val="000000"/>
                <w:sz w:val="20"/>
              </w:rPr>
            </w:pPr>
            <w:ins w:id="242" w:author="Anderson, Simon MR 1" w:date="2026-04-14T10:54:00Z">
              <w:r w:rsidRPr="009E6FC3">
                <w:rPr>
                  <w:b/>
                  <w:color w:val="000000"/>
                  <w:sz w:val="20"/>
                </w:rPr>
                <w:t>Description</w:t>
              </w:r>
              <w:r w:rsidRPr="009E6FC3">
                <w:rPr>
                  <w:color w:val="000000"/>
                  <w:sz w:val="20"/>
                </w:rPr>
                <w:t xml:space="preserve">:  </w:t>
              </w:r>
            </w:ins>
          </w:p>
          <w:p w14:paraId="50D98887" w14:textId="77777777" w:rsidR="00005EEA" w:rsidRPr="009E6FC3" w:rsidRDefault="00005EEA" w:rsidP="00005EEA">
            <w:pPr>
              <w:pStyle w:val="NoSpacing"/>
              <w:spacing w:before="120" w:after="120"/>
              <w:ind w:left="177"/>
              <w:rPr>
                <w:ins w:id="243" w:author="Anderson, Simon MR 1" w:date="2026-04-14T10:54:00Z"/>
                <w:sz w:val="20"/>
              </w:rPr>
            </w:pPr>
            <w:ins w:id="244" w:author="Anderson, Simon MR 1" w:date="2026-04-14T10:54:00Z">
              <w:r w:rsidRPr="009E6FC3">
                <w:rPr>
                  <w:sz w:val="20"/>
                </w:rPr>
                <w:t xml:space="preserve">The </w:t>
              </w:r>
              <w:r w:rsidRPr="009E6FC3">
                <w:rPr>
                  <w:b/>
                  <w:sz w:val="22"/>
                  <w:szCs w:val="22"/>
                </w:rPr>
                <w:t>Network Support</w:t>
              </w:r>
              <w:r w:rsidRPr="009E6FC3">
                <w:rPr>
                  <w:sz w:val="20"/>
                </w:rPr>
                <w:t xml:space="preserve"> position will be responsible for </w:t>
              </w:r>
              <w:r w:rsidRPr="009E6FC3">
                <w:rPr>
                  <w:sz w:val="20"/>
                  <w:shd w:val="clear" w:color="auto" w:fill="FFFFFF"/>
                </w:rPr>
                <w:t>providing maintenance and support services for communications networks.</w:t>
              </w:r>
              <w:r w:rsidRPr="009E6FC3">
                <w:rPr>
                  <w:sz w:val="20"/>
                </w:rPr>
                <w:t xml:space="preserve"> Perform diverse complex activities, support and guide others, delegate tasks when appropriate, works autonomously under general direction, and contribute expertise to deliver team objectives</w:t>
              </w:r>
            </w:ins>
          </w:p>
          <w:p w14:paraId="445774B7" w14:textId="77777777" w:rsidR="00005EEA" w:rsidRPr="009E6FC3" w:rsidRDefault="00005EEA" w:rsidP="00005EEA">
            <w:pPr>
              <w:pStyle w:val="NoSpacing"/>
              <w:spacing w:before="120" w:after="120"/>
              <w:ind w:left="177"/>
              <w:rPr>
                <w:ins w:id="245" w:author="Anderson, Simon MR 1" w:date="2026-04-14T10:54:00Z"/>
                <w:b/>
                <w:color w:val="000000"/>
                <w:sz w:val="20"/>
              </w:rPr>
            </w:pPr>
            <w:ins w:id="246" w:author="Anderson, Simon MR 1" w:date="2026-04-14T10:54:00Z">
              <w:r w:rsidRPr="009E6FC3">
                <w:rPr>
                  <w:b/>
                  <w:color w:val="000000"/>
                  <w:sz w:val="20"/>
                </w:rPr>
                <w:t>Skills and Knowledge</w:t>
              </w:r>
            </w:ins>
          </w:p>
          <w:p w14:paraId="6A2569DE" w14:textId="77777777" w:rsidR="00005EEA" w:rsidRPr="009E6FC3" w:rsidRDefault="00005EEA" w:rsidP="00005EEA">
            <w:pPr>
              <w:pStyle w:val="ListParagraph"/>
              <w:numPr>
                <w:ilvl w:val="0"/>
                <w:numId w:val="125"/>
              </w:numPr>
              <w:spacing w:line="240" w:lineRule="auto"/>
              <w:contextualSpacing/>
              <w:rPr>
                <w:ins w:id="247" w:author="Anderson, Simon MR 1" w:date="2026-04-14T10:54:00Z"/>
                <w:color w:val="000000"/>
                <w:sz w:val="20"/>
              </w:rPr>
            </w:pPr>
            <w:ins w:id="248" w:author="Anderson, Simon MR 1" w:date="2026-04-14T10:54:00Z">
              <w:r w:rsidRPr="009E6FC3">
                <w:rPr>
                  <w:color w:val="000000"/>
                  <w:sz w:val="20"/>
                </w:rPr>
                <w:t>Bachelor Degree or higher in IT (Major or Minor) with 3-5 year experience in the last 10 years are recommended</w:t>
              </w:r>
            </w:ins>
          </w:p>
          <w:p w14:paraId="385B5E3D" w14:textId="77777777" w:rsidR="00005EEA" w:rsidRPr="009E6FC3" w:rsidRDefault="00005EEA" w:rsidP="00005EEA">
            <w:pPr>
              <w:pStyle w:val="ListParagraph"/>
              <w:numPr>
                <w:ilvl w:val="0"/>
                <w:numId w:val="125"/>
              </w:numPr>
              <w:spacing w:line="240" w:lineRule="auto"/>
              <w:contextualSpacing/>
              <w:rPr>
                <w:ins w:id="249" w:author="Anderson, Simon MR 1" w:date="2026-04-14T10:54:00Z"/>
                <w:color w:val="000000"/>
                <w:sz w:val="20"/>
              </w:rPr>
            </w:pPr>
            <w:ins w:id="250" w:author="Anderson, Simon MR 1" w:date="2026-04-14T10:54:00Z">
              <w:r w:rsidRPr="009E6FC3">
                <w:rPr>
                  <w:color w:val="000000"/>
                  <w:sz w:val="20"/>
                </w:rPr>
                <w:t>Experience and qualifications with CISCO network products Cisco ACI, SDWAN, SDACCESS strongly recommended</w:t>
              </w:r>
            </w:ins>
          </w:p>
          <w:p w14:paraId="243B15EA" w14:textId="77777777" w:rsidR="00005EEA" w:rsidRPr="009E6FC3" w:rsidRDefault="00005EEA" w:rsidP="00005EEA">
            <w:pPr>
              <w:pStyle w:val="ListParagraph"/>
              <w:numPr>
                <w:ilvl w:val="0"/>
                <w:numId w:val="125"/>
              </w:numPr>
              <w:spacing w:line="240" w:lineRule="auto"/>
              <w:contextualSpacing/>
              <w:rPr>
                <w:ins w:id="251" w:author="Anderson, Simon MR 1" w:date="2026-04-14T10:54:00Z"/>
                <w:color w:val="000000"/>
                <w:sz w:val="20"/>
              </w:rPr>
            </w:pPr>
            <w:ins w:id="252" w:author="Anderson, Simon MR 1" w:date="2026-04-14T10:54:00Z">
              <w:r w:rsidRPr="009E6FC3">
                <w:rPr>
                  <w:color w:val="000000"/>
                  <w:sz w:val="20"/>
                </w:rPr>
                <w:t>Experience with F5 load balancing is preferred</w:t>
              </w:r>
            </w:ins>
          </w:p>
          <w:p w14:paraId="09C47DFD" w14:textId="77777777" w:rsidR="00005EEA" w:rsidRPr="009E6FC3" w:rsidRDefault="00005EEA" w:rsidP="00005EEA">
            <w:pPr>
              <w:pStyle w:val="ListParagraph"/>
              <w:numPr>
                <w:ilvl w:val="0"/>
                <w:numId w:val="125"/>
              </w:numPr>
              <w:spacing w:line="240" w:lineRule="auto"/>
              <w:contextualSpacing/>
              <w:rPr>
                <w:ins w:id="253" w:author="Anderson, Simon MR 1" w:date="2026-04-14T10:54:00Z"/>
                <w:color w:val="000000"/>
                <w:sz w:val="20"/>
              </w:rPr>
            </w:pPr>
            <w:ins w:id="254" w:author="Anderson, Simon MR 1" w:date="2026-04-14T10:54:00Z">
              <w:r w:rsidRPr="009E6FC3">
                <w:rPr>
                  <w:color w:val="000000"/>
                  <w:sz w:val="20"/>
                </w:rPr>
                <w:t>Experience with Fortinet Firewall is preferred</w:t>
              </w:r>
            </w:ins>
          </w:p>
          <w:p w14:paraId="52220D6E" w14:textId="77777777" w:rsidR="00005EEA" w:rsidRPr="009E6FC3" w:rsidRDefault="00005EEA" w:rsidP="00005EEA">
            <w:pPr>
              <w:pStyle w:val="ListParagraph"/>
              <w:numPr>
                <w:ilvl w:val="0"/>
                <w:numId w:val="125"/>
              </w:numPr>
              <w:spacing w:line="240" w:lineRule="auto"/>
              <w:contextualSpacing/>
              <w:rPr>
                <w:ins w:id="255" w:author="Anderson, Simon MR 1" w:date="2026-04-14T10:54:00Z"/>
                <w:color w:val="000000"/>
                <w:sz w:val="20"/>
              </w:rPr>
            </w:pPr>
            <w:ins w:id="256" w:author="Anderson, Simon MR 1" w:date="2026-04-14T10:54:00Z">
              <w:r w:rsidRPr="009E6FC3">
                <w:rPr>
                  <w:color w:val="000000"/>
                  <w:sz w:val="20"/>
                </w:rPr>
                <w:t>Experience with virtual and physical servers is preferred</w:t>
              </w:r>
            </w:ins>
          </w:p>
          <w:p w14:paraId="7F6A097A" w14:textId="77777777" w:rsidR="00005EEA" w:rsidRPr="009E6FC3" w:rsidRDefault="00005EEA" w:rsidP="00005EEA">
            <w:pPr>
              <w:pStyle w:val="ListParagraph"/>
              <w:numPr>
                <w:ilvl w:val="0"/>
                <w:numId w:val="125"/>
              </w:numPr>
              <w:spacing w:line="240" w:lineRule="auto"/>
              <w:contextualSpacing/>
              <w:rPr>
                <w:ins w:id="257" w:author="Anderson, Simon MR 1" w:date="2026-04-14T10:54:00Z"/>
                <w:color w:val="000000"/>
                <w:sz w:val="20"/>
              </w:rPr>
            </w:pPr>
            <w:ins w:id="258" w:author="Anderson, Simon MR 1" w:date="2026-04-14T10:54:00Z">
              <w:r w:rsidRPr="009E6FC3">
                <w:rPr>
                  <w:color w:val="000000"/>
                  <w:sz w:val="20"/>
                </w:rPr>
                <w:t>Experience with Active Directory and Linux Identity/ Policy/ Authorisation (IPA) is preferred</w:t>
              </w:r>
            </w:ins>
          </w:p>
          <w:p w14:paraId="21FA8954" w14:textId="77777777" w:rsidR="00005EEA" w:rsidRPr="009E6FC3" w:rsidRDefault="00005EEA" w:rsidP="00005EEA">
            <w:pPr>
              <w:pStyle w:val="ListParagraph"/>
              <w:numPr>
                <w:ilvl w:val="0"/>
                <w:numId w:val="125"/>
              </w:numPr>
              <w:spacing w:line="240" w:lineRule="auto"/>
              <w:contextualSpacing/>
              <w:rPr>
                <w:ins w:id="259" w:author="Anderson, Simon MR 1" w:date="2026-04-14T10:54:00Z"/>
                <w:color w:val="000000"/>
                <w:sz w:val="20"/>
              </w:rPr>
            </w:pPr>
            <w:ins w:id="260" w:author="Anderson, Simon MR 1" w:date="2026-04-14T10:54:00Z">
              <w:r w:rsidRPr="009E6FC3">
                <w:rPr>
                  <w:color w:val="000000"/>
                  <w:sz w:val="20"/>
                </w:rPr>
                <w:t>Experience with PowerShell is preferred</w:t>
              </w:r>
            </w:ins>
          </w:p>
          <w:p w14:paraId="237326AC" w14:textId="77777777" w:rsidR="00005EEA" w:rsidRPr="009E6FC3" w:rsidRDefault="00005EEA" w:rsidP="00005EEA">
            <w:pPr>
              <w:pStyle w:val="NoSpacing"/>
              <w:spacing w:before="120" w:after="120"/>
              <w:ind w:left="177"/>
              <w:rPr>
                <w:ins w:id="261" w:author="Anderson, Simon MR 1" w:date="2026-04-14T10:54:00Z"/>
                <w:b/>
                <w:color w:val="000000"/>
                <w:sz w:val="20"/>
              </w:rPr>
            </w:pPr>
            <w:ins w:id="262" w:author="Anderson, Simon MR 1" w:date="2026-04-14T10:54:00Z">
              <w:r w:rsidRPr="009E6FC3">
                <w:rPr>
                  <w:b/>
                  <w:color w:val="000000"/>
                  <w:sz w:val="20"/>
                </w:rPr>
                <w:t>Guidance:</w:t>
              </w:r>
              <w:r w:rsidRPr="009E6FC3">
                <w:rPr>
                  <w:b/>
                  <w:color w:val="000000"/>
                  <w:sz w:val="20"/>
                </w:rPr>
                <w:tab/>
              </w:r>
            </w:ins>
          </w:p>
          <w:p w14:paraId="139F4F15" w14:textId="77777777" w:rsidR="00005EEA" w:rsidRPr="009E6FC3" w:rsidRDefault="00005EEA" w:rsidP="00005EEA">
            <w:pPr>
              <w:pStyle w:val="NoSpacing"/>
              <w:spacing w:before="120" w:after="120"/>
              <w:ind w:left="177"/>
              <w:rPr>
                <w:ins w:id="263" w:author="Anderson, Simon MR 1" w:date="2026-04-14T10:54:00Z"/>
                <w:sz w:val="20"/>
              </w:rPr>
            </w:pPr>
            <w:ins w:id="264" w:author="Anderson, Simon MR 1" w:date="2026-04-14T10:54:00Z">
              <w:r w:rsidRPr="009E6FC3">
                <w:rPr>
                  <w:sz w:val="20"/>
                </w:rPr>
                <w:t>Network Support encompasses a wide range of ICT networking components that support the functioning and management ICT services.</w:t>
              </w:r>
            </w:ins>
          </w:p>
          <w:p w14:paraId="61A98DC0" w14:textId="77777777" w:rsidR="00005EEA" w:rsidRPr="009E6FC3" w:rsidRDefault="00005EEA" w:rsidP="00005EEA">
            <w:pPr>
              <w:pStyle w:val="NoSpacing"/>
              <w:spacing w:before="120" w:after="120"/>
              <w:ind w:left="177"/>
              <w:rPr>
                <w:ins w:id="265" w:author="Anderson, Simon MR 1" w:date="2026-04-14T10:54:00Z"/>
                <w:sz w:val="20"/>
              </w:rPr>
            </w:pPr>
            <w:ins w:id="266" w:author="Anderson, Simon MR 1" w:date="2026-04-14T10:54:00Z">
              <w:r w:rsidRPr="009E6FC3">
                <w:rPr>
                  <w:sz w:val="20"/>
                </w:rPr>
                <w:t>Activities may include, but are not limited to:</w:t>
              </w:r>
            </w:ins>
          </w:p>
          <w:p w14:paraId="40AFF6A3" w14:textId="77777777" w:rsidR="00005EEA" w:rsidRPr="009E6FC3" w:rsidRDefault="00005EEA" w:rsidP="00005EEA">
            <w:pPr>
              <w:pStyle w:val="ListParagraph"/>
              <w:numPr>
                <w:ilvl w:val="0"/>
                <w:numId w:val="125"/>
              </w:numPr>
              <w:spacing w:line="240" w:lineRule="auto"/>
              <w:contextualSpacing/>
              <w:rPr>
                <w:ins w:id="267" w:author="Anderson, Simon MR 1" w:date="2026-04-14T10:54:00Z"/>
                <w:color w:val="000000"/>
                <w:sz w:val="20"/>
              </w:rPr>
            </w:pPr>
            <w:ins w:id="268" w:author="Anderson, Simon MR 1" w:date="2026-04-14T10:54:00Z">
              <w:r w:rsidRPr="009E6FC3">
                <w:rPr>
                  <w:color w:val="000000"/>
                  <w:sz w:val="20"/>
                </w:rPr>
                <w:t>monitoring network performance, investigating issues, troubleshooting and testing network devices</w:t>
              </w:r>
            </w:ins>
          </w:p>
          <w:p w14:paraId="399596AB" w14:textId="77777777" w:rsidR="00005EEA" w:rsidRPr="009E6FC3" w:rsidRDefault="00005EEA" w:rsidP="00005EEA">
            <w:pPr>
              <w:pStyle w:val="ListParagraph"/>
              <w:numPr>
                <w:ilvl w:val="0"/>
                <w:numId w:val="125"/>
              </w:numPr>
              <w:spacing w:line="240" w:lineRule="auto"/>
              <w:contextualSpacing/>
              <w:rPr>
                <w:ins w:id="269" w:author="Anderson, Simon MR 1" w:date="2026-04-14T10:54:00Z"/>
                <w:color w:val="000000"/>
                <w:sz w:val="20"/>
              </w:rPr>
            </w:pPr>
            <w:ins w:id="270" w:author="Anderson, Simon MR 1" w:date="2026-04-14T10:54:00Z">
              <w:r w:rsidRPr="009E6FC3">
                <w:rPr>
                  <w:color w:val="000000"/>
                  <w:sz w:val="20"/>
                </w:rPr>
                <w:lastRenderedPageBreak/>
                <w:t>implementing and managing network security measures, including access control, authentication, encryption and intrusion detection/prevention</w:t>
              </w:r>
            </w:ins>
          </w:p>
          <w:p w14:paraId="3AC1F497" w14:textId="77777777" w:rsidR="00005EEA" w:rsidRPr="009E6FC3" w:rsidRDefault="00005EEA" w:rsidP="00005EEA">
            <w:pPr>
              <w:pStyle w:val="ListParagraph"/>
              <w:numPr>
                <w:ilvl w:val="0"/>
                <w:numId w:val="125"/>
              </w:numPr>
              <w:spacing w:line="240" w:lineRule="auto"/>
              <w:contextualSpacing/>
              <w:rPr>
                <w:ins w:id="271" w:author="Anderson, Simon MR 1" w:date="2026-04-14T10:54:00Z"/>
                <w:color w:val="000000"/>
                <w:sz w:val="20"/>
              </w:rPr>
            </w:pPr>
            <w:ins w:id="272" w:author="Anderson, Simon MR 1" w:date="2026-04-14T10:54:00Z">
              <w:r w:rsidRPr="009E6FC3">
                <w:rPr>
                  <w:color w:val="000000"/>
                  <w:sz w:val="20"/>
                </w:rPr>
                <w:t>configuring and maintaining network, firewall, and load balancing solutions across physical, virtual and cloud environments</w:t>
              </w:r>
            </w:ins>
          </w:p>
          <w:p w14:paraId="3DD10FDC" w14:textId="77777777" w:rsidR="00005EEA" w:rsidRPr="009E6FC3" w:rsidRDefault="00005EEA" w:rsidP="00005EEA">
            <w:pPr>
              <w:pStyle w:val="ListParagraph"/>
              <w:numPr>
                <w:ilvl w:val="0"/>
                <w:numId w:val="125"/>
              </w:numPr>
              <w:spacing w:line="240" w:lineRule="auto"/>
              <w:contextualSpacing/>
              <w:rPr>
                <w:ins w:id="273" w:author="Anderson, Simon MR 1" w:date="2026-04-14T10:54:00Z"/>
                <w:color w:val="000000"/>
                <w:sz w:val="20"/>
              </w:rPr>
            </w:pPr>
            <w:ins w:id="274" w:author="Anderson, Simon MR 1" w:date="2026-04-14T10:54:00Z">
              <w:r w:rsidRPr="009E6FC3">
                <w:rPr>
                  <w:color w:val="000000"/>
                  <w:sz w:val="20"/>
                </w:rPr>
                <w:t>automating network support tasks using scripting, automation tools and orchestration platforms</w:t>
              </w:r>
            </w:ins>
          </w:p>
          <w:p w14:paraId="185A3DF2" w14:textId="77777777" w:rsidR="00005EEA" w:rsidRPr="009E6FC3" w:rsidRDefault="00005EEA" w:rsidP="00005EEA">
            <w:pPr>
              <w:pStyle w:val="ListParagraph"/>
              <w:numPr>
                <w:ilvl w:val="0"/>
                <w:numId w:val="125"/>
              </w:numPr>
              <w:spacing w:line="240" w:lineRule="auto"/>
              <w:contextualSpacing/>
              <w:rPr>
                <w:ins w:id="275" w:author="Anderson, Simon MR 1" w:date="2026-04-14T10:54:00Z"/>
                <w:color w:val="000000"/>
                <w:sz w:val="20"/>
              </w:rPr>
            </w:pPr>
            <w:ins w:id="276" w:author="Anderson, Simon MR 1" w:date="2026-04-14T10:54:00Z">
              <w:r w:rsidRPr="009E6FC3">
                <w:rPr>
                  <w:color w:val="000000"/>
                  <w:sz w:val="20"/>
                </w:rPr>
                <w:t>creating and maintaining network documentation, including diagrams, configuration files and procedures</w:t>
              </w:r>
            </w:ins>
          </w:p>
          <w:p w14:paraId="59072A47" w14:textId="77777777" w:rsidR="00005EEA" w:rsidRPr="009E6FC3" w:rsidRDefault="00005EEA" w:rsidP="00005EEA">
            <w:pPr>
              <w:pStyle w:val="ListParagraph"/>
              <w:numPr>
                <w:ilvl w:val="0"/>
                <w:numId w:val="125"/>
              </w:numPr>
              <w:spacing w:line="240" w:lineRule="auto"/>
              <w:contextualSpacing/>
              <w:rPr>
                <w:ins w:id="277" w:author="Anderson, Simon MR 1" w:date="2026-04-14T10:54:00Z"/>
                <w:color w:val="000000"/>
                <w:sz w:val="20"/>
              </w:rPr>
            </w:pPr>
            <w:ins w:id="278" w:author="Anderson, Simon MR 1" w:date="2026-04-14T10:54:00Z">
              <w:r w:rsidRPr="009E6FC3">
                <w:rPr>
                  <w:color w:val="000000"/>
                  <w:sz w:val="20"/>
                </w:rPr>
                <w:t>providing technical support, advice and guidance to users and collaborating with others</w:t>
              </w:r>
            </w:ins>
          </w:p>
          <w:p w14:paraId="02EDDCEF" w14:textId="77777777" w:rsidR="00005EEA" w:rsidRPr="009E6FC3" w:rsidRDefault="00005EEA" w:rsidP="00005EEA">
            <w:pPr>
              <w:pStyle w:val="ListParagraph"/>
              <w:numPr>
                <w:ilvl w:val="0"/>
                <w:numId w:val="125"/>
              </w:numPr>
              <w:spacing w:line="240" w:lineRule="auto"/>
              <w:contextualSpacing/>
              <w:rPr>
                <w:ins w:id="279" w:author="Anderson, Simon MR 1" w:date="2026-04-14T10:54:00Z"/>
                <w:sz w:val="20"/>
              </w:rPr>
            </w:pPr>
            <w:ins w:id="280" w:author="Anderson, Simon MR 1" w:date="2026-04-14T10:54:00Z">
              <w:r w:rsidRPr="009E6FC3">
                <w:rPr>
                  <w:color w:val="000000"/>
                  <w:sz w:val="20"/>
                </w:rPr>
                <w:t>analysing network</w:t>
              </w:r>
              <w:r w:rsidRPr="009E6FC3">
                <w:rPr>
                  <w:sz w:val="20"/>
                </w:rPr>
                <w:t xml:space="preserve"> performance, generating reports and presenting findings and recommendations to stakeholders</w:t>
              </w:r>
            </w:ins>
          </w:p>
          <w:p w14:paraId="7A4168F4" w14:textId="77777777" w:rsidR="00005EEA" w:rsidRPr="009E6FC3" w:rsidRDefault="00005EEA" w:rsidP="00005EEA">
            <w:pPr>
              <w:pStyle w:val="ListParagraph"/>
              <w:numPr>
                <w:ilvl w:val="0"/>
                <w:numId w:val="125"/>
              </w:numPr>
              <w:spacing w:line="240" w:lineRule="auto"/>
              <w:contextualSpacing/>
              <w:rPr>
                <w:ins w:id="281" w:author="Anderson, Simon MR 1" w:date="2026-04-14T10:54:00Z"/>
                <w:sz w:val="20"/>
              </w:rPr>
            </w:pPr>
            <w:proofErr w:type="gramStart"/>
            <w:ins w:id="282" w:author="Anderson, Simon MR 1" w:date="2026-04-14T10:54:00Z">
              <w:r w:rsidRPr="009E6FC3">
                <w:rPr>
                  <w:color w:val="000000"/>
                  <w:sz w:val="20"/>
                </w:rPr>
                <w:t>collaborate</w:t>
              </w:r>
              <w:proofErr w:type="gramEnd"/>
              <w:r w:rsidRPr="009E6FC3">
                <w:rPr>
                  <w:sz w:val="20"/>
                </w:rPr>
                <w:t xml:space="preserve"> with others to ensure seamless integration and operation across all environments.</w:t>
              </w:r>
            </w:ins>
          </w:p>
          <w:p w14:paraId="3A645852" w14:textId="77777777" w:rsidR="00005EEA" w:rsidRPr="009E6FC3" w:rsidRDefault="00005EEA" w:rsidP="00005EEA">
            <w:pPr>
              <w:pStyle w:val="ListParagraph"/>
              <w:numPr>
                <w:ilvl w:val="0"/>
                <w:numId w:val="125"/>
              </w:numPr>
              <w:spacing w:line="240" w:lineRule="auto"/>
              <w:contextualSpacing/>
              <w:rPr>
                <w:ins w:id="283" w:author="Anderson, Simon MR 1" w:date="2026-04-14T10:54:00Z"/>
                <w:color w:val="000000"/>
                <w:sz w:val="20"/>
              </w:rPr>
            </w:pPr>
            <w:ins w:id="284" w:author="Anderson, Simon MR 1" w:date="2026-04-14T10:54:00Z">
              <w:r w:rsidRPr="009E6FC3">
                <w:rPr>
                  <w:color w:val="000000"/>
                  <w:sz w:val="20"/>
                </w:rPr>
                <w:t>Implement changes using the change management system</w:t>
              </w:r>
            </w:ins>
          </w:p>
          <w:p w14:paraId="369D2020" w14:textId="77777777" w:rsidR="00005EEA" w:rsidRPr="009E6FC3" w:rsidRDefault="00005EEA" w:rsidP="00005EEA">
            <w:pPr>
              <w:pStyle w:val="ListParagraph"/>
              <w:numPr>
                <w:ilvl w:val="0"/>
                <w:numId w:val="125"/>
              </w:numPr>
              <w:spacing w:line="240" w:lineRule="auto"/>
              <w:contextualSpacing/>
              <w:rPr>
                <w:ins w:id="285" w:author="Anderson, Simon MR 1" w:date="2026-04-14T10:54:00Z"/>
                <w:sz w:val="20"/>
              </w:rPr>
            </w:pPr>
            <w:ins w:id="286" w:author="Anderson, Simon MR 1" w:date="2026-04-14T10:54:00Z">
              <w:r w:rsidRPr="009E6FC3">
                <w:rPr>
                  <w:color w:val="000000"/>
                  <w:sz w:val="20"/>
                </w:rPr>
                <w:t>Provide SME guidance in WAN solutions and network encryption technologies</w:t>
              </w:r>
            </w:ins>
          </w:p>
          <w:p w14:paraId="44E63967" w14:textId="77777777" w:rsidR="00005EEA" w:rsidRPr="009E6FC3" w:rsidRDefault="00005EEA" w:rsidP="00005EEA">
            <w:pPr>
              <w:pStyle w:val="NoSpacing"/>
              <w:spacing w:before="120" w:after="120"/>
              <w:ind w:left="177"/>
              <w:rPr>
                <w:ins w:id="287" w:author="Anderson, Simon MR 1" w:date="2026-04-14T10:54:00Z"/>
                <w:sz w:val="20"/>
              </w:rPr>
            </w:pPr>
            <w:ins w:id="288" w:author="Anderson, Simon MR 1" w:date="2026-04-14T10:54:00Z">
              <w:r w:rsidRPr="009E6FC3">
                <w:rPr>
                  <w:b/>
                  <w:color w:val="000000"/>
                  <w:sz w:val="20"/>
                </w:rPr>
                <w:t>Major Responsibilities:</w:t>
              </w:r>
            </w:ins>
          </w:p>
          <w:p w14:paraId="4F34ECB9" w14:textId="77777777" w:rsidR="00005EEA" w:rsidRPr="00592E51" w:rsidRDefault="00005EEA" w:rsidP="00005EEA">
            <w:pPr>
              <w:pStyle w:val="ListParagraph"/>
              <w:numPr>
                <w:ilvl w:val="0"/>
                <w:numId w:val="125"/>
              </w:numPr>
              <w:spacing w:line="240" w:lineRule="auto"/>
              <w:contextualSpacing/>
              <w:rPr>
                <w:ins w:id="289" w:author="Anderson, Simon MR 1" w:date="2026-04-14T10:54:00Z"/>
                <w:color w:val="000000"/>
                <w:sz w:val="20"/>
              </w:rPr>
            </w:pPr>
            <w:ins w:id="290" w:author="Anderson, Simon MR 1" w:date="2026-04-14T10:54:00Z">
              <w:r w:rsidRPr="00592E51">
                <w:rPr>
                  <w:color w:val="000000"/>
                  <w:sz w:val="20"/>
                </w:rPr>
                <w:t>Leads network operations to optimise performance.</w:t>
              </w:r>
            </w:ins>
          </w:p>
          <w:p w14:paraId="3C6A59E9" w14:textId="77777777" w:rsidR="00005EEA" w:rsidRPr="00592E51" w:rsidRDefault="00005EEA" w:rsidP="00005EEA">
            <w:pPr>
              <w:pStyle w:val="ListParagraph"/>
              <w:numPr>
                <w:ilvl w:val="0"/>
                <w:numId w:val="125"/>
              </w:numPr>
              <w:spacing w:line="240" w:lineRule="auto"/>
              <w:contextualSpacing/>
              <w:rPr>
                <w:ins w:id="291" w:author="Anderson, Simon MR 1" w:date="2026-04-14T10:54:00Z"/>
                <w:color w:val="000000"/>
                <w:sz w:val="20"/>
              </w:rPr>
            </w:pPr>
            <w:ins w:id="292" w:author="Anderson, Simon MR 1" w:date="2026-04-14T10:54:00Z">
              <w:r w:rsidRPr="00592E51">
                <w:rPr>
                  <w:color w:val="000000"/>
                  <w:sz w:val="20"/>
                </w:rPr>
                <w:t>Oversees planning, installation, maintenance, and acceptance of network components and services, aligning with service expectations, standards, and security requirements.</w:t>
              </w:r>
            </w:ins>
          </w:p>
          <w:p w14:paraId="57081E47" w14:textId="77777777" w:rsidR="00005EEA" w:rsidRPr="00592E51" w:rsidRDefault="00005EEA" w:rsidP="00005EEA">
            <w:pPr>
              <w:pStyle w:val="ListParagraph"/>
              <w:numPr>
                <w:ilvl w:val="0"/>
                <w:numId w:val="125"/>
              </w:numPr>
              <w:spacing w:line="240" w:lineRule="auto"/>
              <w:contextualSpacing/>
              <w:rPr>
                <w:ins w:id="293" w:author="Anderson, Simon MR 1" w:date="2026-04-14T10:54:00Z"/>
                <w:color w:val="000000"/>
                <w:sz w:val="20"/>
              </w:rPr>
            </w:pPr>
            <w:ins w:id="294" w:author="Anderson, Simon MR 1" w:date="2026-04-14T10:54:00Z">
              <w:r w:rsidRPr="00592E51">
                <w:rPr>
                  <w:color w:val="000000"/>
                  <w:sz w:val="20"/>
                </w:rPr>
                <w:t xml:space="preserve">Ensures network support requests </w:t>
              </w:r>
              <w:proofErr w:type="gramStart"/>
              <w:r w:rsidRPr="00592E51">
                <w:rPr>
                  <w:color w:val="000000"/>
                  <w:sz w:val="20"/>
                </w:rPr>
                <w:t>are handled</w:t>
              </w:r>
              <w:proofErr w:type="gramEnd"/>
              <w:r w:rsidRPr="00592E51">
                <w:rPr>
                  <w:color w:val="000000"/>
                  <w:sz w:val="20"/>
                </w:rPr>
                <w:t xml:space="preserve"> according to set standards and procedures.</w:t>
              </w:r>
            </w:ins>
          </w:p>
          <w:p w14:paraId="6D7E7370" w14:textId="77777777" w:rsidR="00005EEA" w:rsidRPr="00592E51" w:rsidRDefault="00005EEA" w:rsidP="00005EEA">
            <w:pPr>
              <w:pStyle w:val="ListParagraph"/>
              <w:numPr>
                <w:ilvl w:val="0"/>
                <w:numId w:val="125"/>
              </w:numPr>
              <w:spacing w:line="240" w:lineRule="auto"/>
              <w:contextualSpacing/>
              <w:rPr>
                <w:ins w:id="295" w:author="Anderson, Simon MR 1" w:date="2026-04-14T10:54:00Z"/>
                <w:color w:val="212529"/>
                <w:sz w:val="20"/>
              </w:rPr>
            </w:pPr>
            <w:ins w:id="296" w:author="Anderson, Simon MR 1" w:date="2026-04-14T10:54:00Z">
              <w:r w:rsidRPr="00592E51">
                <w:rPr>
                  <w:color w:val="000000"/>
                  <w:sz w:val="20"/>
                </w:rPr>
                <w:t>Drives the adoption of tools and processes for effective operational management and delivery, ensuring security considerations are addressed. Maintains procedures and documentation. Investigates and resolves complex network problems</w:t>
              </w:r>
              <w:r w:rsidRPr="00592E51">
                <w:rPr>
                  <w:color w:val="212529"/>
                  <w:sz w:val="20"/>
                </w:rPr>
                <w:t>. Tracks operational issues and reports to stakeholders.</w:t>
              </w:r>
            </w:ins>
          </w:p>
          <w:p w14:paraId="271F943D" w14:textId="77777777" w:rsidR="00005EEA" w:rsidRPr="00E47BAD" w:rsidRDefault="00005EEA" w:rsidP="00005EEA">
            <w:pPr>
              <w:pStyle w:val="ListParagraph"/>
              <w:numPr>
                <w:ilvl w:val="0"/>
                <w:numId w:val="125"/>
              </w:numPr>
              <w:spacing w:line="240" w:lineRule="auto"/>
              <w:contextualSpacing/>
              <w:rPr>
                <w:ins w:id="297" w:author="Anderson, Simon MR 1" w:date="2026-04-14T10:54:00Z"/>
                <w:color w:val="000000"/>
                <w:sz w:val="20"/>
              </w:rPr>
            </w:pPr>
            <w:ins w:id="298" w:author="Anderson, Simon MR 1" w:date="2026-04-14T10:54:00Z">
              <w:r w:rsidRPr="00E47BAD">
                <w:rPr>
                  <w:sz w:val="20"/>
                </w:rPr>
                <w:t xml:space="preserve">Provides detailed and </w:t>
              </w:r>
              <w:r w:rsidRPr="00E47BAD">
                <w:rPr>
                  <w:color w:val="000000"/>
                  <w:sz w:val="20"/>
                </w:rPr>
                <w:t>specific advice to support the organisation's planning and operations, typically related to the immediate area of responsibility.</w:t>
              </w:r>
            </w:ins>
          </w:p>
          <w:p w14:paraId="0186A814" w14:textId="77777777" w:rsidR="00005EEA" w:rsidRPr="00E47BAD" w:rsidRDefault="00005EEA" w:rsidP="00005EEA">
            <w:pPr>
              <w:pStyle w:val="ListParagraph"/>
              <w:numPr>
                <w:ilvl w:val="0"/>
                <w:numId w:val="125"/>
              </w:numPr>
              <w:spacing w:line="240" w:lineRule="auto"/>
              <w:contextualSpacing/>
              <w:rPr>
                <w:ins w:id="299" w:author="Anderson, Simon MR 1" w:date="2026-04-14T10:54:00Z"/>
                <w:color w:val="000000"/>
                <w:sz w:val="20"/>
              </w:rPr>
            </w:pPr>
            <w:ins w:id="300" w:author="Anderson, Simon MR 1" w:date="2026-04-14T10:54:00Z">
              <w:r w:rsidRPr="00E47BAD">
                <w:rPr>
                  <w:color w:val="000000"/>
                  <w:sz w:val="20"/>
                </w:rPr>
                <w:t>Actively maintains recognised expert level knowledge in one or more identifiable specialisms.</w:t>
              </w:r>
            </w:ins>
          </w:p>
          <w:p w14:paraId="25EAB86C" w14:textId="77777777" w:rsidR="00005EEA" w:rsidRPr="00E47BAD" w:rsidRDefault="00005EEA" w:rsidP="00005EEA">
            <w:pPr>
              <w:pStyle w:val="ListParagraph"/>
              <w:numPr>
                <w:ilvl w:val="0"/>
                <w:numId w:val="125"/>
              </w:numPr>
              <w:spacing w:line="240" w:lineRule="auto"/>
              <w:contextualSpacing/>
              <w:rPr>
                <w:ins w:id="301" w:author="Anderson, Simon MR 1" w:date="2026-04-14T10:54:00Z"/>
                <w:color w:val="000000"/>
                <w:sz w:val="20"/>
              </w:rPr>
            </w:pPr>
            <w:ins w:id="302" w:author="Anderson, Simon MR 1" w:date="2026-04-14T10:54:00Z">
              <w:r w:rsidRPr="00E47BAD">
                <w:rPr>
                  <w:color w:val="000000"/>
                  <w:sz w:val="20"/>
                </w:rPr>
                <w:t>Recognises and identifies the boundaries of their own specialist knowledge.</w:t>
              </w:r>
            </w:ins>
          </w:p>
          <w:p w14:paraId="38B1C0B5" w14:textId="77777777" w:rsidR="00005EEA" w:rsidRPr="009E6FC3" w:rsidRDefault="00005EEA" w:rsidP="00005EEA">
            <w:pPr>
              <w:pStyle w:val="ListParagraph"/>
              <w:numPr>
                <w:ilvl w:val="0"/>
                <w:numId w:val="125"/>
              </w:numPr>
              <w:spacing w:line="240" w:lineRule="auto"/>
              <w:contextualSpacing/>
              <w:rPr>
                <w:ins w:id="303" w:author="Anderson, Simon MR 1" w:date="2026-04-14T10:54:00Z"/>
                <w:color w:val="000000"/>
                <w:sz w:val="20"/>
              </w:rPr>
            </w:pPr>
            <w:ins w:id="304" w:author="Anderson, Simon MR 1" w:date="2026-04-14T10:54:00Z">
              <w:r w:rsidRPr="00E47BAD">
                <w:rPr>
                  <w:color w:val="000000"/>
                  <w:sz w:val="20"/>
                </w:rPr>
                <w:t>Where appropriate, collaborates with other specialists to ensure advice given is professionally sound and appropriate to the organisation's needs.</w:t>
              </w:r>
            </w:ins>
          </w:p>
          <w:p w14:paraId="163AAAF3" w14:textId="77777777" w:rsidR="00005EEA" w:rsidRPr="009E6FC3" w:rsidRDefault="00005EEA" w:rsidP="00005EEA">
            <w:pPr>
              <w:pStyle w:val="NoSpacing"/>
              <w:spacing w:before="120" w:after="120"/>
              <w:ind w:left="177"/>
              <w:rPr>
                <w:ins w:id="305" w:author="Anderson, Simon MR 1" w:date="2026-04-14T10:54:00Z"/>
                <w:b/>
                <w:color w:val="000000"/>
                <w:sz w:val="20"/>
              </w:rPr>
            </w:pPr>
            <w:ins w:id="306" w:author="Anderson, Simon MR 1" w:date="2026-04-14T10:54:00Z">
              <w:r w:rsidRPr="009E6FC3">
                <w:rPr>
                  <w:b/>
                  <w:color w:val="000000"/>
                  <w:sz w:val="20"/>
                </w:rPr>
                <w:t>Secondary Responsibilities:</w:t>
              </w:r>
            </w:ins>
          </w:p>
          <w:p w14:paraId="63BCD722" w14:textId="77777777" w:rsidR="00005EEA" w:rsidRPr="009E6FC3" w:rsidRDefault="00005EEA" w:rsidP="00005EEA">
            <w:pPr>
              <w:pStyle w:val="ListParagraph"/>
              <w:numPr>
                <w:ilvl w:val="0"/>
                <w:numId w:val="125"/>
              </w:numPr>
              <w:spacing w:line="240" w:lineRule="auto"/>
              <w:contextualSpacing/>
              <w:rPr>
                <w:ins w:id="307" w:author="Anderson, Simon MR 1" w:date="2026-04-14T10:54:00Z"/>
                <w:color w:val="000000"/>
                <w:sz w:val="20"/>
              </w:rPr>
            </w:pPr>
            <w:ins w:id="308" w:author="Anderson, Simon MR 1" w:date="2026-04-14T10:54:00Z">
              <w:r w:rsidRPr="009E6FC3">
                <w:rPr>
                  <w:color w:val="000000"/>
                  <w:sz w:val="20"/>
                </w:rPr>
                <w:t xml:space="preserve">All CDS Above-the-Line contractors </w:t>
              </w:r>
              <w:proofErr w:type="gramStart"/>
              <w:r w:rsidRPr="009E6FC3">
                <w:rPr>
                  <w:color w:val="000000"/>
                  <w:sz w:val="20"/>
                </w:rPr>
                <w:t>may be tasked</w:t>
              </w:r>
              <w:proofErr w:type="gramEnd"/>
              <w:r w:rsidRPr="009E6FC3">
                <w:rPr>
                  <w:color w:val="000000"/>
                  <w:sz w:val="20"/>
                </w:rPr>
                <w:t xml:space="preserve"> with assisting other CDS functional areas where the member’s skills and knowledge are relevant.</w:t>
              </w:r>
            </w:ins>
          </w:p>
          <w:p w14:paraId="5E962FA8" w14:textId="77777777" w:rsidR="00005EEA" w:rsidRPr="009E6FC3" w:rsidRDefault="00005EEA" w:rsidP="00005EEA">
            <w:pPr>
              <w:pStyle w:val="NoSpacing"/>
              <w:spacing w:before="120"/>
              <w:rPr>
                <w:ins w:id="309" w:author="Anderson, Simon MR 1" w:date="2026-04-14T10:54:00Z"/>
                <w:color w:val="000000"/>
                <w:sz w:val="20"/>
              </w:rPr>
            </w:pPr>
            <w:ins w:id="310" w:author="Anderson, Simon MR 1" w:date="2026-04-14T10:54:00Z">
              <w:r w:rsidRPr="009E6FC3">
                <w:rPr>
                  <w:b/>
                  <w:color w:val="000000"/>
                  <w:sz w:val="20"/>
                </w:rPr>
                <w:t>OP 5 (1 position)</w:t>
              </w:r>
              <w:r w:rsidRPr="009E6FC3">
                <w:rPr>
                  <w:color w:val="000000"/>
                  <w:sz w:val="20"/>
                </w:rPr>
                <w:t xml:space="preserve"> </w:t>
              </w:r>
            </w:ins>
          </w:p>
          <w:p w14:paraId="42AF26FC" w14:textId="77777777" w:rsidR="00005EEA" w:rsidRPr="009E6FC3" w:rsidRDefault="00005EEA" w:rsidP="00005EEA">
            <w:pPr>
              <w:pStyle w:val="NoSpacing"/>
              <w:spacing w:before="120" w:after="120"/>
              <w:ind w:left="177"/>
              <w:rPr>
                <w:ins w:id="311" w:author="Anderson, Simon MR 1" w:date="2026-04-14T10:54:00Z"/>
                <w:color w:val="000000"/>
                <w:sz w:val="20"/>
              </w:rPr>
            </w:pPr>
            <w:ins w:id="312" w:author="Anderson, Simon MR 1" w:date="2026-04-14T10:54:00Z">
              <w:r w:rsidRPr="009E6FC3">
                <w:rPr>
                  <w:b/>
                  <w:color w:val="000000"/>
                  <w:sz w:val="20"/>
                </w:rPr>
                <w:t>Description</w:t>
              </w:r>
              <w:r w:rsidRPr="009E6FC3">
                <w:rPr>
                  <w:color w:val="000000"/>
                  <w:sz w:val="20"/>
                </w:rPr>
                <w:t xml:space="preserve">:  </w:t>
              </w:r>
            </w:ins>
          </w:p>
          <w:p w14:paraId="54775B0D" w14:textId="77777777" w:rsidR="00005EEA" w:rsidRPr="009E6FC3" w:rsidRDefault="00005EEA" w:rsidP="00005EEA">
            <w:pPr>
              <w:pStyle w:val="NoSpacing"/>
              <w:spacing w:before="120" w:after="120"/>
              <w:ind w:left="177"/>
              <w:rPr>
                <w:ins w:id="313" w:author="Anderson, Simon MR 1" w:date="2026-04-14T10:54:00Z"/>
                <w:sz w:val="20"/>
              </w:rPr>
            </w:pPr>
            <w:ins w:id="314" w:author="Anderson, Simon MR 1" w:date="2026-04-14T10:54:00Z">
              <w:r w:rsidRPr="009E6FC3">
                <w:rPr>
                  <w:sz w:val="20"/>
                </w:rPr>
                <w:t xml:space="preserve">The </w:t>
              </w:r>
              <w:r w:rsidRPr="009E6FC3">
                <w:rPr>
                  <w:b/>
                  <w:sz w:val="22"/>
                  <w:szCs w:val="22"/>
                </w:rPr>
                <w:t>Security Operation</w:t>
              </w:r>
              <w:r w:rsidRPr="009E6FC3">
                <w:rPr>
                  <w:sz w:val="20"/>
                </w:rPr>
                <w:t xml:space="preserve"> position m</w:t>
              </w:r>
              <w:r w:rsidRPr="009E6FC3">
                <w:rPr>
                  <w:sz w:val="20"/>
                  <w:shd w:val="clear" w:color="auto" w:fill="FFFFFF"/>
                </w:rPr>
                <w:t>anages and administers security measures, using tools and intelligence to protect assets, ensuring compliance and operational integrity.</w:t>
              </w:r>
              <w:r w:rsidRPr="009E6FC3">
                <w:rPr>
                  <w:sz w:val="20"/>
                </w:rPr>
                <w:t xml:space="preserve"> Perform diverse complex activities, support and guide others, delegate tasks when appropriate, works autonomously under general direction, and contribute expertise to deliver team objectives.</w:t>
              </w:r>
            </w:ins>
          </w:p>
          <w:p w14:paraId="01ECE2D5" w14:textId="77777777" w:rsidR="00005EEA" w:rsidRPr="009E6FC3" w:rsidRDefault="00005EEA" w:rsidP="00005EEA">
            <w:pPr>
              <w:pStyle w:val="NoSpacing"/>
              <w:spacing w:before="120" w:after="120"/>
              <w:ind w:left="177"/>
              <w:rPr>
                <w:ins w:id="315" w:author="Anderson, Simon MR 1" w:date="2026-04-14T10:54:00Z"/>
                <w:b/>
                <w:color w:val="000000"/>
                <w:sz w:val="20"/>
              </w:rPr>
            </w:pPr>
            <w:ins w:id="316" w:author="Anderson, Simon MR 1" w:date="2026-04-14T10:54:00Z">
              <w:r w:rsidRPr="009E6FC3">
                <w:rPr>
                  <w:b/>
                  <w:color w:val="000000"/>
                  <w:sz w:val="20"/>
                </w:rPr>
                <w:t>Skills and Knowledge</w:t>
              </w:r>
            </w:ins>
          </w:p>
          <w:p w14:paraId="77C6C870" w14:textId="77777777" w:rsidR="00005EEA" w:rsidRPr="005B6626" w:rsidRDefault="00005EEA" w:rsidP="00005EEA">
            <w:pPr>
              <w:pStyle w:val="ListParagraph"/>
              <w:numPr>
                <w:ilvl w:val="0"/>
                <w:numId w:val="125"/>
              </w:numPr>
              <w:spacing w:line="240" w:lineRule="auto"/>
              <w:contextualSpacing/>
              <w:rPr>
                <w:ins w:id="317" w:author="Anderson, Simon MR 1" w:date="2026-04-14T10:54:00Z"/>
                <w:color w:val="000000"/>
                <w:sz w:val="20"/>
              </w:rPr>
            </w:pPr>
            <w:ins w:id="318" w:author="Anderson, Simon MR 1" w:date="2026-04-14T10:54:00Z">
              <w:r w:rsidRPr="005B6626">
                <w:rPr>
                  <w:color w:val="000000"/>
                  <w:sz w:val="20"/>
                </w:rPr>
                <w:t>Tertiary qualifications in Cyber Security, ICT, or minimum 10 years of experience in Cyber Security</w:t>
              </w:r>
            </w:ins>
          </w:p>
          <w:p w14:paraId="20046056" w14:textId="77777777" w:rsidR="00005EEA" w:rsidRPr="005B6626" w:rsidRDefault="00005EEA" w:rsidP="00005EEA">
            <w:pPr>
              <w:pStyle w:val="ListParagraph"/>
              <w:numPr>
                <w:ilvl w:val="0"/>
                <w:numId w:val="125"/>
              </w:numPr>
              <w:spacing w:line="240" w:lineRule="auto"/>
              <w:contextualSpacing/>
              <w:rPr>
                <w:ins w:id="319" w:author="Anderson, Simon MR 1" w:date="2026-04-14T10:54:00Z"/>
                <w:color w:val="000000"/>
                <w:sz w:val="20"/>
              </w:rPr>
            </w:pPr>
            <w:ins w:id="320" w:author="Anderson, Simon MR 1" w:date="2026-04-14T10:54:00Z">
              <w:r w:rsidRPr="005B6626">
                <w:rPr>
                  <w:color w:val="000000"/>
                  <w:sz w:val="20"/>
                </w:rPr>
                <w:lastRenderedPageBreak/>
                <w:t>Demonstrated experience in Security Engineering, Security Architecture or Cyber Security Operations roles</w:t>
              </w:r>
            </w:ins>
          </w:p>
          <w:p w14:paraId="62F08028" w14:textId="77777777" w:rsidR="00005EEA" w:rsidRPr="005B6626" w:rsidRDefault="00005EEA" w:rsidP="00005EEA">
            <w:pPr>
              <w:pStyle w:val="ListParagraph"/>
              <w:numPr>
                <w:ilvl w:val="0"/>
                <w:numId w:val="125"/>
              </w:numPr>
              <w:spacing w:line="240" w:lineRule="auto"/>
              <w:contextualSpacing/>
              <w:rPr>
                <w:ins w:id="321" w:author="Anderson, Simon MR 1" w:date="2026-04-14T10:54:00Z"/>
                <w:color w:val="000000"/>
                <w:sz w:val="20"/>
              </w:rPr>
            </w:pPr>
            <w:ins w:id="322" w:author="Anderson, Simon MR 1" w:date="2026-04-14T10:54:00Z">
              <w:r w:rsidRPr="005B6626">
                <w:rPr>
                  <w:color w:val="000000"/>
                  <w:sz w:val="20"/>
                </w:rPr>
                <w:t>Demonstrated experience in development and review of Authority to Operate (ATO) documentation.</w:t>
              </w:r>
            </w:ins>
          </w:p>
          <w:p w14:paraId="3F717239" w14:textId="77777777" w:rsidR="00005EEA" w:rsidRPr="005B6626" w:rsidRDefault="00005EEA" w:rsidP="00005EEA">
            <w:pPr>
              <w:pStyle w:val="ListParagraph"/>
              <w:numPr>
                <w:ilvl w:val="0"/>
                <w:numId w:val="125"/>
              </w:numPr>
              <w:spacing w:line="240" w:lineRule="auto"/>
              <w:contextualSpacing/>
              <w:rPr>
                <w:ins w:id="323" w:author="Anderson, Simon MR 1" w:date="2026-04-14T10:54:00Z"/>
                <w:color w:val="000000"/>
                <w:sz w:val="20"/>
              </w:rPr>
            </w:pPr>
            <w:ins w:id="324" w:author="Anderson, Simon MR 1" w:date="2026-04-14T10:54:00Z">
              <w:r w:rsidRPr="005B6626">
                <w:rPr>
                  <w:color w:val="000000"/>
                  <w:sz w:val="20"/>
                </w:rPr>
                <w:t>Strong knowledge of firewalls, IDS/IPS, endpoint security, web proxies &amp; network security technologies.</w:t>
              </w:r>
            </w:ins>
          </w:p>
          <w:p w14:paraId="7E37B990" w14:textId="77777777" w:rsidR="00005EEA" w:rsidRPr="005B6626" w:rsidRDefault="00005EEA" w:rsidP="00005EEA">
            <w:pPr>
              <w:pStyle w:val="ListParagraph"/>
              <w:numPr>
                <w:ilvl w:val="0"/>
                <w:numId w:val="125"/>
              </w:numPr>
              <w:spacing w:line="240" w:lineRule="auto"/>
              <w:contextualSpacing/>
              <w:rPr>
                <w:ins w:id="325" w:author="Anderson, Simon MR 1" w:date="2026-04-14T10:54:00Z"/>
                <w:color w:val="000000"/>
                <w:sz w:val="20"/>
              </w:rPr>
            </w:pPr>
            <w:ins w:id="326" w:author="Anderson, Simon MR 1" w:date="2026-04-14T10:54:00Z">
              <w:r w:rsidRPr="005B6626">
                <w:rPr>
                  <w:color w:val="000000"/>
                  <w:sz w:val="20"/>
                </w:rPr>
                <w:t xml:space="preserve">Hands-on experience with SIEM tools (including </w:t>
              </w:r>
              <w:proofErr w:type="spellStart"/>
              <w:r w:rsidRPr="005B6626">
                <w:rPr>
                  <w:color w:val="000000"/>
                  <w:sz w:val="20"/>
                </w:rPr>
                <w:t>Splunk</w:t>
              </w:r>
              <w:proofErr w:type="spellEnd"/>
              <w:r w:rsidRPr="005B6626">
                <w:rPr>
                  <w:color w:val="000000"/>
                  <w:sz w:val="20"/>
                </w:rPr>
                <w:t>), EDR, and vulnerability management platforms.</w:t>
              </w:r>
            </w:ins>
          </w:p>
          <w:p w14:paraId="3AD6C6BE" w14:textId="77777777" w:rsidR="00005EEA" w:rsidRPr="005B6626" w:rsidRDefault="00005EEA" w:rsidP="00005EEA">
            <w:pPr>
              <w:pStyle w:val="ListParagraph"/>
              <w:numPr>
                <w:ilvl w:val="0"/>
                <w:numId w:val="125"/>
              </w:numPr>
              <w:spacing w:line="240" w:lineRule="auto"/>
              <w:contextualSpacing/>
              <w:rPr>
                <w:ins w:id="327" w:author="Anderson, Simon MR 1" w:date="2026-04-14T10:54:00Z"/>
                <w:color w:val="000000"/>
                <w:sz w:val="20"/>
              </w:rPr>
            </w:pPr>
            <w:ins w:id="328" w:author="Anderson, Simon MR 1" w:date="2026-04-14T10:54:00Z">
              <w:r w:rsidRPr="005B6626">
                <w:rPr>
                  <w:color w:val="000000"/>
                  <w:sz w:val="20"/>
                </w:rPr>
                <w:t>Experience with log analysis, monitoring, and incident investigation.</w:t>
              </w:r>
            </w:ins>
          </w:p>
          <w:p w14:paraId="5C93438F" w14:textId="77777777" w:rsidR="00005EEA" w:rsidRPr="005B6626" w:rsidRDefault="00005EEA" w:rsidP="00005EEA">
            <w:pPr>
              <w:pStyle w:val="ListParagraph"/>
              <w:numPr>
                <w:ilvl w:val="0"/>
                <w:numId w:val="125"/>
              </w:numPr>
              <w:spacing w:line="240" w:lineRule="auto"/>
              <w:contextualSpacing/>
              <w:rPr>
                <w:ins w:id="329" w:author="Anderson, Simon MR 1" w:date="2026-04-14T10:54:00Z"/>
                <w:color w:val="000000"/>
                <w:sz w:val="20"/>
              </w:rPr>
            </w:pPr>
            <w:ins w:id="330" w:author="Anderson, Simon MR 1" w:date="2026-04-14T10:54:00Z">
              <w:r w:rsidRPr="005B6626">
                <w:rPr>
                  <w:color w:val="000000"/>
                  <w:sz w:val="20"/>
                </w:rPr>
                <w:t xml:space="preserve">Familiarity with Australian cyber security frameworks (ISM, PSPF, Essential </w:t>
              </w:r>
              <w:proofErr w:type="gramStart"/>
              <w:r w:rsidRPr="005B6626">
                <w:rPr>
                  <w:color w:val="000000"/>
                  <w:sz w:val="20"/>
                </w:rPr>
                <w:t>Eight</w:t>
              </w:r>
              <w:proofErr w:type="gramEnd"/>
              <w:r w:rsidRPr="005B6626">
                <w:rPr>
                  <w:color w:val="000000"/>
                  <w:sz w:val="20"/>
                </w:rPr>
                <w:t>, ISO 27001, NIST).</w:t>
              </w:r>
            </w:ins>
          </w:p>
          <w:p w14:paraId="1893AB4E" w14:textId="77777777" w:rsidR="00005EEA" w:rsidRPr="005B6626" w:rsidRDefault="00005EEA" w:rsidP="00005EEA">
            <w:pPr>
              <w:pStyle w:val="ListParagraph"/>
              <w:numPr>
                <w:ilvl w:val="0"/>
                <w:numId w:val="125"/>
              </w:numPr>
              <w:spacing w:line="240" w:lineRule="auto"/>
              <w:contextualSpacing/>
              <w:rPr>
                <w:ins w:id="331" w:author="Anderson, Simon MR 1" w:date="2026-04-14T10:54:00Z"/>
                <w:color w:val="000000"/>
                <w:sz w:val="20"/>
              </w:rPr>
            </w:pPr>
            <w:ins w:id="332" w:author="Anderson, Simon MR 1" w:date="2026-04-14T10:54:00Z">
              <w:r w:rsidRPr="005B6626">
                <w:rPr>
                  <w:color w:val="000000"/>
                  <w:sz w:val="20"/>
                </w:rPr>
                <w:t>Strong analytical, technical, and problem-solving skills.</w:t>
              </w:r>
            </w:ins>
          </w:p>
          <w:p w14:paraId="741F8774" w14:textId="77777777" w:rsidR="00005EEA" w:rsidRPr="005B6626" w:rsidRDefault="00005EEA" w:rsidP="00005EEA">
            <w:pPr>
              <w:pStyle w:val="ListParagraph"/>
              <w:numPr>
                <w:ilvl w:val="0"/>
                <w:numId w:val="125"/>
              </w:numPr>
              <w:spacing w:line="240" w:lineRule="auto"/>
              <w:contextualSpacing/>
              <w:rPr>
                <w:ins w:id="333" w:author="Anderson, Simon MR 1" w:date="2026-04-14T10:54:00Z"/>
              </w:rPr>
            </w:pPr>
            <w:ins w:id="334" w:author="Anderson, Simon MR 1" w:date="2026-04-14T10:54:00Z">
              <w:r w:rsidRPr="005B6626">
                <w:rPr>
                  <w:color w:val="000000"/>
                  <w:sz w:val="20"/>
                </w:rPr>
                <w:t>Experience</w:t>
              </w:r>
              <w:r w:rsidRPr="005B6626">
                <w:rPr>
                  <w:rFonts w:ascii="Segoe UI" w:hAnsi="Segoe UI" w:cs="Segoe UI"/>
                  <w:color w:val="000000"/>
                  <w:sz w:val="20"/>
                </w:rPr>
                <w:t xml:space="preserve"> working within Defence or Federal Government environments is highly regarded. </w:t>
              </w:r>
            </w:ins>
          </w:p>
          <w:p w14:paraId="789C6F37" w14:textId="77777777" w:rsidR="00005EEA" w:rsidRPr="009E6FC3" w:rsidRDefault="00005EEA" w:rsidP="00005EEA">
            <w:pPr>
              <w:pStyle w:val="NoSpacing"/>
              <w:spacing w:before="120" w:after="120"/>
              <w:ind w:left="177"/>
              <w:rPr>
                <w:ins w:id="335" w:author="Anderson, Simon MR 1" w:date="2026-04-14T10:54:00Z"/>
                <w:b/>
                <w:color w:val="000000"/>
                <w:sz w:val="20"/>
              </w:rPr>
            </w:pPr>
            <w:ins w:id="336" w:author="Anderson, Simon MR 1" w:date="2026-04-14T10:54:00Z">
              <w:r w:rsidRPr="009E6FC3">
                <w:rPr>
                  <w:b/>
                  <w:color w:val="000000"/>
                  <w:sz w:val="20"/>
                </w:rPr>
                <w:t>Guidance:</w:t>
              </w:r>
              <w:r w:rsidRPr="009E6FC3">
                <w:rPr>
                  <w:b/>
                  <w:color w:val="000000"/>
                  <w:sz w:val="20"/>
                </w:rPr>
                <w:tab/>
              </w:r>
            </w:ins>
          </w:p>
          <w:p w14:paraId="24637769" w14:textId="77777777" w:rsidR="00005EEA" w:rsidRPr="00CF406B" w:rsidRDefault="00005EEA" w:rsidP="00005EEA">
            <w:pPr>
              <w:pStyle w:val="NoSpacing"/>
              <w:spacing w:before="120" w:after="120"/>
              <w:ind w:left="177"/>
              <w:rPr>
                <w:ins w:id="337" w:author="Anderson, Simon MR 1" w:date="2026-04-14T10:54:00Z"/>
                <w:sz w:val="20"/>
              </w:rPr>
            </w:pPr>
            <w:ins w:id="338" w:author="Anderson, Simon MR 1" w:date="2026-04-14T10:54:00Z">
              <w:r w:rsidRPr="00CF406B">
                <w:rPr>
                  <w:sz w:val="20"/>
                </w:rPr>
                <w:t>Activities may include, but are not limited to:</w:t>
              </w:r>
            </w:ins>
          </w:p>
          <w:p w14:paraId="16E8B650" w14:textId="77777777" w:rsidR="00005EEA" w:rsidRPr="00CF406B" w:rsidRDefault="00005EEA" w:rsidP="00005EEA">
            <w:pPr>
              <w:pStyle w:val="ListParagraph"/>
              <w:numPr>
                <w:ilvl w:val="0"/>
                <w:numId w:val="125"/>
              </w:numPr>
              <w:spacing w:line="240" w:lineRule="auto"/>
              <w:contextualSpacing/>
              <w:rPr>
                <w:ins w:id="339" w:author="Anderson, Simon MR 1" w:date="2026-04-14T10:54:00Z"/>
                <w:sz w:val="20"/>
              </w:rPr>
            </w:pPr>
            <w:ins w:id="340" w:author="Anderson, Simon MR 1" w:date="2026-04-14T10:54:00Z">
              <w:r w:rsidRPr="00CF406B">
                <w:rPr>
                  <w:sz w:val="20"/>
                </w:rPr>
                <w:t xml:space="preserve">providing advice and guidance on the implementation and enforcement of security controls across all technological environments, including </w:t>
              </w:r>
              <w:proofErr w:type="spellStart"/>
              <w:r w:rsidRPr="00CF406B">
                <w:rPr>
                  <w:sz w:val="20"/>
                </w:rPr>
                <w:t>on-premise</w:t>
              </w:r>
              <w:proofErr w:type="spellEnd"/>
              <w:r w:rsidRPr="00CF406B">
                <w:rPr>
                  <w:sz w:val="20"/>
                </w:rPr>
                <w:t>, cloud-based and automated systems</w:t>
              </w:r>
            </w:ins>
          </w:p>
          <w:p w14:paraId="78A6D341" w14:textId="77777777" w:rsidR="00005EEA" w:rsidRPr="00CF406B" w:rsidRDefault="00005EEA" w:rsidP="00005EEA">
            <w:pPr>
              <w:pStyle w:val="ListParagraph"/>
              <w:numPr>
                <w:ilvl w:val="0"/>
                <w:numId w:val="125"/>
              </w:numPr>
              <w:spacing w:line="240" w:lineRule="auto"/>
              <w:contextualSpacing/>
              <w:rPr>
                <w:ins w:id="341" w:author="Anderson, Simon MR 1" w:date="2026-04-14T10:54:00Z"/>
                <w:sz w:val="20"/>
              </w:rPr>
            </w:pPr>
            <w:ins w:id="342" w:author="Anderson, Simon MR 1" w:date="2026-04-14T10:54:00Z">
              <w:r w:rsidRPr="00CF406B">
                <w:rPr>
                  <w:sz w:val="20"/>
                </w:rPr>
                <w:t>using security tools such as Security Information and Event Management (SIEM), Intrusion Detection/Prevention Systems (IDS/IPS) and firewalls, alongside the use of automation to streamline security operations</w:t>
              </w:r>
            </w:ins>
          </w:p>
          <w:p w14:paraId="33036DA9" w14:textId="77777777" w:rsidR="00005EEA" w:rsidRPr="00CF406B" w:rsidRDefault="00005EEA" w:rsidP="00005EEA">
            <w:pPr>
              <w:pStyle w:val="ListParagraph"/>
              <w:numPr>
                <w:ilvl w:val="0"/>
                <w:numId w:val="125"/>
              </w:numPr>
              <w:spacing w:line="240" w:lineRule="auto"/>
              <w:contextualSpacing/>
              <w:rPr>
                <w:ins w:id="343" w:author="Anderson, Simon MR 1" w:date="2026-04-14T10:54:00Z"/>
                <w:sz w:val="20"/>
              </w:rPr>
            </w:pPr>
            <w:ins w:id="344" w:author="Anderson, Simon MR 1" w:date="2026-04-14T10:54:00Z">
              <w:r w:rsidRPr="00CF406B">
                <w:rPr>
                  <w:sz w:val="20"/>
                </w:rPr>
                <w:t>acting on threat intelligence to proactively address potential security threats</w:t>
              </w:r>
            </w:ins>
          </w:p>
          <w:p w14:paraId="2592A86A" w14:textId="77777777" w:rsidR="00005EEA" w:rsidRPr="00CF406B" w:rsidRDefault="00005EEA" w:rsidP="00005EEA">
            <w:pPr>
              <w:pStyle w:val="ListParagraph"/>
              <w:numPr>
                <w:ilvl w:val="0"/>
                <w:numId w:val="125"/>
              </w:numPr>
              <w:spacing w:line="240" w:lineRule="auto"/>
              <w:contextualSpacing/>
              <w:rPr>
                <w:ins w:id="345" w:author="Anderson, Simon MR 1" w:date="2026-04-14T10:54:00Z"/>
                <w:sz w:val="20"/>
              </w:rPr>
            </w:pPr>
            <w:ins w:id="346" w:author="Anderson, Simon MR 1" w:date="2026-04-14T10:54:00Z">
              <w:r w:rsidRPr="00CF406B">
                <w:rPr>
                  <w:sz w:val="20"/>
                </w:rPr>
                <w:t>conducting routine vulnerability assessments, monitoring and analysing relevant logs, alerts and events, and responding to incidents submitted via tickets or phone</w:t>
              </w:r>
            </w:ins>
          </w:p>
          <w:p w14:paraId="0653B0F2" w14:textId="77777777" w:rsidR="00005EEA" w:rsidRPr="00CF406B" w:rsidRDefault="00005EEA" w:rsidP="00005EEA">
            <w:pPr>
              <w:pStyle w:val="ListParagraph"/>
              <w:numPr>
                <w:ilvl w:val="0"/>
                <w:numId w:val="125"/>
              </w:numPr>
              <w:spacing w:line="240" w:lineRule="auto"/>
              <w:contextualSpacing/>
              <w:rPr>
                <w:ins w:id="347" w:author="Anderson, Simon MR 1" w:date="2026-04-14T10:54:00Z"/>
                <w:sz w:val="20"/>
              </w:rPr>
            </w:pPr>
            <w:ins w:id="348" w:author="Anderson, Simon MR 1" w:date="2026-04-14T10:54:00Z">
              <w:r w:rsidRPr="00CF406B">
                <w:rPr>
                  <w:sz w:val="20"/>
                </w:rPr>
                <w:t>performing rapid analysis and remediation of security issues</w:t>
              </w:r>
            </w:ins>
          </w:p>
          <w:p w14:paraId="53B7DD80" w14:textId="77777777" w:rsidR="00005EEA" w:rsidRPr="00CF406B" w:rsidRDefault="00005EEA" w:rsidP="00005EEA">
            <w:pPr>
              <w:pStyle w:val="ListParagraph"/>
              <w:numPr>
                <w:ilvl w:val="0"/>
                <w:numId w:val="125"/>
              </w:numPr>
              <w:spacing w:line="240" w:lineRule="auto"/>
              <w:contextualSpacing/>
              <w:rPr>
                <w:ins w:id="349" w:author="Anderson, Simon MR 1" w:date="2026-04-14T10:54:00Z"/>
                <w:sz w:val="20"/>
              </w:rPr>
            </w:pPr>
            <w:ins w:id="350" w:author="Anderson, Simon MR 1" w:date="2026-04-14T10:54:00Z">
              <w:r w:rsidRPr="00CF406B">
                <w:rPr>
                  <w:sz w:val="20"/>
                </w:rPr>
                <w:t>ensuring compliance with relevant legislation, adherence to security policies and maintaining standard security operating procedures</w:t>
              </w:r>
            </w:ins>
          </w:p>
          <w:p w14:paraId="4FB94A12" w14:textId="77777777" w:rsidR="00005EEA" w:rsidRPr="00CF406B" w:rsidRDefault="00005EEA" w:rsidP="00005EEA">
            <w:pPr>
              <w:pStyle w:val="ListParagraph"/>
              <w:numPr>
                <w:ilvl w:val="0"/>
                <w:numId w:val="125"/>
              </w:numPr>
              <w:spacing w:line="240" w:lineRule="auto"/>
              <w:contextualSpacing/>
              <w:rPr>
                <w:ins w:id="351" w:author="Anderson, Simon MR 1" w:date="2026-04-14T10:54:00Z"/>
                <w:sz w:val="20"/>
              </w:rPr>
            </w:pPr>
            <w:ins w:id="352" w:author="Anderson, Simon MR 1" w:date="2026-04-14T10:54:00Z">
              <w:r w:rsidRPr="00CF406B">
                <w:rPr>
                  <w:sz w:val="20"/>
                </w:rPr>
                <w:t>keeping accurate security records and documentation</w:t>
              </w:r>
            </w:ins>
          </w:p>
          <w:p w14:paraId="125B74D3" w14:textId="77777777" w:rsidR="00005EEA" w:rsidRPr="00CF406B" w:rsidRDefault="00005EEA" w:rsidP="00005EEA">
            <w:pPr>
              <w:pStyle w:val="ListParagraph"/>
              <w:numPr>
                <w:ilvl w:val="0"/>
                <w:numId w:val="125"/>
              </w:numPr>
              <w:spacing w:line="240" w:lineRule="auto"/>
              <w:contextualSpacing/>
              <w:rPr>
                <w:ins w:id="353" w:author="Anderson, Simon MR 1" w:date="2026-04-14T10:54:00Z"/>
                <w:sz w:val="20"/>
              </w:rPr>
            </w:pPr>
            <w:ins w:id="354" w:author="Anderson, Simon MR 1" w:date="2026-04-14T10:54:00Z">
              <w:r w:rsidRPr="00CF406B">
                <w:rPr>
                  <w:sz w:val="20"/>
                </w:rPr>
                <w:t>implementing, managing and monitoring cryptographic and certificate management activities to protect data, ensure compliance and manage cryptographic keys securely</w:t>
              </w:r>
            </w:ins>
          </w:p>
          <w:p w14:paraId="599D85C9" w14:textId="77777777" w:rsidR="00005EEA" w:rsidRPr="009E6FC3" w:rsidRDefault="00005EEA" w:rsidP="00005EEA">
            <w:pPr>
              <w:pStyle w:val="ListParagraph"/>
              <w:numPr>
                <w:ilvl w:val="0"/>
                <w:numId w:val="125"/>
              </w:numPr>
              <w:spacing w:line="240" w:lineRule="auto"/>
              <w:contextualSpacing/>
              <w:rPr>
                <w:ins w:id="355" w:author="Anderson, Simon MR 1" w:date="2026-04-14T10:54:00Z"/>
                <w:color w:val="333333"/>
                <w:sz w:val="20"/>
              </w:rPr>
            </w:pPr>
            <w:proofErr w:type="gramStart"/>
            <w:ins w:id="356" w:author="Anderson, Simon MR 1" w:date="2026-04-14T10:54:00Z">
              <w:r w:rsidRPr="00CF406B">
                <w:rPr>
                  <w:sz w:val="20"/>
                </w:rPr>
                <w:t>using</w:t>
              </w:r>
              <w:proofErr w:type="gramEnd"/>
              <w:r w:rsidRPr="00CF406B">
                <w:rPr>
                  <w:color w:val="333333"/>
                  <w:sz w:val="20"/>
                </w:rPr>
                <w:t xml:space="preserve"> advanced reporting techniques for comprehensive security oversight and informed decision-making.</w:t>
              </w:r>
            </w:ins>
          </w:p>
          <w:p w14:paraId="0B2266A2" w14:textId="77777777" w:rsidR="00005EEA" w:rsidRPr="009E6FC3" w:rsidRDefault="00005EEA" w:rsidP="00005EEA">
            <w:pPr>
              <w:pStyle w:val="NoSpacing"/>
              <w:spacing w:before="120" w:after="120"/>
              <w:ind w:left="177"/>
              <w:rPr>
                <w:ins w:id="357" w:author="Anderson, Simon MR 1" w:date="2026-04-14T10:54:00Z"/>
                <w:sz w:val="20"/>
              </w:rPr>
            </w:pPr>
            <w:ins w:id="358" w:author="Anderson, Simon MR 1" w:date="2026-04-14T10:54:00Z">
              <w:r w:rsidRPr="009E6FC3">
                <w:rPr>
                  <w:b/>
                  <w:color w:val="000000"/>
                  <w:sz w:val="20"/>
                </w:rPr>
                <w:t>Major Responsibilities:</w:t>
              </w:r>
            </w:ins>
          </w:p>
          <w:p w14:paraId="41C81CEF" w14:textId="77777777" w:rsidR="00005EEA" w:rsidRPr="009E6FC3" w:rsidRDefault="00005EEA" w:rsidP="00005EEA">
            <w:pPr>
              <w:pStyle w:val="ListParagraph"/>
              <w:numPr>
                <w:ilvl w:val="0"/>
                <w:numId w:val="125"/>
              </w:numPr>
              <w:spacing w:line="240" w:lineRule="auto"/>
              <w:contextualSpacing/>
              <w:rPr>
                <w:ins w:id="359" w:author="Anderson, Simon MR 1" w:date="2026-04-14T10:54:00Z"/>
                <w:color w:val="000000"/>
                <w:sz w:val="20"/>
              </w:rPr>
            </w:pPr>
            <w:ins w:id="360" w:author="Anderson, Simon MR 1" w:date="2026-04-14T10:54:00Z">
              <w:r w:rsidRPr="009E6FC3">
                <w:rPr>
                  <w:color w:val="000000"/>
                  <w:sz w:val="20"/>
                </w:rPr>
                <w:t>Provides advice and guidance on organisational adherence to engineering and business policy, standards and guidelines.</w:t>
              </w:r>
            </w:ins>
          </w:p>
          <w:p w14:paraId="350ACCA0" w14:textId="77777777" w:rsidR="00005EEA" w:rsidRPr="009E6FC3" w:rsidRDefault="00005EEA" w:rsidP="00005EEA">
            <w:pPr>
              <w:pStyle w:val="ListParagraph"/>
              <w:numPr>
                <w:ilvl w:val="0"/>
                <w:numId w:val="125"/>
              </w:numPr>
              <w:spacing w:line="240" w:lineRule="auto"/>
              <w:contextualSpacing/>
              <w:rPr>
                <w:ins w:id="361" w:author="Anderson, Simon MR 1" w:date="2026-04-14T10:54:00Z"/>
                <w:color w:val="000000"/>
                <w:sz w:val="20"/>
              </w:rPr>
            </w:pPr>
            <w:ins w:id="362" w:author="Anderson, Simon MR 1" w:date="2026-04-14T10:54:00Z">
              <w:r w:rsidRPr="009E6FC3">
                <w:rPr>
                  <w:color w:val="000000"/>
                  <w:sz w:val="20"/>
                </w:rPr>
                <w:t xml:space="preserve">Assists in the development of organisational uplift of key cyber security capabilities. </w:t>
              </w:r>
            </w:ins>
          </w:p>
          <w:p w14:paraId="7A58DAC2" w14:textId="77777777" w:rsidR="00005EEA" w:rsidRPr="009E6FC3" w:rsidRDefault="00005EEA" w:rsidP="00005EEA">
            <w:pPr>
              <w:pStyle w:val="ListParagraph"/>
              <w:numPr>
                <w:ilvl w:val="0"/>
                <w:numId w:val="125"/>
              </w:numPr>
              <w:spacing w:line="240" w:lineRule="auto"/>
              <w:contextualSpacing/>
              <w:rPr>
                <w:ins w:id="363" w:author="Anderson, Simon MR 1" w:date="2026-04-14T10:54:00Z"/>
                <w:color w:val="000000"/>
                <w:sz w:val="20"/>
              </w:rPr>
            </w:pPr>
            <w:ins w:id="364" w:author="Anderson, Simon MR 1" w:date="2026-04-14T10:54:00Z">
              <w:r w:rsidRPr="009E6FC3">
                <w:rPr>
                  <w:color w:val="000000"/>
                  <w:sz w:val="20"/>
                </w:rPr>
                <w:t>Contributes to the creation and review of a systems capability strategy that meets the strategic requirements of the business.</w:t>
              </w:r>
            </w:ins>
          </w:p>
          <w:p w14:paraId="3DCD2D01" w14:textId="77777777" w:rsidR="00005EEA" w:rsidRPr="009E6FC3" w:rsidRDefault="00005EEA" w:rsidP="00005EEA">
            <w:pPr>
              <w:pStyle w:val="ListParagraph"/>
              <w:numPr>
                <w:ilvl w:val="0"/>
                <w:numId w:val="125"/>
              </w:numPr>
              <w:spacing w:line="240" w:lineRule="auto"/>
              <w:contextualSpacing/>
              <w:rPr>
                <w:ins w:id="365" w:author="Anderson, Simon MR 1" w:date="2026-04-14T10:54:00Z"/>
                <w:color w:val="000000"/>
                <w:sz w:val="20"/>
              </w:rPr>
            </w:pPr>
            <w:ins w:id="366" w:author="Anderson, Simon MR 1" w:date="2026-04-14T10:54:00Z">
              <w:r w:rsidRPr="009E6FC3">
                <w:rPr>
                  <w:color w:val="000000"/>
                  <w:sz w:val="20"/>
                </w:rPr>
                <w:t xml:space="preserve">Identifies and implements </w:t>
              </w:r>
              <w:proofErr w:type="gramStart"/>
              <w:r w:rsidRPr="009E6FC3">
                <w:rPr>
                  <w:color w:val="000000"/>
                  <w:sz w:val="20"/>
                </w:rPr>
                <w:t>cyber security capability improvement activities</w:t>
              </w:r>
              <w:proofErr w:type="gramEnd"/>
              <w:r w:rsidRPr="009E6FC3">
                <w:rPr>
                  <w:color w:val="000000"/>
                  <w:sz w:val="20"/>
                </w:rPr>
                <w:t xml:space="preserve"> within the organisation.</w:t>
              </w:r>
            </w:ins>
          </w:p>
          <w:p w14:paraId="034441D4" w14:textId="77777777" w:rsidR="00005EEA" w:rsidRPr="009E6FC3" w:rsidRDefault="00005EEA" w:rsidP="00005EEA">
            <w:pPr>
              <w:pStyle w:val="ListParagraph"/>
              <w:numPr>
                <w:ilvl w:val="0"/>
                <w:numId w:val="125"/>
              </w:numPr>
              <w:spacing w:line="240" w:lineRule="auto"/>
              <w:contextualSpacing/>
              <w:rPr>
                <w:ins w:id="367" w:author="Anderson, Simon MR 1" w:date="2026-04-14T10:54:00Z"/>
                <w:color w:val="000000"/>
                <w:sz w:val="20"/>
              </w:rPr>
            </w:pPr>
            <w:ins w:id="368" w:author="Anderson, Simon MR 1" w:date="2026-04-14T10:54:00Z">
              <w:r w:rsidRPr="009E6FC3">
                <w:rPr>
                  <w:color w:val="000000"/>
                  <w:sz w:val="20"/>
                </w:rPr>
                <w:t>Assists in planning and performing Cyber engineering activities for strategic, large and complex capabilities.</w:t>
              </w:r>
            </w:ins>
          </w:p>
          <w:p w14:paraId="6C9E19E9" w14:textId="77777777" w:rsidR="00005EEA" w:rsidRPr="009E6FC3" w:rsidRDefault="00005EEA" w:rsidP="00005EEA">
            <w:pPr>
              <w:pStyle w:val="ListParagraph"/>
              <w:numPr>
                <w:ilvl w:val="0"/>
                <w:numId w:val="125"/>
              </w:numPr>
              <w:spacing w:line="240" w:lineRule="auto"/>
              <w:contextualSpacing/>
              <w:rPr>
                <w:ins w:id="369" w:author="Anderson, Simon MR 1" w:date="2026-04-14T10:54:00Z"/>
                <w:color w:val="000000"/>
                <w:sz w:val="20"/>
              </w:rPr>
            </w:pPr>
            <w:ins w:id="370" w:author="Anderson, Simon MR 1" w:date="2026-04-14T10:54:00Z">
              <w:r w:rsidRPr="009E6FC3">
                <w:rPr>
                  <w:color w:val="000000"/>
                  <w:sz w:val="20"/>
                </w:rPr>
                <w:t>Providing Security Solution Architecture to the various Data Centre designs to maintain the security posture of the overall solution.</w:t>
              </w:r>
            </w:ins>
          </w:p>
          <w:p w14:paraId="0854ECD2" w14:textId="77777777" w:rsidR="00005EEA" w:rsidRPr="009E6FC3" w:rsidRDefault="00005EEA" w:rsidP="00005EEA">
            <w:pPr>
              <w:pStyle w:val="ListParagraph"/>
              <w:numPr>
                <w:ilvl w:val="0"/>
                <w:numId w:val="125"/>
              </w:numPr>
              <w:spacing w:line="240" w:lineRule="auto"/>
              <w:contextualSpacing/>
              <w:rPr>
                <w:ins w:id="371" w:author="Anderson, Simon MR 1" w:date="2026-04-14T10:54:00Z"/>
                <w:color w:val="000000"/>
                <w:sz w:val="20"/>
              </w:rPr>
            </w:pPr>
            <w:ins w:id="372" w:author="Anderson, Simon MR 1" w:date="2026-04-14T10:54:00Z">
              <w:r w:rsidRPr="009E6FC3">
                <w:rPr>
                  <w:color w:val="000000"/>
                  <w:sz w:val="20"/>
                </w:rPr>
                <w:t xml:space="preserve">Document the Security DLD, SSP and other security solution related documents, including review of design documents to make sure the security requirements </w:t>
              </w:r>
              <w:proofErr w:type="gramStart"/>
              <w:r w:rsidRPr="009E6FC3">
                <w:rPr>
                  <w:color w:val="000000"/>
                  <w:sz w:val="20"/>
                </w:rPr>
                <w:t>are achieved</w:t>
              </w:r>
              <w:proofErr w:type="gramEnd"/>
              <w:r w:rsidRPr="009E6FC3">
                <w:rPr>
                  <w:color w:val="000000"/>
                  <w:sz w:val="20"/>
                </w:rPr>
                <w:t>.</w:t>
              </w:r>
            </w:ins>
          </w:p>
          <w:p w14:paraId="3D0DF15B" w14:textId="77777777" w:rsidR="00005EEA" w:rsidRPr="009E6FC3" w:rsidRDefault="00005EEA" w:rsidP="00005EEA">
            <w:pPr>
              <w:pStyle w:val="ListParagraph"/>
              <w:numPr>
                <w:ilvl w:val="0"/>
                <w:numId w:val="125"/>
              </w:numPr>
              <w:spacing w:line="240" w:lineRule="auto"/>
              <w:contextualSpacing/>
              <w:rPr>
                <w:ins w:id="373" w:author="Anderson, Simon MR 1" w:date="2026-04-14T10:54:00Z"/>
                <w:color w:val="000000"/>
                <w:sz w:val="20"/>
              </w:rPr>
            </w:pPr>
            <w:ins w:id="374" w:author="Anderson, Simon MR 1" w:date="2026-04-14T10:54:00Z">
              <w:r w:rsidRPr="009E6FC3">
                <w:rPr>
                  <w:color w:val="000000"/>
                  <w:sz w:val="20"/>
                </w:rPr>
                <w:t>Providing security requirement assessment and review for any new solution/product pre-deployment in the Data Centre.</w:t>
              </w:r>
            </w:ins>
          </w:p>
          <w:p w14:paraId="5AF10B52" w14:textId="77777777" w:rsidR="00005EEA" w:rsidRPr="009E6FC3" w:rsidRDefault="00005EEA" w:rsidP="00005EEA">
            <w:pPr>
              <w:pStyle w:val="ListParagraph"/>
              <w:numPr>
                <w:ilvl w:val="0"/>
                <w:numId w:val="125"/>
              </w:numPr>
              <w:spacing w:line="240" w:lineRule="auto"/>
              <w:contextualSpacing/>
              <w:rPr>
                <w:ins w:id="375" w:author="Anderson, Simon MR 1" w:date="2026-04-14T10:54:00Z"/>
                <w:color w:val="000000"/>
                <w:sz w:val="20"/>
              </w:rPr>
            </w:pPr>
            <w:ins w:id="376" w:author="Anderson, Simon MR 1" w:date="2026-04-14T10:54:00Z">
              <w:r w:rsidRPr="009E6FC3">
                <w:rPr>
                  <w:color w:val="000000"/>
                  <w:sz w:val="20"/>
                </w:rPr>
                <w:t>Document and review the ISM controls in each of the Data Centre design document.</w:t>
              </w:r>
            </w:ins>
          </w:p>
          <w:p w14:paraId="6C4C2BC4" w14:textId="77777777" w:rsidR="00005EEA" w:rsidRPr="009E6FC3" w:rsidRDefault="00005EEA" w:rsidP="00005EEA">
            <w:pPr>
              <w:pStyle w:val="ListParagraph"/>
              <w:numPr>
                <w:ilvl w:val="0"/>
                <w:numId w:val="125"/>
              </w:numPr>
              <w:spacing w:line="240" w:lineRule="auto"/>
              <w:contextualSpacing/>
              <w:rPr>
                <w:ins w:id="377" w:author="Anderson, Simon MR 1" w:date="2026-04-14T10:54:00Z"/>
                <w:color w:val="000000"/>
                <w:sz w:val="20"/>
              </w:rPr>
            </w:pPr>
            <w:ins w:id="378" w:author="Anderson, Simon MR 1" w:date="2026-04-14T10:54:00Z">
              <w:r w:rsidRPr="009E6FC3">
                <w:rPr>
                  <w:color w:val="000000"/>
                  <w:sz w:val="20"/>
                </w:rPr>
                <w:lastRenderedPageBreak/>
                <w:t>X</w:t>
              </w:r>
            </w:ins>
          </w:p>
          <w:p w14:paraId="4137FC62" w14:textId="77777777" w:rsidR="00005EEA" w:rsidRPr="009E6FC3" w:rsidRDefault="00005EEA" w:rsidP="00005EEA">
            <w:pPr>
              <w:pStyle w:val="ListParagraph"/>
              <w:numPr>
                <w:ilvl w:val="0"/>
                <w:numId w:val="125"/>
              </w:numPr>
              <w:spacing w:line="240" w:lineRule="auto"/>
              <w:contextualSpacing/>
              <w:rPr>
                <w:ins w:id="379" w:author="Anderson, Simon MR 1" w:date="2026-04-14T10:54:00Z"/>
                <w:color w:val="000000"/>
                <w:sz w:val="20"/>
              </w:rPr>
            </w:pPr>
            <w:ins w:id="380" w:author="Anderson, Simon MR 1" w:date="2026-04-14T10:54:00Z">
              <w:r w:rsidRPr="009E6FC3">
                <w:rPr>
                  <w:color w:val="000000"/>
                  <w:sz w:val="20"/>
                </w:rPr>
                <w:t xml:space="preserve">Reports and manages CDS’s participation in incident response activities and investigations to correctly gather, analyse and present the totality of the findings in line with evidentiary standards, and Defence processes. </w:t>
              </w:r>
            </w:ins>
          </w:p>
          <w:p w14:paraId="1BDA10F3" w14:textId="77777777" w:rsidR="00005EEA" w:rsidRPr="009E6FC3" w:rsidRDefault="00005EEA" w:rsidP="00005EEA">
            <w:pPr>
              <w:pStyle w:val="ListParagraph"/>
              <w:numPr>
                <w:ilvl w:val="0"/>
                <w:numId w:val="125"/>
              </w:numPr>
              <w:spacing w:line="240" w:lineRule="auto"/>
              <w:contextualSpacing/>
              <w:rPr>
                <w:ins w:id="381" w:author="Anderson, Simon MR 1" w:date="2026-04-14T10:54:00Z"/>
                <w:color w:val="000000"/>
                <w:sz w:val="20"/>
              </w:rPr>
            </w:pPr>
            <w:ins w:id="382" w:author="Anderson, Simon MR 1" w:date="2026-04-14T10:54:00Z">
              <w:r w:rsidRPr="009E6FC3">
                <w:rPr>
                  <w:color w:val="000000"/>
                  <w:sz w:val="20"/>
                </w:rPr>
                <w:t>Develop written reports in support of complex investigations including but not limited to;</w:t>
              </w:r>
            </w:ins>
          </w:p>
          <w:p w14:paraId="17C8E97C" w14:textId="77777777" w:rsidR="00005EEA" w:rsidRPr="009E6FC3" w:rsidRDefault="00005EEA" w:rsidP="00005EEA">
            <w:pPr>
              <w:pStyle w:val="ListParagraph"/>
              <w:numPr>
                <w:ilvl w:val="1"/>
                <w:numId w:val="125"/>
              </w:numPr>
              <w:spacing w:line="240" w:lineRule="auto"/>
              <w:contextualSpacing/>
              <w:rPr>
                <w:ins w:id="383" w:author="Anderson, Simon MR 1" w:date="2026-04-14T10:54:00Z"/>
                <w:color w:val="000000"/>
                <w:sz w:val="20"/>
              </w:rPr>
            </w:pPr>
            <w:ins w:id="384" w:author="Anderson, Simon MR 1" w:date="2026-04-14T10:54:00Z">
              <w:r w:rsidRPr="009E6FC3">
                <w:rPr>
                  <w:color w:val="000000"/>
                  <w:sz w:val="20"/>
                </w:rPr>
                <w:t>the development of final reports,</w:t>
              </w:r>
            </w:ins>
          </w:p>
          <w:p w14:paraId="11B1FE29" w14:textId="77777777" w:rsidR="00005EEA" w:rsidRPr="009E6FC3" w:rsidRDefault="00005EEA" w:rsidP="00005EEA">
            <w:pPr>
              <w:pStyle w:val="ListParagraph"/>
              <w:numPr>
                <w:ilvl w:val="1"/>
                <w:numId w:val="125"/>
              </w:numPr>
              <w:spacing w:line="240" w:lineRule="auto"/>
              <w:contextualSpacing/>
              <w:rPr>
                <w:ins w:id="385" w:author="Anderson, Simon MR 1" w:date="2026-04-14T10:54:00Z"/>
                <w:color w:val="000000"/>
                <w:sz w:val="20"/>
              </w:rPr>
            </w:pPr>
            <w:ins w:id="386" w:author="Anderson, Simon MR 1" w:date="2026-04-14T10:54:00Z">
              <w:r w:rsidRPr="009E6FC3">
                <w:rPr>
                  <w:color w:val="000000"/>
                  <w:sz w:val="20"/>
                </w:rPr>
                <w:t>interim technical reports, and</w:t>
              </w:r>
            </w:ins>
          </w:p>
          <w:p w14:paraId="747022A3" w14:textId="77777777" w:rsidR="00005EEA" w:rsidRPr="009E6FC3" w:rsidRDefault="00005EEA" w:rsidP="00005EEA">
            <w:pPr>
              <w:pStyle w:val="ListParagraph"/>
              <w:numPr>
                <w:ilvl w:val="1"/>
                <w:numId w:val="125"/>
              </w:numPr>
              <w:spacing w:line="240" w:lineRule="auto"/>
              <w:contextualSpacing/>
              <w:rPr>
                <w:ins w:id="387" w:author="Anderson, Simon MR 1" w:date="2026-04-14T10:54:00Z"/>
                <w:color w:val="000000"/>
                <w:sz w:val="20"/>
              </w:rPr>
            </w:pPr>
            <w:proofErr w:type="gramStart"/>
            <w:ins w:id="388" w:author="Anderson, Simon MR 1" w:date="2026-04-14T10:54:00Z">
              <w:r w:rsidRPr="009E6FC3">
                <w:rPr>
                  <w:color w:val="000000"/>
                  <w:sz w:val="20"/>
                </w:rPr>
                <w:t>time</w:t>
              </w:r>
              <w:proofErr w:type="gramEnd"/>
              <w:r w:rsidRPr="009E6FC3">
                <w:rPr>
                  <w:color w:val="000000"/>
                  <w:sz w:val="20"/>
                </w:rPr>
                <w:t xml:space="preserve"> lines and incident response after action reports. </w:t>
              </w:r>
            </w:ins>
          </w:p>
          <w:p w14:paraId="0CEDCCD1" w14:textId="77777777" w:rsidR="00005EEA" w:rsidRPr="009E6FC3" w:rsidRDefault="00005EEA" w:rsidP="00005EEA">
            <w:pPr>
              <w:pStyle w:val="ListParagraph"/>
              <w:numPr>
                <w:ilvl w:val="0"/>
                <w:numId w:val="125"/>
              </w:numPr>
              <w:spacing w:line="240" w:lineRule="auto"/>
              <w:contextualSpacing/>
              <w:rPr>
                <w:ins w:id="389" w:author="Anderson, Simon MR 1" w:date="2026-04-14T10:54:00Z"/>
                <w:color w:val="000000"/>
                <w:sz w:val="20"/>
              </w:rPr>
            </w:pPr>
            <w:ins w:id="390" w:author="Anderson, Simon MR 1" w:date="2026-04-14T10:54:00Z">
              <w:r w:rsidRPr="009E6FC3">
                <w:rPr>
                  <w:color w:val="000000"/>
                  <w:sz w:val="20"/>
                </w:rPr>
                <w:t xml:space="preserve">Develop and present recommendations and incident conclusions to both internal and external stakeholders </w:t>
              </w:r>
            </w:ins>
          </w:p>
          <w:p w14:paraId="19D71C4F" w14:textId="77777777" w:rsidR="00005EEA" w:rsidRPr="009E6FC3" w:rsidRDefault="00005EEA" w:rsidP="00005EEA">
            <w:pPr>
              <w:pStyle w:val="ListParagraph"/>
              <w:numPr>
                <w:ilvl w:val="0"/>
                <w:numId w:val="125"/>
              </w:numPr>
              <w:spacing w:line="240" w:lineRule="auto"/>
              <w:contextualSpacing/>
              <w:rPr>
                <w:ins w:id="391" w:author="Anderson, Simon MR 1" w:date="2026-04-14T10:54:00Z"/>
                <w:color w:val="000000"/>
                <w:sz w:val="20"/>
              </w:rPr>
            </w:pPr>
            <w:ins w:id="392" w:author="Anderson, Simon MR 1" w:date="2026-04-14T10:54:00Z">
              <w:r w:rsidRPr="009E6FC3">
                <w:rPr>
                  <w:color w:val="000000"/>
                  <w:sz w:val="20"/>
                </w:rPr>
                <w:t xml:space="preserve">Contributes to the development of Defence policies, standards and guidelines for the conduct of incident response. </w:t>
              </w:r>
            </w:ins>
          </w:p>
          <w:p w14:paraId="6C65C6E2" w14:textId="77777777" w:rsidR="00005EEA" w:rsidRPr="009E6FC3" w:rsidRDefault="00005EEA" w:rsidP="00005EEA">
            <w:pPr>
              <w:pStyle w:val="ListParagraph"/>
              <w:numPr>
                <w:ilvl w:val="0"/>
                <w:numId w:val="125"/>
              </w:numPr>
              <w:spacing w:line="240" w:lineRule="auto"/>
              <w:contextualSpacing/>
              <w:rPr>
                <w:ins w:id="393" w:author="Anderson, Simon MR 1" w:date="2026-04-14T10:54:00Z"/>
                <w:color w:val="000000"/>
                <w:sz w:val="20"/>
              </w:rPr>
            </w:pPr>
            <w:ins w:id="394" w:author="Anderson, Simon MR 1" w:date="2026-04-14T10:54:00Z">
              <w:r w:rsidRPr="009E6FC3">
                <w:rPr>
                  <w:color w:val="000000"/>
                  <w:sz w:val="20"/>
                </w:rPr>
                <w:t>Contributes to the ongoing professional development of personnel through the sharing of skills and expertise, and demonstration of technical leadership</w:t>
              </w:r>
            </w:ins>
          </w:p>
          <w:p w14:paraId="178BB12F" w14:textId="77777777" w:rsidR="00005EEA" w:rsidRPr="009E6FC3" w:rsidRDefault="00005EEA" w:rsidP="00005EEA">
            <w:pPr>
              <w:pStyle w:val="NoSpacing"/>
              <w:spacing w:before="120" w:after="120"/>
              <w:ind w:left="177"/>
              <w:rPr>
                <w:ins w:id="395" w:author="Anderson, Simon MR 1" w:date="2026-04-14T10:54:00Z"/>
                <w:b/>
                <w:color w:val="000000"/>
                <w:sz w:val="20"/>
              </w:rPr>
            </w:pPr>
            <w:ins w:id="396" w:author="Anderson, Simon MR 1" w:date="2026-04-14T10:54:00Z">
              <w:r w:rsidRPr="009E6FC3">
                <w:rPr>
                  <w:b/>
                  <w:color w:val="000000"/>
                  <w:sz w:val="20"/>
                </w:rPr>
                <w:t>Secondary Responsibilities:</w:t>
              </w:r>
            </w:ins>
          </w:p>
          <w:p w14:paraId="65190CE6" w14:textId="77777777" w:rsidR="00005EEA" w:rsidRPr="009E6FC3" w:rsidRDefault="00005EEA" w:rsidP="00005EEA">
            <w:pPr>
              <w:pStyle w:val="ListParagraph"/>
              <w:numPr>
                <w:ilvl w:val="0"/>
                <w:numId w:val="125"/>
              </w:numPr>
              <w:spacing w:line="240" w:lineRule="auto"/>
              <w:contextualSpacing/>
              <w:rPr>
                <w:ins w:id="397" w:author="Anderson, Simon MR 1" w:date="2026-04-14T10:54:00Z"/>
                <w:color w:val="000000"/>
                <w:sz w:val="20"/>
              </w:rPr>
            </w:pPr>
            <w:ins w:id="398" w:author="Anderson, Simon MR 1" w:date="2026-04-14T10:54:00Z">
              <w:r w:rsidRPr="009E6FC3">
                <w:rPr>
                  <w:color w:val="000000"/>
                  <w:sz w:val="20"/>
                </w:rPr>
                <w:t xml:space="preserve">All </w:t>
              </w:r>
              <w:r w:rsidRPr="009E6FC3">
                <w:rPr>
                  <w:sz w:val="20"/>
                </w:rPr>
                <w:t>CDS</w:t>
              </w:r>
              <w:r w:rsidRPr="009E6FC3">
                <w:rPr>
                  <w:color w:val="000000"/>
                  <w:sz w:val="20"/>
                </w:rPr>
                <w:t xml:space="preserve"> Above-the-Line contractors </w:t>
              </w:r>
              <w:proofErr w:type="gramStart"/>
              <w:r w:rsidRPr="009E6FC3">
                <w:rPr>
                  <w:color w:val="000000"/>
                  <w:sz w:val="20"/>
                </w:rPr>
                <w:t>may be tasked</w:t>
              </w:r>
              <w:proofErr w:type="gramEnd"/>
              <w:r w:rsidRPr="009E6FC3">
                <w:rPr>
                  <w:color w:val="000000"/>
                  <w:sz w:val="20"/>
                </w:rPr>
                <w:t xml:space="preserve"> with assisting other CDS functional areas where the member’s skills and knowledge are relevant.</w:t>
              </w:r>
            </w:ins>
          </w:p>
          <w:p w14:paraId="0D10AF92" w14:textId="77777777" w:rsidR="00005EEA" w:rsidRPr="009E6FC3" w:rsidRDefault="00005EEA" w:rsidP="00005EEA">
            <w:pPr>
              <w:spacing w:line="240" w:lineRule="auto"/>
              <w:contextualSpacing/>
              <w:rPr>
                <w:ins w:id="399" w:author="Anderson, Simon MR 1" w:date="2026-04-14T10:54:00Z"/>
                <w:rFonts w:ascii="Arial" w:hAnsi="Arial" w:cs="Arial"/>
                <w:color w:val="000000"/>
                <w:sz w:val="20"/>
              </w:rPr>
            </w:pPr>
          </w:p>
          <w:p w14:paraId="542C299D" w14:textId="77777777" w:rsidR="00005EEA" w:rsidRPr="009E6FC3" w:rsidRDefault="00005EEA" w:rsidP="00005EEA">
            <w:pPr>
              <w:pStyle w:val="NoSpacing"/>
              <w:spacing w:before="120"/>
              <w:rPr>
                <w:ins w:id="400" w:author="Anderson, Simon MR 1" w:date="2026-04-14T10:54:00Z"/>
                <w:color w:val="000000"/>
                <w:sz w:val="20"/>
              </w:rPr>
            </w:pPr>
            <w:ins w:id="401" w:author="Anderson, Simon MR 1" w:date="2026-04-14T10:54:00Z">
              <w:r w:rsidRPr="009E6FC3">
                <w:rPr>
                  <w:b/>
                  <w:color w:val="000000"/>
                  <w:sz w:val="20"/>
                </w:rPr>
                <w:t>OP 6 (3 position)</w:t>
              </w:r>
              <w:r w:rsidRPr="009E6FC3">
                <w:rPr>
                  <w:color w:val="000000"/>
                  <w:sz w:val="20"/>
                </w:rPr>
                <w:t xml:space="preserve"> </w:t>
              </w:r>
            </w:ins>
          </w:p>
          <w:p w14:paraId="3D454101" w14:textId="77777777" w:rsidR="00005EEA" w:rsidRPr="009E6FC3" w:rsidRDefault="00005EEA" w:rsidP="00005EEA">
            <w:pPr>
              <w:pStyle w:val="NoSpacing"/>
              <w:spacing w:before="120" w:after="120"/>
              <w:ind w:left="177"/>
              <w:rPr>
                <w:ins w:id="402" w:author="Anderson, Simon MR 1" w:date="2026-04-14T10:54:00Z"/>
                <w:color w:val="000000"/>
                <w:sz w:val="20"/>
              </w:rPr>
            </w:pPr>
            <w:ins w:id="403" w:author="Anderson, Simon MR 1" w:date="2026-04-14T10:54:00Z">
              <w:r w:rsidRPr="009E6FC3">
                <w:rPr>
                  <w:b/>
                  <w:color w:val="000000"/>
                  <w:sz w:val="20"/>
                </w:rPr>
                <w:t>Description</w:t>
              </w:r>
              <w:r w:rsidRPr="009E6FC3">
                <w:rPr>
                  <w:color w:val="000000"/>
                  <w:sz w:val="20"/>
                </w:rPr>
                <w:t xml:space="preserve">:  </w:t>
              </w:r>
            </w:ins>
          </w:p>
          <w:p w14:paraId="24DB9C74" w14:textId="77777777" w:rsidR="00005EEA" w:rsidRPr="009E6FC3" w:rsidRDefault="00005EEA" w:rsidP="00005EEA">
            <w:pPr>
              <w:pStyle w:val="NoSpacing"/>
              <w:spacing w:before="120" w:after="120"/>
              <w:ind w:left="177"/>
              <w:rPr>
                <w:ins w:id="404" w:author="Anderson, Simon MR 1" w:date="2026-04-14T10:54:00Z"/>
                <w:sz w:val="20"/>
              </w:rPr>
            </w:pPr>
            <w:ins w:id="405" w:author="Anderson, Simon MR 1" w:date="2026-04-14T10:54:00Z">
              <w:r w:rsidRPr="009E6FC3">
                <w:rPr>
                  <w:sz w:val="20"/>
                </w:rPr>
                <w:t xml:space="preserve">The </w:t>
              </w:r>
              <w:r w:rsidRPr="009E6FC3">
                <w:rPr>
                  <w:b/>
                  <w:sz w:val="22"/>
                  <w:szCs w:val="22"/>
                </w:rPr>
                <w:t>Specialist Advice technology</w:t>
              </w:r>
              <w:r w:rsidRPr="009E6FC3">
                <w:rPr>
                  <w:sz w:val="20"/>
                </w:rPr>
                <w:t xml:space="preserve"> position will p</w:t>
              </w:r>
              <w:r w:rsidRPr="009E6FC3">
                <w:rPr>
                  <w:color w:val="333333"/>
                  <w:sz w:val="20"/>
                  <w:shd w:val="clear" w:color="auto" w:fill="FFFFFF"/>
                </w:rPr>
                <w:t>rovide authoritative, professional advice and direction in a specialist area.</w:t>
              </w:r>
              <w:r w:rsidRPr="009E6FC3">
                <w:rPr>
                  <w:sz w:val="20"/>
                </w:rPr>
                <w:t xml:space="preserve"> Perform diverse complex activities, support and guide others, delegate tasks when appropriate, works autonomously under general direction, and contribute expertise to deliver team objectives.</w:t>
              </w:r>
            </w:ins>
          </w:p>
          <w:p w14:paraId="180DE6DC" w14:textId="77777777" w:rsidR="00005EEA" w:rsidRPr="009E6FC3" w:rsidRDefault="00005EEA" w:rsidP="00005EEA">
            <w:pPr>
              <w:pStyle w:val="NoSpacing"/>
              <w:spacing w:before="120" w:after="120"/>
              <w:ind w:left="177"/>
              <w:rPr>
                <w:ins w:id="406" w:author="Anderson, Simon MR 1" w:date="2026-04-14T10:54:00Z"/>
                <w:b/>
                <w:color w:val="000000"/>
                <w:sz w:val="20"/>
              </w:rPr>
            </w:pPr>
            <w:ins w:id="407" w:author="Anderson, Simon MR 1" w:date="2026-04-14T10:54:00Z">
              <w:r w:rsidRPr="009E6FC3">
                <w:rPr>
                  <w:b/>
                  <w:color w:val="000000"/>
                  <w:sz w:val="20"/>
                </w:rPr>
                <w:t>Skills and Knowledge</w:t>
              </w:r>
            </w:ins>
          </w:p>
          <w:p w14:paraId="685E3BCB" w14:textId="77777777" w:rsidR="00005EEA" w:rsidRPr="009E6FC3" w:rsidRDefault="00005EEA" w:rsidP="00005EEA">
            <w:pPr>
              <w:pStyle w:val="ListParagraph"/>
              <w:numPr>
                <w:ilvl w:val="0"/>
                <w:numId w:val="125"/>
              </w:numPr>
              <w:spacing w:line="240" w:lineRule="auto"/>
              <w:contextualSpacing/>
              <w:rPr>
                <w:ins w:id="408" w:author="Anderson, Simon MR 1" w:date="2026-04-14T10:54:00Z"/>
                <w:color w:val="000000"/>
                <w:sz w:val="20"/>
              </w:rPr>
            </w:pPr>
            <w:ins w:id="409" w:author="Anderson, Simon MR 1" w:date="2026-04-14T10:54:00Z">
              <w:r w:rsidRPr="009E6FC3">
                <w:rPr>
                  <w:color w:val="000000"/>
                  <w:sz w:val="20"/>
                </w:rPr>
                <w:t>Bachelor Degree or highe</w:t>
              </w:r>
              <w:r>
                <w:rPr>
                  <w:color w:val="000000"/>
                  <w:sz w:val="20"/>
                </w:rPr>
                <w:t>r in IT (Major or Minor) with 7</w:t>
              </w:r>
              <w:r w:rsidRPr="009E6FC3">
                <w:rPr>
                  <w:color w:val="000000"/>
                  <w:sz w:val="20"/>
                </w:rPr>
                <w:t xml:space="preserve"> year experience in the last 10 years are recommended</w:t>
              </w:r>
            </w:ins>
          </w:p>
          <w:p w14:paraId="0228CB98" w14:textId="77777777" w:rsidR="00005EEA" w:rsidRPr="009E6FC3" w:rsidRDefault="00005EEA" w:rsidP="00005EEA">
            <w:pPr>
              <w:pStyle w:val="ListParagraph"/>
              <w:numPr>
                <w:ilvl w:val="0"/>
                <w:numId w:val="125"/>
              </w:numPr>
              <w:spacing w:line="240" w:lineRule="auto"/>
              <w:contextualSpacing/>
              <w:rPr>
                <w:ins w:id="410" w:author="Anderson, Simon MR 1" w:date="2026-04-14T10:54:00Z"/>
                <w:color w:val="000000"/>
                <w:sz w:val="20"/>
              </w:rPr>
            </w:pPr>
            <w:ins w:id="411" w:author="Anderson, Simon MR 1" w:date="2026-04-14T10:54:00Z">
              <w:r w:rsidRPr="009E6FC3">
                <w:rPr>
                  <w:color w:val="000000"/>
                  <w:sz w:val="20"/>
                </w:rPr>
                <w:t>Broad experience with ICT Networking is preferred</w:t>
              </w:r>
            </w:ins>
          </w:p>
          <w:p w14:paraId="72172875" w14:textId="77777777" w:rsidR="00005EEA" w:rsidRPr="009E6FC3" w:rsidRDefault="00005EEA" w:rsidP="00005EEA">
            <w:pPr>
              <w:pStyle w:val="ListParagraph"/>
              <w:numPr>
                <w:ilvl w:val="0"/>
                <w:numId w:val="125"/>
              </w:numPr>
              <w:spacing w:line="240" w:lineRule="auto"/>
              <w:contextualSpacing/>
              <w:rPr>
                <w:ins w:id="412" w:author="Anderson, Simon MR 1" w:date="2026-04-14T10:54:00Z"/>
                <w:color w:val="000000"/>
                <w:sz w:val="20"/>
              </w:rPr>
            </w:pPr>
            <w:ins w:id="413" w:author="Anderson, Simon MR 1" w:date="2026-04-14T10:54:00Z">
              <w:r w:rsidRPr="009E6FC3">
                <w:rPr>
                  <w:color w:val="000000"/>
                  <w:sz w:val="20"/>
                </w:rPr>
                <w:t>Broad experience with ICT hosting technologies is preferred</w:t>
              </w:r>
            </w:ins>
          </w:p>
          <w:p w14:paraId="7D781114" w14:textId="77777777" w:rsidR="00005EEA" w:rsidRPr="009E6FC3" w:rsidRDefault="00005EEA" w:rsidP="00005EEA">
            <w:pPr>
              <w:pStyle w:val="ListParagraph"/>
              <w:numPr>
                <w:ilvl w:val="0"/>
                <w:numId w:val="125"/>
              </w:numPr>
              <w:spacing w:line="240" w:lineRule="auto"/>
              <w:contextualSpacing/>
              <w:rPr>
                <w:ins w:id="414" w:author="Anderson, Simon MR 1" w:date="2026-04-14T10:54:00Z"/>
                <w:color w:val="000000"/>
                <w:sz w:val="20"/>
              </w:rPr>
            </w:pPr>
            <w:ins w:id="415" w:author="Anderson, Simon MR 1" w:date="2026-04-14T10:54:00Z">
              <w:r w:rsidRPr="009E6FC3">
                <w:rPr>
                  <w:color w:val="000000"/>
                  <w:sz w:val="20"/>
                </w:rPr>
                <w:t>Broad experience with ICT Identity Access and Management is preferred</w:t>
              </w:r>
            </w:ins>
          </w:p>
          <w:p w14:paraId="023437DC" w14:textId="77777777" w:rsidR="00005EEA" w:rsidRPr="009E6FC3" w:rsidRDefault="00005EEA" w:rsidP="00005EEA">
            <w:pPr>
              <w:pStyle w:val="ListParagraph"/>
              <w:numPr>
                <w:ilvl w:val="0"/>
                <w:numId w:val="125"/>
              </w:numPr>
              <w:spacing w:line="240" w:lineRule="auto"/>
              <w:contextualSpacing/>
              <w:rPr>
                <w:ins w:id="416" w:author="Anderson, Simon MR 1" w:date="2026-04-14T10:54:00Z"/>
                <w:color w:val="000000"/>
                <w:sz w:val="20"/>
              </w:rPr>
            </w:pPr>
            <w:ins w:id="417" w:author="Anderson, Simon MR 1" w:date="2026-04-14T10:54:00Z">
              <w:r w:rsidRPr="009E6FC3">
                <w:rPr>
                  <w:color w:val="000000"/>
                  <w:sz w:val="20"/>
                </w:rPr>
                <w:t>Broad experience with ICT data management is preferred</w:t>
              </w:r>
            </w:ins>
          </w:p>
          <w:p w14:paraId="284FB5AF" w14:textId="77777777" w:rsidR="00005EEA" w:rsidRPr="009E6FC3" w:rsidRDefault="00005EEA" w:rsidP="00005EEA">
            <w:pPr>
              <w:pStyle w:val="ListParagraph"/>
              <w:numPr>
                <w:ilvl w:val="0"/>
                <w:numId w:val="125"/>
              </w:numPr>
              <w:spacing w:line="240" w:lineRule="auto"/>
              <w:contextualSpacing/>
              <w:rPr>
                <w:ins w:id="418" w:author="Anderson, Simon MR 1" w:date="2026-04-14T10:54:00Z"/>
                <w:color w:val="000000"/>
                <w:sz w:val="20"/>
              </w:rPr>
            </w:pPr>
            <w:ins w:id="419" w:author="Anderson, Simon MR 1" w:date="2026-04-14T10:54:00Z">
              <w:r w:rsidRPr="009E6FC3">
                <w:rPr>
                  <w:color w:val="000000"/>
                  <w:sz w:val="20"/>
                </w:rPr>
                <w:t>Broad experience with ICT End Point solutions is preferred</w:t>
              </w:r>
            </w:ins>
          </w:p>
          <w:p w14:paraId="14F9CE59" w14:textId="77777777" w:rsidR="00005EEA" w:rsidRPr="009E6FC3" w:rsidRDefault="00005EEA" w:rsidP="00005EEA">
            <w:pPr>
              <w:pStyle w:val="ListParagraph"/>
              <w:numPr>
                <w:ilvl w:val="0"/>
                <w:numId w:val="125"/>
              </w:numPr>
              <w:spacing w:line="240" w:lineRule="auto"/>
              <w:contextualSpacing/>
              <w:rPr>
                <w:ins w:id="420" w:author="Anderson, Simon MR 1" w:date="2026-04-14T10:54:00Z"/>
                <w:color w:val="000000"/>
                <w:sz w:val="20"/>
              </w:rPr>
            </w:pPr>
            <w:ins w:id="421" w:author="Anderson, Simon MR 1" w:date="2026-04-14T10:54:00Z">
              <w:r w:rsidRPr="009E6FC3">
                <w:rPr>
                  <w:color w:val="000000"/>
                  <w:sz w:val="20"/>
                </w:rPr>
                <w:t>Broad experience with ICT multi environment operations is preferred</w:t>
              </w:r>
            </w:ins>
          </w:p>
          <w:p w14:paraId="4E6DF9A8" w14:textId="77777777" w:rsidR="00005EEA" w:rsidRPr="009E6FC3" w:rsidRDefault="00005EEA" w:rsidP="00005EEA">
            <w:pPr>
              <w:pStyle w:val="ListParagraph"/>
              <w:numPr>
                <w:ilvl w:val="0"/>
                <w:numId w:val="125"/>
              </w:numPr>
              <w:spacing w:line="240" w:lineRule="auto"/>
              <w:contextualSpacing/>
              <w:rPr>
                <w:ins w:id="422" w:author="Anderson, Simon MR 1" w:date="2026-04-14T10:54:00Z"/>
                <w:color w:val="000000"/>
                <w:sz w:val="20"/>
              </w:rPr>
            </w:pPr>
            <w:ins w:id="423" w:author="Anderson, Simon MR 1" w:date="2026-04-14T10:54:00Z">
              <w:r w:rsidRPr="009E6FC3">
                <w:rPr>
                  <w:color w:val="000000"/>
                  <w:sz w:val="20"/>
                </w:rPr>
                <w:t>Broad experience with General ICT technologies is preferred</w:t>
              </w:r>
            </w:ins>
          </w:p>
          <w:p w14:paraId="6C0F8D40" w14:textId="77777777" w:rsidR="00005EEA" w:rsidRPr="009E6FC3" w:rsidRDefault="00005EEA" w:rsidP="00005EEA">
            <w:pPr>
              <w:pStyle w:val="ListParagraph"/>
              <w:numPr>
                <w:ilvl w:val="0"/>
                <w:numId w:val="125"/>
              </w:numPr>
              <w:spacing w:line="240" w:lineRule="auto"/>
              <w:contextualSpacing/>
              <w:rPr>
                <w:ins w:id="424" w:author="Anderson, Simon MR 1" w:date="2026-04-14T10:54:00Z"/>
                <w:color w:val="000000"/>
                <w:sz w:val="20"/>
              </w:rPr>
            </w:pPr>
            <w:ins w:id="425" w:author="Anderson, Simon MR 1" w:date="2026-04-14T10:54:00Z">
              <w:r w:rsidRPr="009E6FC3">
                <w:rPr>
                  <w:color w:val="000000"/>
                  <w:sz w:val="20"/>
                </w:rPr>
                <w:t>Broad experience with ICT Cloud technologies is preferred</w:t>
              </w:r>
            </w:ins>
          </w:p>
          <w:p w14:paraId="2BAACDAE" w14:textId="77777777" w:rsidR="00005EEA" w:rsidRPr="009E6FC3" w:rsidRDefault="00005EEA" w:rsidP="00005EEA">
            <w:pPr>
              <w:pStyle w:val="ListParagraph"/>
              <w:numPr>
                <w:ilvl w:val="0"/>
                <w:numId w:val="125"/>
              </w:numPr>
              <w:spacing w:line="240" w:lineRule="auto"/>
              <w:contextualSpacing/>
              <w:rPr>
                <w:ins w:id="426" w:author="Anderson, Simon MR 1" w:date="2026-04-14T10:54:00Z"/>
                <w:color w:val="000000"/>
                <w:sz w:val="20"/>
              </w:rPr>
            </w:pPr>
            <w:ins w:id="427" w:author="Anderson, Simon MR 1" w:date="2026-04-14T10:54:00Z">
              <w:r w:rsidRPr="009E6FC3">
                <w:rPr>
                  <w:color w:val="000000"/>
                  <w:sz w:val="20"/>
                </w:rPr>
                <w:t>Broad experience with ICT containerisation technologies is preferred</w:t>
              </w:r>
            </w:ins>
          </w:p>
          <w:p w14:paraId="52A168BF" w14:textId="77777777" w:rsidR="00005EEA" w:rsidRPr="009E6FC3" w:rsidRDefault="00005EEA" w:rsidP="00005EEA">
            <w:pPr>
              <w:pStyle w:val="ListParagraph"/>
              <w:numPr>
                <w:ilvl w:val="0"/>
                <w:numId w:val="125"/>
              </w:numPr>
              <w:spacing w:line="240" w:lineRule="auto"/>
              <w:contextualSpacing/>
              <w:rPr>
                <w:ins w:id="428" w:author="Anderson, Simon MR 1" w:date="2026-04-14T10:54:00Z"/>
                <w:color w:val="000000"/>
                <w:sz w:val="20"/>
              </w:rPr>
            </w:pPr>
            <w:ins w:id="429" w:author="Anderson, Simon MR 1" w:date="2026-04-14T10:54:00Z">
              <w:r w:rsidRPr="009E6FC3">
                <w:rPr>
                  <w:color w:val="000000"/>
                  <w:sz w:val="20"/>
                </w:rPr>
                <w:t>Broad experience with ICT multi-site architectures is preferred</w:t>
              </w:r>
            </w:ins>
          </w:p>
          <w:p w14:paraId="153C4DBE" w14:textId="77777777" w:rsidR="00005EEA" w:rsidRPr="009E6FC3" w:rsidRDefault="00005EEA" w:rsidP="00005EEA">
            <w:pPr>
              <w:pStyle w:val="ListParagraph"/>
              <w:numPr>
                <w:ilvl w:val="0"/>
                <w:numId w:val="125"/>
              </w:numPr>
              <w:spacing w:line="240" w:lineRule="auto"/>
              <w:contextualSpacing/>
              <w:rPr>
                <w:ins w:id="430" w:author="Anderson, Simon MR 1" w:date="2026-04-14T10:54:00Z"/>
                <w:color w:val="000000"/>
                <w:sz w:val="20"/>
              </w:rPr>
            </w:pPr>
            <w:ins w:id="431" w:author="Anderson, Simon MR 1" w:date="2026-04-14T10:54:00Z">
              <w:r w:rsidRPr="009E6FC3">
                <w:rPr>
                  <w:color w:val="000000"/>
                  <w:sz w:val="20"/>
                </w:rPr>
                <w:t>Experience with virtual and physical servers is preferred</w:t>
              </w:r>
            </w:ins>
          </w:p>
          <w:p w14:paraId="457F2A25" w14:textId="77777777" w:rsidR="00005EEA" w:rsidRPr="009E6FC3" w:rsidRDefault="00005EEA" w:rsidP="00005EEA">
            <w:pPr>
              <w:pStyle w:val="ListParagraph"/>
              <w:numPr>
                <w:ilvl w:val="0"/>
                <w:numId w:val="125"/>
              </w:numPr>
              <w:spacing w:line="240" w:lineRule="auto"/>
              <w:contextualSpacing/>
              <w:rPr>
                <w:ins w:id="432" w:author="Anderson, Simon MR 1" w:date="2026-04-14T10:54:00Z"/>
                <w:color w:val="000000"/>
                <w:sz w:val="20"/>
              </w:rPr>
            </w:pPr>
            <w:ins w:id="433" w:author="Anderson, Simon MR 1" w:date="2026-04-14T10:54:00Z">
              <w:r w:rsidRPr="009E6FC3">
                <w:rPr>
                  <w:color w:val="000000"/>
                  <w:sz w:val="20"/>
                </w:rPr>
                <w:t>Experience with Active Directory and Linux Identity/ Policy/ Authorisation (IPA) is preferred</w:t>
              </w:r>
            </w:ins>
          </w:p>
          <w:p w14:paraId="3A80A927" w14:textId="77777777" w:rsidR="00005EEA" w:rsidRPr="009E6FC3" w:rsidRDefault="00005EEA" w:rsidP="00005EEA">
            <w:pPr>
              <w:pStyle w:val="ListParagraph"/>
              <w:numPr>
                <w:ilvl w:val="0"/>
                <w:numId w:val="125"/>
              </w:numPr>
              <w:spacing w:line="240" w:lineRule="auto"/>
              <w:contextualSpacing/>
              <w:rPr>
                <w:ins w:id="434" w:author="Anderson, Simon MR 1" w:date="2026-04-14T10:54:00Z"/>
                <w:color w:val="000000"/>
                <w:sz w:val="20"/>
              </w:rPr>
            </w:pPr>
            <w:ins w:id="435" w:author="Anderson, Simon MR 1" w:date="2026-04-14T10:54:00Z">
              <w:r w:rsidRPr="009E6FC3">
                <w:rPr>
                  <w:color w:val="000000"/>
                  <w:sz w:val="20"/>
                </w:rPr>
                <w:t>Experience with PowerShell is preferred</w:t>
              </w:r>
            </w:ins>
          </w:p>
          <w:p w14:paraId="74E62398" w14:textId="77777777" w:rsidR="00005EEA" w:rsidRPr="009E6FC3" w:rsidRDefault="00005EEA" w:rsidP="00005EEA">
            <w:pPr>
              <w:pStyle w:val="NoSpacing"/>
              <w:spacing w:before="120" w:after="120"/>
              <w:ind w:left="177"/>
              <w:rPr>
                <w:ins w:id="436" w:author="Anderson, Simon MR 1" w:date="2026-04-14T10:54:00Z"/>
                <w:b/>
                <w:color w:val="000000"/>
                <w:sz w:val="20"/>
              </w:rPr>
            </w:pPr>
            <w:ins w:id="437" w:author="Anderson, Simon MR 1" w:date="2026-04-14T10:54:00Z">
              <w:r w:rsidRPr="009E6FC3">
                <w:rPr>
                  <w:b/>
                  <w:color w:val="000000"/>
                  <w:sz w:val="20"/>
                </w:rPr>
                <w:lastRenderedPageBreak/>
                <w:t>Guidance:</w:t>
              </w:r>
              <w:r w:rsidRPr="009E6FC3">
                <w:rPr>
                  <w:b/>
                  <w:color w:val="000000"/>
                  <w:sz w:val="20"/>
                </w:rPr>
                <w:tab/>
              </w:r>
            </w:ins>
          </w:p>
          <w:p w14:paraId="3BF063AC" w14:textId="77777777" w:rsidR="00005EEA" w:rsidRPr="00583EA0" w:rsidRDefault="00005EEA" w:rsidP="00005EEA">
            <w:pPr>
              <w:pStyle w:val="NoSpacing"/>
              <w:spacing w:before="120" w:after="120"/>
              <w:ind w:left="177"/>
              <w:rPr>
                <w:ins w:id="438" w:author="Anderson, Simon MR 1" w:date="2026-04-14T10:54:00Z"/>
                <w:sz w:val="20"/>
              </w:rPr>
            </w:pPr>
            <w:ins w:id="439" w:author="Anderson, Simon MR 1" w:date="2026-04-14T10:54:00Z">
              <w:r w:rsidRPr="00583EA0">
                <w:rPr>
                  <w:sz w:val="20"/>
                </w:rPr>
                <w:t>This skill entails developing and using specialist knowledge to offer authoritative advice and direction, distinct from general guidance or troubleshooting.</w:t>
              </w:r>
            </w:ins>
          </w:p>
          <w:p w14:paraId="102C953B" w14:textId="77777777" w:rsidR="00005EEA" w:rsidRPr="00583EA0" w:rsidRDefault="00005EEA" w:rsidP="00005EEA">
            <w:pPr>
              <w:pStyle w:val="NoSpacing"/>
              <w:spacing w:before="120" w:after="120"/>
              <w:ind w:left="177"/>
              <w:rPr>
                <w:ins w:id="440" w:author="Anderson, Simon MR 1" w:date="2026-04-14T10:54:00Z"/>
                <w:sz w:val="20"/>
              </w:rPr>
            </w:pPr>
            <w:ins w:id="441" w:author="Anderson, Simon MR 1" w:date="2026-04-14T10:54:00Z">
              <w:r w:rsidRPr="00583EA0">
                <w:rPr>
                  <w:sz w:val="20"/>
                </w:rPr>
                <w:t>Professional advice is the provision of expert, objective and evidence-based recommendations, guidance and solutions to address specific challenges or opportunities, drawing upon the advisor's in-depth knowledge, skills and experience. </w:t>
              </w:r>
            </w:ins>
          </w:p>
          <w:p w14:paraId="1965A073" w14:textId="77777777" w:rsidR="00005EEA" w:rsidRPr="00583EA0" w:rsidRDefault="00005EEA" w:rsidP="00005EEA">
            <w:pPr>
              <w:pStyle w:val="NoSpacing"/>
              <w:spacing w:before="120" w:after="120"/>
              <w:ind w:left="177"/>
              <w:rPr>
                <w:ins w:id="442" w:author="Anderson, Simon MR 1" w:date="2026-04-14T10:54:00Z"/>
                <w:sz w:val="20"/>
              </w:rPr>
            </w:pPr>
            <w:ins w:id="443" w:author="Anderson, Simon MR 1" w:date="2026-04-14T10:54:00Z">
              <w:r w:rsidRPr="00583EA0">
                <w:rPr>
                  <w:sz w:val="20"/>
                </w:rPr>
                <w:t>Expertise may cover a particular aspect of information or communications technology, digital practices, methodologies, or application areas and can extend to applying knowledge from other disciplines, such as legal, finance, public relations, ethics or human resources, to technology-related topics.</w:t>
              </w:r>
            </w:ins>
          </w:p>
          <w:p w14:paraId="6AC90F1A" w14:textId="77777777" w:rsidR="00005EEA" w:rsidRPr="00583EA0" w:rsidRDefault="00005EEA" w:rsidP="00005EEA">
            <w:pPr>
              <w:pStyle w:val="NoSpacing"/>
              <w:spacing w:before="120" w:after="120"/>
              <w:ind w:left="177"/>
              <w:rPr>
                <w:ins w:id="444" w:author="Anderson, Simon MR 1" w:date="2026-04-14T10:54:00Z"/>
                <w:sz w:val="20"/>
              </w:rPr>
            </w:pPr>
            <w:ins w:id="445" w:author="Anderson, Simon MR 1" w:date="2026-04-14T10:54:00Z">
              <w:r w:rsidRPr="00583EA0">
                <w:rPr>
                  <w:sz w:val="20"/>
                </w:rPr>
                <w:t>Activities include, but are not limited to:</w:t>
              </w:r>
            </w:ins>
          </w:p>
          <w:p w14:paraId="3E55428B" w14:textId="77777777" w:rsidR="00005EEA" w:rsidRPr="00583EA0" w:rsidRDefault="00005EEA" w:rsidP="00005EEA">
            <w:pPr>
              <w:pStyle w:val="ListParagraph"/>
              <w:numPr>
                <w:ilvl w:val="0"/>
                <w:numId w:val="125"/>
              </w:numPr>
              <w:spacing w:line="240" w:lineRule="auto"/>
              <w:contextualSpacing/>
              <w:rPr>
                <w:ins w:id="446" w:author="Anderson, Simon MR 1" w:date="2026-04-14T10:54:00Z"/>
                <w:sz w:val="20"/>
              </w:rPr>
            </w:pPr>
            <w:ins w:id="447" w:author="Anderson, Simon MR 1" w:date="2026-04-14T10:54:00Z">
              <w:r w:rsidRPr="00583EA0">
                <w:rPr>
                  <w:color w:val="000000"/>
                  <w:sz w:val="20"/>
                </w:rPr>
                <w:t>research</w:t>
              </w:r>
              <w:r w:rsidRPr="00583EA0">
                <w:rPr>
                  <w:sz w:val="20"/>
                </w:rPr>
                <w:t xml:space="preserve"> and analysis to stay current with the latest developments in the specialist area</w:t>
              </w:r>
            </w:ins>
          </w:p>
          <w:p w14:paraId="67E6B020" w14:textId="77777777" w:rsidR="00005EEA" w:rsidRPr="00583EA0" w:rsidRDefault="00005EEA" w:rsidP="00005EEA">
            <w:pPr>
              <w:pStyle w:val="ListParagraph"/>
              <w:numPr>
                <w:ilvl w:val="0"/>
                <w:numId w:val="125"/>
              </w:numPr>
              <w:spacing w:line="240" w:lineRule="auto"/>
              <w:contextualSpacing/>
              <w:rPr>
                <w:ins w:id="448" w:author="Anderson, Simon MR 1" w:date="2026-04-14T10:54:00Z"/>
                <w:color w:val="000000"/>
                <w:sz w:val="20"/>
              </w:rPr>
            </w:pPr>
            <w:ins w:id="449" w:author="Anderson, Simon MR 1" w:date="2026-04-14T10:54:00Z">
              <w:r w:rsidRPr="00583EA0">
                <w:rPr>
                  <w:sz w:val="20"/>
                </w:rPr>
                <w:t xml:space="preserve">providing subject </w:t>
              </w:r>
              <w:r w:rsidRPr="00583EA0">
                <w:rPr>
                  <w:color w:val="000000"/>
                  <w:sz w:val="20"/>
                </w:rPr>
                <w:t>matter expert advice and recommendations based on thorough understanding of the subject</w:t>
              </w:r>
            </w:ins>
          </w:p>
          <w:p w14:paraId="17FFAF78" w14:textId="77777777" w:rsidR="00005EEA" w:rsidRPr="00583EA0" w:rsidRDefault="00005EEA" w:rsidP="00005EEA">
            <w:pPr>
              <w:pStyle w:val="ListParagraph"/>
              <w:numPr>
                <w:ilvl w:val="0"/>
                <w:numId w:val="125"/>
              </w:numPr>
              <w:spacing w:line="240" w:lineRule="auto"/>
              <w:contextualSpacing/>
              <w:rPr>
                <w:ins w:id="450" w:author="Anderson, Simon MR 1" w:date="2026-04-14T10:54:00Z"/>
                <w:color w:val="000000"/>
                <w:sz w:val="20"/>
              </w:rPr>
            </w:pPr>
            <w:ins w:id="451" w:author="Anderson, Simon MR 1" w:date="2026-04-14T10:54:00Z">
              <w:r w:rsidRPr="00583EA0">
                <w:rPr>
                  <w:color w:val="000000"/>
                  <w:sz w:val="20"/>
                </w:rPr>
                <w:t>collaborating with other specialists to ensure comprehensive and cohesive advice</w:t>
              </w:r>
            </w:ins>
          </w:p>
          <w:p w14:paraId="46FB3B07" w14:textId="77777777" w:rsidR="00005EEA" w:rsidRPr="00583EA0" w:rsidRDefault="00005EEA" w:rsidP="00005EEA">
            <w:pPr>
              <w:pStyle w:val="ListParagraph"/>
              <w:numPr>
                <w:ilvl w:val="0"/>
                <w:numId w:val="125"/>
              </w:numPr>
              <w:spacing w:line="240" w:lineRule="auto"/>
              <w:contextualSpacing/>
              <w:rPr>
                <w:ins w:id="452" w:author="Anderson, Simon MR 1" w:date="2026-04-14T10:54:00Z"/>
                <w:color w:val="000000"/>
                <w:sz w:val="20"/>
              </w:rPr>
            </w:pPr>
            <w:ins w:id="453" w:author="Anderson, Simon MR 1" w:date="2026-04-14T10:54:00Z">
              <w:r w:rsidRPr="00583EA0">
                <w:rPr>
                  <w:color w:val="000000"/>
                  <w:sz w:val="20"/>
                </w:rPr>
                <w:t>clearly communicating complex information to non-experts</w:t>
              </w:r>
            </w:ins>
          </w:p>
          <w:p w14:paraId="2F144A5E" w14:textId="77777777" w:rsidR="00005EEA" w:rsidRPr="00583EA0" w:rsidRDefault="00005EEA" w:rsidP="00005EEA">
            <w:pPr>
              <w:pStyle w:val="ListParagraph"/>
              <w:numPr>
                <w:ilvl w:val="0"/>
                <w:numId w:val="125"/>
              </w:numPr>
              <w:spacing w:line="240" w:lineRule="auto"/>
              <w:contextualSpacing/>
              <w:rPr>
                <w:ins w:id="454" w:author="Anderson, Simon MR 1" w:date="2026-04-14T10:54:00Z"/>
                <w:color w:val="000000"/>
                <w:sz w:val="20"/>
              </w:rPr>
            </w:pPr>
            <w:ins w:id="455" w:author="Anderson, Simon MR 1" w:date="2026-04-14T10:54:00Z">
              <w:r w:rsidRPr="00583EA0">
                <w:rPr>
                  <w:color w:val="000000"/>
                  <w:sz w:val="20"/>
                </w:rPr>
                <w:t>creating guidelines, standards and recommended practices related to the specialist area</w:t>
              </w:r>
            </w:ins>
          </w:p>
          <w:p w14:paraId="3875D549" w14:textId="77777777" w:rsidR="00005EEA" w:rsidRPr="009E6FC3" w:rsidRDefault="00005EEA" w:rsidP="00005EEA">
            <w:pPr>
              <w:pStyle w:val="ListParagraph"/>
              <w:numPr>
                <w:ilvl w:val="0"/>
                <w:numId w:val="125"/>
              </w:numPr>
              <w:spacing w:line="240" w:lineRule="auto"/>
              <w:contextualSpacing/>
              <w:rPr>
                <w:ins w:id="456" w:author="Anderson, Simon MR 1" w:date="2026-04-14T10:54:00Z"/>
                <w:color w:val="333333"/>
              </w:rPr>
            </w:pPr>
            <w:proofErr w:type="gramStart"/>
            <w:ins w:id="457" w:author="Anderson, Simon MR 1" w:date="2026-04-14T10:54:00Z">
              <w:r w:rsidRPr="00583EA0">
                <w:rPr>
                  <w:color w:val="000000"/>
                  <w:sz w:val="20"/>
                </w:rPr>
                <w:t>providing</w:t>
              </w:r>
              <w:proofErr w:type="gramEnd"/>
              <w:r w:rsidRPr="00583EA0">
                <w:rPr>
                  <w:color w:val="000000"/>
                  <w:sz w:val="20"/>
                </w:rPr>
                <w:t xml:space="preserve"> mentorship and</w:t>
              </w:r>
              <w:r w:rsidRPr="00583EA0">
                <w:rPr>
                  <w:sz w:val="20"/>
                </w:rPr>
                <w:t xml:space="preserve"> guidance to support the development of specialist knowledge within the organisation</w:t>
              </w:r>
              <w:r w:rsidRPr="00583EA0">
                <w:rPr>
                  <w:color w:val="333333"/>
                </w:rPr>
                <w:t>.</w:t>
              </w:r>
            </w:ins>
          </w:p>
          <w:p w14:paraId="1B8422E5" w14:textId="77777777" w:rsidR="00005EEA" w:rsidRPr="009E6FC3" w:rsidRDefault="00005EEA" w:rsidP="00005EEA">
            <w:pPr>
              <w:pStyle w:val="NoSpacing"/>
              <w:spacing w:before="120" w:after="120"/>
              <w:ind w:left="177"/>
              <w:rPr>
                <w:ins w:id="458" w:author="Anderson, Simon MR 1" w:date="2026-04-14T10:54:00Z"/>
                <w:sz w:val="20"/>
              </w:rPr>
            </w:pPr>
            <w:ins w:id="459" w:author="Anderson, Simon MR 1" w:date="2026-04-14T10:54:00Z">
              <w:r w:rsidRPr="009E6FC3">
                <w:rPr>
                  <w:b/>
                  <w:color w:val="000000"/>
                  <w:sz w:val="20"/>
                </w:rPr>
                <w:t>Major Responsibilities:</w:t>
              </w:r>
            </w:ins>
          </w:p>
          <w:p w14:paraId="373B68B5" w14:textId="77777777" w:rsidR="00005EEA" w:rsidRPr="009E6FC3" w:rsidRDefault="00005EEA" w:rsidP="00005EEA">
            <w:pPr>
              <w:pStyle w:val="ListParagraph"/>
              <w:numPr>
                <w:ilvl w:val="0"/>
                <w:numId w:val="125"/>
              </w:numPr>
              <w:spacing w:line="240" w:lineRule="auto"/>
              <w:contextualSpacing/>
              <w:rPr>
                <w:ins w:id="460" w:author="Anderson, Simon MR 1" w:date="2026-04-14T10:54:00Z"/>
                <w:color w:val="000000"/>
                <w:sz w:val="20"/>
              </w:rPr>
            </w:pPr>
            <w:ins w:id="461" w:author="Anderson, Simon MR 1" w:date="2026-04-14T10:54:00Z">
              <w:r w:rsidRPr="009E6FC3">
                <w:rPr>
                  <w:color w:val="000000"/>
                  <w:sz w:val="20"/>
                </w:rPr>
                <w:t>Applies technical expertise to maintain and optimise network infrastructure, executing updates and employing automation tools.</w:t>
              </w:r>
            </w:ins>
          </w:p>
          <w:p w14:paraId="7D2CC676" w14:textId="77777777" w:rsidR="00005EEA" w:rsidRPr="009E6FC3" w:rsidRDefault="00005EEA" w:rsidP="00005EEA">
            <w:pPr>
              <w:pStyle w:val="ListParagraph"/>
              <w:numPr>
                <w:ilvl w:val="0"/>
                <w:numId w:val="125"/>
              </w:numPr>
              <w:spacing w:line="240" w:lineRule="auto"/>
              <w:contextualSpacing/>
              <w:rPr>
                <w:ins w:id="462" w:author="Anderson, Simon MR 1" w:date="2026-04-14T10:54:00Z"/>
                <w:color w:val="000000"/>
                <w:sz w:val="20"/>
              </w:rPr>
            </w:pPr>
            <w:ins w:id="463" w:author="Anderson, Simon MR 1" w:date="2026-04-14T10:54:00Z">
              <w:r w:rsidRPr="009E6FC3">
                <w:rPr>
                  <w:color w:val="000000"/>
                  <w:sz w:val="20"/>
                </w:rPr>
                <w:t>Uses network management tools to monitor load, performance, and security statistics. Investigates and enables the resolution of network-related operational and security issues. Configures tools and/or creates scripts to automate network tasks.</w:t>
              </w:r>
            </w:ins>
          </w:p>
          <w:p w14:paraId="39C68D7C" w14:textId="77777777" w:rsidR="00005EEA" w:rsidRPr="009E6FC3" w:rsidRDefault="00005EEA" w:rsidP="00005EEA">
            <w:pPr>
              <w:pStyle w:val="ListParagraph"/>
              <w:numPr>
                <w:ilvl w:val="0"/>
                <w:numId w:val="125"/>
              </w:numPr>
              <w:spacing w:line="240" w:lineRule="auto"/>
              <w:contextualSpacing/>
              <w:rPr>
                <w:ins w:id="464" w:author="Anderson, Simon MR 1" w:date="2026-04-14T10:54:00Z"/>
                <w:color w:val="000000"/>
                <w:sz w:val="20"/>
              </w:rPr>
            </w:pPr>
            <w:ins w:id="465" w:author="Anderson, Simon MR 1" w:date="2026-04-14T10:54:00Z">
              <w:r w:rsidRPr="009E6FC3">
                <w:rPr>
                  <w:color w:val="000000"/>
                  <w:sz w:val="20"/>
                </w:rPr>
                <w:t xml:space="preserve">Maintains operational procedures and checks that they </w:t>
              </w:r>
              <w:proofErr w:type="gramStart"/>
              <w:r w:rsidRPr="009E6FC3">
                <w:rPr>
                  <w:color w:val="000000"/>
                  <w:sz w:val="20"/>
                </w:rPr>
                <w:t>are followed</w:t>
              </w:r>
              <w:proofErr w:type="gramEnd"/>
              <w:r w:rsidRPr="009E6FC3">
                <w:rPr>
                  <w:color w:val="000000"/>
                  <w:sz w:val="20"/>
                </w:rPr>
                <w:t>. Provides reports and proposals for improvement to stakeholders.</w:t>
              </w:r>
            </w:ins>
          </w:p>
          <w:p w14:paraId="112EA830" w14:textId="77777777" w:rsidR="00005EEA" w:rsidRPr="009E6FC3" w:rsidRDefault="00005EEA" w:rsidP="00005EEA">
            <w:pPr>
              <w:pStyle w:val="ListParagraph"/>
              <w:numPr>
                <w:ilvl w:val="0"/>
                <w:numId w:val="125"/>
              </w:numPr>
              <w:spacing w:line="240" w:lineRule="auto"/>
              <w:contextualSpacing/>
              <w:rPr>
                <w:ins w:id="466" w:author="Anderson, Simon MR 1" w:date="2026-04-14T10:54:00Z"/>
                <w:sz w:val="20"/>
              </w:rPr>
            </w:pPr>
            <w:ins w:id="467" w:author="Anderson, Simon MR 1" w:date="2026-04-14T10:54:00Z">
              <w:r w:rsidRPr="009E6FC3">
                <w:rPr>
                  <w:color w:val="000000"/>
                  <w:sz w:val="20"/>
                </w:rPr>
                <w:t>Contributes to the planning and implementation of network maintenance, updates, and security enhancements. Implements agreed network changes and maintenance routines</w:t>
              </w:r>
              <w:r w:rsidRPr="009E6FC3">
                <w:rPr>
                  <w:sz w:val="20"/>
                </w:rPr>
                <w:t>.</w:t>
              </w:r>
            </w:ins>
          </w:p>
          <w:p w14:paraId="45F7009F" w14:textId="77777777" w:rsidR="00005EEA" w:rsidRPr="009E6FC3" w:rsidRDefault="00005EEA" w:rsidP="00005EEA">
            <w:pPr>
              <w:pStyle w:val="ListParagraph"/>
              <w:numPr>
                <w:ilvl w:val="0"/>
                <w:numId w:val="125"/>
              </w:numPr>
              <w:spacing w:line="240" w:lineRule="auto"/>
              <w:contextualSpacing/>
              <w:rPr>
                <w:ins w:id="468" w:author="Anderson, Simon MR 1" w:date="2026-04-14T10:54:00Z"/>
                <w:color w:val="212529"/>
                <w:sz w:val="20"/>
              </w:rPr>
            </w:pPr>
            <w:ins w:id="469" w:author="Anderson, Simon MR 1" w:date="2026-04-14T10:54:00Z">
              <w:r w:rsidRPr="009E6FC3">
                <w:rPr>
                  <w:color w:val="000000"/>
                  <w:sz w:val="20"/>
                </w:rPr>
                <w:t xml:space="preserve">Contributes to the planning and implements agreed organisation changes </w:t>
              </w:r>
            </w:ins>
          </w:p>
          <w:p w14:paraId="2FDF9CAB" w14:textId="77777777" w:rsidR="00005EEA" w:rsidRPr="009E6FC3" w:rsidRDefault="00005EEA" w:rsidP="00005EEA">
            <w:pPr>
              <w:pStyle w:val="ListParagraph"/>
              <w:numPr>
                <w:ilvl w:val="0"/>
                <w:numId w:val="125"/>
              </w:numPr>
              <w:spacing w:line="240" w:lineRule="auto"/>
              <w:contextualSpacing/>
              <w:rPr>
                <w:ins w:id="470" w:author="Anderson, Simon MR 1" w:date="2026-04-14T10:54:00Z"/>
                <w:sz w:val="20"/>
              </w:rPr>
            </w:pPr>
            <w:ins w:id="471" w:author="Anderson, Simon MR 1" w:date="2026-04-14T10:54:00Z">
              <w:r w:rsidRPr="009E6FC3">
                <w:rPr>
                  <w:sz w:val="20"/>
                </w:rPr>
                <w:t>Providing Security Solution Architecture to the various Data Centre designs to maintain the security posture of the overall solution.</w:t>
              </w:r>
            </w:ins>
          </w:p>
          <w:p w14:paraId="308A1BD9" w14:textId="77777777" w:rsidR="00005EEA" w:rsidRPr="009E6FC3" w:rsidRDefault="00005EEA" w:rsidP="00005EEA">
            <w:pPr>
              <w:pStyle w:val="ListParagraph"/>
              <w:numPr>
                <w:ilvl w:val="0"/>
                <w:numId w:val="125"/>
              </w:numPr>
              <w:spacing w:line="240" w:lineRule="auto"/>
              <w:contextualSpacing/>
              <w:rPr>
                <w:ins w:id="472" w:author="Anderson, Simon MR 1" w:date="2026-04-14T10:54:00Z"/>
                <w:sz w:val="20"/>
              </w:rPr>
            </w:pPr>
            <w:ins w:id="473" w:author="Anderson, Simon MR 1" w:date="2026-04-14T10:54:00Z">
              <w:r w:rsidRPr="009E6FC3">
                <w:rPr>
                  <w:sz w:val="20"/>
                </w:rPr>
                <w:t xml:space="preserve">Document the Security DLD, SSP and other security solution related documents, including review of design documents to make sure the security requirements </w:t>
              </w:r>
              <w:proofErr w:type="gramStart"/>
              <w:r w:rsidRPr="009E6FC3">
                <w:rPr>
                  <w:sz w:val="20"/>
                </w:rPr>
                <w:t>are achieved</w:t>
              </w:r>
              <w:proofErr w:type="gramEnd"/>
              <w:r w:rsidRPr="009E6FC3">
                <w:rPr>
                  <w:sz w:val="20"/>
                </w:rPr>
                <w:t>.</w:t>
              </w:r>
            </w:ins>
          </w:p>
          <w:p w14:paraId="3D5B1180" w14:textId="77777777" w:rsidR="00005EEA" w:rsidRPr="009E6FC3" w:rsidRDefault="00005EEA" w:rsidP="00005EEA">
            <w:pPr>
              <w:pStyle w:val="ListParagraph"/>
              <w:numPr>
                <w:ilvl w:val="0"/>
                <w:numId w:val="125"/>
              </w:numPr>
              <w:spacing w:line="240" w:lineRule="auto"/>
              <w:contextualSpacing/>
              <w:rPr>
                <w:ins w:id="474" w:author="Anderson, Simon MR 1" w:date="2026-04-14T10:54:00Z"/>
                <w:sz w:val="20"/>
              </w:rPr>
            </w:pPr>
            <w:ins w:id="475" w:author="Anderson, Simon MR 1" w:date="2026-04-14T10:54:00Z">
              <w:r w:rsidRPr="009E6FC3">
                <w:rPr>
                  <w:sz w:val="20"/>
                </w:rPr>
                <w:t xml:space="preserve">Providing inputs for securing the Software Defined Networking solutions - Cisco ACI and VMWare NSX-T </w:t>
              </w:r>
            </w:ins>
          </w:p>
          <w:p w14:paraId="69BB21C8" w14:textId="77777777" w:rsidR="00005EEA" w:rsidRPr="009E6FC3" w:rsidRDefault="00005EEA" w:rsidP="00005EEA">
            <w:pPr>
              <w:pStyle w:val="ListParagraph"/>
              <w:numPr>
                <w:ilvl w:val="0"/>
                <w:numId w:val="125"/>
              </w:numPr>
              <w:spacing w:line="240" w:lineRule="auto"/>
              <w:contextualSpacing/>
              <w:rPr>
                <w:ins w:id="476" w:author="Anderson, Simon MR 1" w:date="2026-04-14T10:54:00Z"/>
                <w:sz w:val="20"/>
              </w:rPr>
            </w:pPr>
            <w:ins w:id="477" w:author="Anderson, Simon MR 1" w:date="2026-04-14T10:54:00Z">
              <w:r w:rsidRPr="009E6FC3">
                <w:rPr>
                  <w:sz w:val="20"/>
                </w:rPr>
                <w:t>Providing security requirement assessment and review for any new solution/product pre-deployment in the Data Centre.</w:t>
              </w:r>
            </w:ins>
          </w:p>
          <w:p w14:paraId="4B0BDE08" w14:textId="77777777" w:rsidR="00005EEA" w:rsidRPr="005B6626" w:rsidRDefault="00005EEA" w:rsidP="00005EEA">
            <w:pPr>
              <w:pStyle w:val="ListParagraph"/>
              <w:numPr>
                <w:ilvl w:val="0"/>
                <w:numId w:val="125"/>
              </w:numPr>
              <w:spacing w:line="240" w:lineRule="auto"/>
              <w:contextualSpacing/>
              <w:rPr>
                <w:ins w:id="478" w:author="Anderson, Simon MR 1" w:date="2026-04-14T10:54:00Z"/>
                <w:sz w:val="20"/>
              </w:rPr>
            </w:pPr>
            <w:ins w:id="479" w:author="Anderson, Simon MR 1" w:date="2026-04-14T10:54:00Z">
              <w:r w:rsidRPr="009E6FC3">
                <w:rPr>
                  <w:sz w:val="20"/>
                </w:rPr>
                <w:t>Document and review the ISM controls in each of the Data Centre design document</w:t>
              </w:r>
            </w:ins>
          </w:p>
          <w:p w14:paraId="2151B3B9" w14:textId="77777777" w:rsidR="00005EEA" w:rsidRPr="009E6FC3" w:rsidRDefault="00005EEA" w:rsidP="00005EEA">
            <w:pPr>
              <w:pStyle w:val="NoSpacing"/>
              <w:spacing w:before="120" w:after="120"/>
              <w:ind w:left="177"/>
              <w:rPr>
                <w:ins w:id="480" w:author="Anderson, Simon MR 1" w:date="2026-04-14T10:54:00Z"/>
                <w:b/>
                <w:color w:val="000000"/>
                <w:sz w:val="20"/>
              </w:rPr>
            </w:pPr>
            <w:ins w:id="481" w:author="Anderson, Simon MR 1" w:date="2026-04-14T10:54:00Z">
              <w:r w:rsidRPr="009E6FC3">
                <w:rPr>
                  <w:b/>
                  <w:color w:val="000000"/>
                  <w:sz w:val="20"/>
                </w:rPr>
                <w:t>Secondary Responsibilities:</w:t>
              </w:r>
            </w:ins>
          </w:p>
          <w:p w14:paraId="56687960" w14:textId="77777777" w:rsidR="00005EEA" w:rsidRPr="009E6FC3" w:rsidRDefault="00005EEA" w:rsidP="00005EEA">
            <w:pPr>
              <w:pStyle w:val="ListParagraph"/>
              <w:numPr>
                <w:ilvl w:val="0"/>
                <w:numId w:val="125"/>
              </w:numPr>
              <w:spacing w:line="240" w:lineRule="auto"/>
              <w:contextualSpacing/>
              <w:rPr>
                <w:ins w:id="482" w:author="Anderson, Simon MR 1" w:date="2026-04-14T10:54:00Z"/>
                <w:color w:val="000000"/>
                <w:sz w:val="20"/>
              </w:rPr>
            </w:pPr>
            <w:ins w:id="483" w:author="Anderson, Simon MR 1" w:date="2026-04-14T10:54:00Z">
              <w:r w:rsidRPr="009E6FC3">
                <w:rPr>
                  <w:color w:val="000000"/>
                  <w:sz w:val="20"/>
                </w:rPr>
                <w:lastRenderedPageBreak/>
                <w:t xml:space="preserve">All CDS </w:t>
              </w:r>
              <w:r w:rsidRPr="009E6FC3">
                <w:rPr>
                  <w:sz w:val="20"/>
                </w:rPr>
                <w:t>Above</w:t>
              </w:r>
              <w:r w:rsidRPr="009E6FC3">
                <w:rPr>
                  <w:color w:val="000000"/>
                  <w:sz w:val="20"/>
                </w:rPr>
                <w:t xml:space="preserve">-the-Line contractors </w:t>
              </w:r>
              <w:proofErr w:type="gramStart"/>
              <w:r w:rsidRPr="009E6FC3">
                <w:rPr>
                  <w:color w:val="000000"/>
                  <w:sz w:val="20"/>
                </w:rPr>
                <w:t>may be tasked</w:t>
              </w:r>
              <w:proofErr w:type="gramEnd"/>
              <w:r w:rsidRPr="009E6FC3">
                <w:rPr>
                  <w:color w:val="000000"/>
                  <w:sz w:val="20"/>
                </w:rPr>
                <w:t xml:space="preserve"> with assisting other CDS functional areas where the member’s skills and knowledge are relevant.</w:t>
              </w:r>
            </w:ins>
          </w:p>
          <w:p w14:paraId="084719E4" w14:textId="5C701E16" w:rsidR="00005EEA" w:rsidRPr="00812F83" w:rsidDel="004C5756" w:rsidRDefault="00005EEA" w:rsidP="00005EEA">
            <w:pPr>
              <w:pStyle w:val="NoSpacing"/>
              <w:rPr>
                <w:del w:id="484" w:author="Anderson, Simon MR 1" w:date="2026-04-14T10:54:00Z"/>
                <w:b/>
                <w:color w:val="000000"/>
                <w:sz w:val="20"/>
              </w:rPr>
            </w:pPr>
            <w:del w:id="485" w:author="Anderson, Simon MR 1" w:date="2026-04-14T10:54:00Z">
              <w:r w:rsidRPr="00812F83" w:rsidDel="004C5756">
                <w:rPr>
                  <w:b/>
                  <w:color w:val="000000"/>
                  <w:sz w:val="20"/>
                </w:rPr>
                <w:delText>Skills and Knowledge</w:delText>
              </w:r>
            </w:del>
          </w:p>
          <w:p w14:paraId="2AB8F0E8" w14:textId="13706823" w:rsidR="00005EEA" w:rsidRPr="00812F83" w:rsidDel="004C5756" w:rsidRDefault="00005EEA" w:rsidP="00005EEA">
            <w:pPr>
              <w:pStyle w:val="ListParagraph"/>
              <w:numPr>
                <w:ilvl w:val="0"/>
                <w:numId w:val="125"/>
              </w:numPr>
              <w:spacing w:line="240" w:lineRule="auto"/>
              <w:contextualSpacing/>
              <w:rPr>
                <w:del w:id="486" w:author="Anderson, Simon MR 1" w:date="2026-04-14T10:54:00Z"/>
                <w:color w:val="000000"/>
                <w:sz w:val="20"/>
              </w:rPr>
            </w:pPr>
            <w:del w:id="487" w:author="Anderson, Simon MR 1" w:date="2026-04-14T10:54:00Z">
              <w:r w:rsidDel="004C5756">
                <w:rPr>
                  <w:color w:val="000000"/>
                  <w:sz w:val="20"/>
                </w:rPr>
                <w:delText>xx</w:delText>
              </w:r>
            </w:del>
          </w:p>
          <w:p w14:paraId="13FECD26" w14:textId="751E1DFC" w:rsidR="00005EEA" w:rsidRPr="00812F83" w:rsidDel="004C5756" w:rsidRDefault="00005EEA" w:rsidP="00005EEA">
            <w:pPr>
              <w:pStyle w:val="ListParagraph"/>
              <w:numPr>
                <w:ilvl w:val="0"/>
                <w:numId w:val="125"/>
              </w:numPr>
              <w:spacing w:line="240" w:lineRule="auto"/>
              <w:contextualSpacing/>
              <w:rPr>
                <w:del w:id="488" w:author="Anderson, Simon MR 1" w:date="2026-04-14T10:54:00Z"/>
                <w:color w:val="000000"/>
                <w:sz w:val="20"/>
              </w:rPr>
            </w:pPr>
            <w:del w:id="489" w:author="Anderson, Simon MR 1" w:date="2026-04-14T10:54:00Z">
              <w:r w:rsidDel="004C5756">
                <w:rPr>
                  <w:color w:val="000000"/>
                  <w:sz w:val="20"/>
                </w:rPr>
                <w:delText>xx</w:delText>
              </w:r>
            </w:del>
          </w:p>
          <w:p w14:paraId="3110EE9E" w14:textId="55B494DD" w:rsidR="00005EEA" w:rsidRPr="00812F83" w:rsidDel="004C5756" w:rsidRDefault="00005EEA" w:rsidP="00005EEA">
            <w:pPr>
              <w:pStyle w:val="ListParagraph"/>
              <w:numPr>
                <w:ilvl w:val="0"/>
                <w:numId w:val="125"/>
              </w:numPr>
              <w:spacing w:line="240" w:lineRule="auto"/>
              <w:contextualSpacing/>
              <w:rPr>
                <w:del w:id="490" w:author="Anderson, Simon MR 1" w:date="2026-04-14T10:54:00Z"/>
                <w:color w:val="000000"/>
                <w:sz w:val="20"/>
              </w:rPr>
            </w:pPr>
            <w:del w:id="491" w:author="Anderson, Simon MR 1" w:date="2026-04-14T10:54:00Z">
              <w:r w:rsidDel="004C5756">
                <w:rPr>
                  <w:color w:val="000000"/>
                  <w:sz w:val="20"/>
                </w:rPr>
                <w:delText>xx</w:delText>
              </w:r>
            </w:del>
          </w:p>
          <w:p w14:paraId="719EE5A2" w14:textId="54F750ED" w:rsidR="00005EEA" w:rsidRPr="00812F83" w:rsidDel="004C5756" w:rsidRDefault="00005EEA" w:rsidP="00005EEA">
            <w:pPr>
              <w:pStyle w:val="ListParagraph"/>
              <w:numPr>
                <w:ilvl w:val="0"/>
                <w:numId w:val="125"/>
              </w:numPr>
              <w:spacing w:line="240" w:lineRule="auto"/>
              <w:contextualSpacing/>
              <w:rPr>
                <w:del w:id="492" w:author="Anderson, Simon MR 1" w:date="2026-04-14T10:54:00Z"/>
                <w:color w:val="000000"/>
                <w:sz w:val="20"/>
              </w:rPr>
            </w:pPr>
            <w:del w:id="493" w:author="Anderson, Simon MR 1" w:date="2026-04-14T10:54:00Z">
              <w:r w:rsidDel="004C5756">
                <w:rPr>
                  <w:color w:val="000000"/>
                  <w:sz w:val="20"/>
                </w:rPr>
                <w:delText>xx</w:delText>
              </w:r>
            </w:del>
          </w:p>
          <w:p w14:paraId="77DC6791" w14:textId="2EE87A73" w:rsidR="00005EEA" w:rsidRPr="00812F83" w:rsidDel="004C5756" w:rsidRDefault="00005EEA" w:rsidP="00005EEA">
            <w:pPr>
              <w:pStyle w:val="ListParagraph"/>
              <w:spacing w:line="240" w:lineRule="auto"/>
              <w:contextualSpacing/>
              <w:rPr>
                <w:del w:id="494" w:author="Anderson, Simon MR 1" w:date="2026-04-14T10:54:00Z"/>
                <w:color w:val="000000"/>
                <w:sz w:val="20"/>
              </w:rPr>
            </w:pPr>
          </w:p>
          <w:p w14:paraId="5D7E1F48" w14:textId="697C220D" w:rsidR="00005EEA" w:rsidRPr="00812F83" w:rsidDel="004C5756" w:rsidRDefault="00005EEA" w:rsidP="00005EEA">
            <w:pPr>
              <w:pStyle w:val="ListParagraph"/>
              <w:spacing w:line="240" w:lineRule="auto"/>
              <w:ind w:left="0"/>
              <w:contextualSpacing/>
              <w:rPr>
                <w:del w:id="495" w:author="Anderson, Simon MR 1" w:date="2026-04-14T10:54:00Z"/>
                <w:b/>
                <w:color w:val="000000"/>
                <w:sz w:val="20"/>
              </w:rPr>
            </w:pPr>
            <w:del w:id="496" w:author="Anderson, Simon MR 1" w:date="2026-04-14T10:54:00Z">
              <w:r w:rsidRPr="00812F83" w:rsidDel="004C5756">
                <w:rPr>
                  <w:b/>
                  <w:color w:val="000000"/>
                  <w:sz w:val="20"/>
                </w:rPr>
                <w:delText>Major Responsibilities:</w:delText>
              </w:r>
              <w:r w:rsidRPr="00812F83" w:rsidDel="004C5756">
                <w:rPr>
                  <w:b/>
                  <w:color w:val="000000"/>
                  <w:sz w:val="20"/>
                </w:rPr>
                <w:tab/>
              </w:r>
              <w:r w:rsidRPr="00812F83" w:rsidDel="004C5756">
                <w:rPr>
                  <w:b/>
                  <w:color w:val="000000"/>
                  <w:sz w:val="20"/>
                </w:rPr>
                <w:tab/>
              </w:r>
            </w:del>
          </w:p>
          <w:p w14:paraId="4A8305DE" w14:textId="793E1E41" w:rsidR="00005EEA" w:rsidRPr="00812F83" w:rsidDel="004C5756" w:rsidRDefault="00005EEA" w:rsidP="00005EEA">
            <w:pPr>
              <w:pStyle w:val="ListParagraph"/>
              <w:numPr>
                <w:ilvl w:val="0"/>
                <w:numId w:val="125"/>
              </w:numPr>
              <w:spacing w:line="240" w:lineRule="auto"/>
              <w:contextualSpacing/>
              <w:rPr>
                <w:del w:id="497" w:author="Anderson, Simon MR 1" w:date="2026-04-14T10:54:00Z"/>
                <w:color w:val="000000"/>
                <w:sz w:val="20"/>
              </w:rPr>
            </w:pPr>
            <w:del w:id="498" w:author="Anderson, Simon MR 1" w:date="2026-04-14T10:54:00Z">
              <w:r w:rsidDel="004C5756">
                <w:rPr>
                  <w:color w:val="000000"/>
                  <w:sz w:val="20"/>
                </w:rPr>
                <w:delText>xx</w:delText>
              </w:r>
            </w:del>
          </w:p>
          <w:p w14:paraId="1F84E107" w14:textId="42121E8D" w:rsidR="00005EEA" w:rsidRPr="00812F83" w:rsidDel="004C5756" w:rsidRDefault="00005EEA" w:rsidP="00005EEA">
            <w:pPr>
              <w:pStyle w:val="ListParagraph"/>
              <w:numPr>
                <w:ilvl w:val="0"/>
                <w:numId w:val="125"/>
              </w:numPr>
              <w:spacing w:line="240" w:lineRule="auto"/>
              <w:contextualSpacing/>
              <w:rPr>
                <w:del w:id="499" w:author="Anderson, Simon MR 1" w:date="2026-04-14T10:54:00Z"/>
                <w:color w:val="000000"/>
                <w:sz w:val="20"/>
              </w:rPr>
            </w:pPr>
            <w:del w:id="500" w:author="Anderson, Simon MR 1" w:date="2026-04-14T10:54:00Z">
              <w:r w:rsidDel="004C5756">
                <w:rPr>
                  <w:color w:val="000000"/>
                  <w:sz w:val="20"/>
                </w:rPr>
                <w:delText>xx</w:delText>
              </w:r>
            </w:del>
          </w:p>
          <w:p w14:paraId="47B9990B" w14:textId="264ABA7E" w:rsidR="00005EEA" w:rsidRPr="00812F83" w:rsidDel="004C5756" w:rsidRDefault="00005EEA" w:rsidP="00005EEA">
            <w:pPr>
              <w:pStyle w:val="ListParagraph"/>
              <w:numPr>
                <w:ilvl w:val="0"/>
                <w:numId w:val="125"/>
              </w:numPr>
              <w:spacing w:line="240" w:lineRule="auto"/>
              <w:contextualSpacing/>
              <w:rPr>
                <w:del w:id="501" w:author="Anderson, Simon MR 1" w:date="2026-04-14T10:54:00Z"/>
                <w:color w:val="000000"/>
                <w:sz w:val="20"/>
              </w:rPr>
            </w:pPr>
            <w:del w:id="502" w:author="Anderson, Simon MR 1" w:date="2026-04-14T10:54:00Z">
              <w:r w:rsidDel="004C5756">
                <w:rPr>
                  <w:color w:val="000000"/>
                  <w:sz w:val="20"/>
                </w:rPr>
                <w:delText>xx</w:delText>
              </w:r>
            </w:del>
          </w:p>
          <w:p w14:paraId="36310A1F" w14:textId="29F319AC" w:rsidR="00005EEA" w:rsidRPr="00812F83" w:rsidDel="004C5756" w:rsidRDefault="00005EEA" w:rsidP="00005EEA">
            <w:pPr>
              <w:pStyle w:val="ListParagraph"/>
              <w:numPr>
                <w:ilvl w:val="0"/>
                <w:numId w:val="125"/>
              </w:numPr>
              <w:spacing w:line="240" w:lineRule="auto"/>
              <w:contextualSpacing/>
              <w:rPr>
                <w:del w:id="503" w:author="Anderson, Simon MR 1" w:date="2026-04-14T10:54:00Z"/>
                <w:color w:val="000000"/>
                <w:sz w:val="20"/>
              </w:rPr>
            </w:pPr>
            <w:del w:id="504" w:author="Anderson, Simon MR 1" w:date="2026-04-14T10:54:00Z">
              <w:r w:rsidDel="004C5756">
                <w:rPr>
                  <w:color w:val="000000"/>
                  <w:sz w:val="20"/>
                </w:rPr>
                <w:delText>xx</w:delText>
              </w:r>
            </w:del>
          </w:p>
          <w:p w14:paraId="125E19E9" w14:textId="6E2C95ED" w:rsidR="00005EEA" w:rsidRPr="00812F83" w:rsidDel="004C5756" w:rsidRDefault="00005EEA" w:rsidP="00005EEA">
            <w:pPr>
              <w:pStyle w:val="ListParagraph"/>
              <w:spacing w:line="240" w:lineRule="auto"/>
              <w:ind w:left="1440"/>
              <w:contextualSpacing/>
              <w:rPr>
                <w:del w:id="505" w:author="Anderson, Simon MR 1" w:date="2026-04-14T10:54:00Z"/>
                <w:color w:val="000000"/>
                <w:sz w:val="20"/>
              </w:rPr>
            </w:pPr>
          </w:p>
          <w:p w14:paraId="3F14C088" w14:textId="437AE1EE" w:rsidR="00005EEA" w:rsidRPr="00812F83" w:rsidDel="004C5756" w:rsidRDefault="00005EEA" w:rsidP="00005EEA">
            <w:pPr>
              <w:pStyle w:val="ListParagraph"/>
              <w:spacing w:line="240" w:lineRule="auto"/>
              <w:ind w:left="0"/>
              <w:contextualSpacing/>
              <w:rPr>
                <w:del w:id="506" w:author="Anderson, Simon MR 1" w:date="2026-04-14T10:54:00Z"/>
                <w:b/>
                <w:color w:val="000000"/>
                <w:sz w:val="20"/>
              </w:rPr>
            </w:pPr>
            <w:del w:id="507" w:author="Anderson, Simon MR 1" w:date="2026-04-14T10:54:00Z">
              <w:r w:rsidRPr="00812F83" w:rsidDel="004C5756">
                <w:rPr>
                  <w:b/>
                  <w:color w:val="000000"/>
                  <w:sz w:val="20"/>
                </w:rPr>
                <w:delText>Secondary Responsibilities:</w:delText>
              </w:r>
            </w:del>
          </w:p>
          <w:p w14:paraId="1A2B06C9" w14:textId="40AEA6BE" w:rsidR="00005EEA" w:rsidRPr="00812F83" w:rsidDel="004C5756" w:rsidRDefault="00005EEA" w:rsidP="00005EEA">
            <w:pPr>
              <w:pStyle w:val="ListParagraph"/>
              <w:numPr>
                <w:ilvl w:val="0"/>
                <w:numId w:val="135"/>
              </w:numPr>
              <w:spacing w:line="240" w:lineRule="auto"/>
              <w:contextualSpacing/>
              <w:rPr>
                <w:del w:id="508" w:author="Anderson, Simon MR 1" w:date="2026-04-14T10:54:00Z"/>
                <w:color w:val="000000"/>
                <w:sz w:val="20"/>
              </w:rPr>
            </w:pPr>
            <w:del w:id="509" w:author="Anderson, Simon MR 1" w:date="2026-04-14T10:54:00Z">
              <w:r w:rsidRPr="00812F83" w:rsidDel="004C5756">
                <w:rPr>
                  <w:color w:val="000000"/>
                  <w:sz w:val="20"/>
                </w:rPr>
                <w:delText>All CDS Above-the-Line contractors may be tasked with assisting other CDS functional areas where the member’s skills and knowledge are relevant.</w:delText>
              </w:r>
            </w:del>
          </w:p>
          <w:p w14:paraId="7FB01DA4" w14:textId="77777777" w:rsidR="00005EEA" w:rsidRPr="009C5D49" w:rsidRDefault="00005EEA" w:rsidP="00005EEA">
            <w:pPr>
              <w:spacing w:line="240" w:lineRule="auto"/>
              <w:contextualSpacing/>
              <w:rPr>
                <w:color w:val="000000"/>
                <w:sz w:val="20"/>
              </w:rPr>
            </w:pPr>
          </w:p>
        </w:tc>
      </w:tr>
      <w:tr w:rsidR="00231FA2" w:rsidRPr="00FC1E35" w14:paraId="6FB16920" w14:textId="77777777" w:rsidTr="00920063">
        <w:trPr>
          <w:trHeight w:val="558"/>
        </w:trPr>
        <w:tc>
          <w:tcPr>
            <w:tcW w:w="1129" w:type="dxa"/>
            <w:tcBorders>
              <w:top w:val="single" w:sz="4" w:space="0" w:color="auto"/>
              <w:left w:val="single" w:sz="4" w:space="0" w:color="auto"/>
              <w:bottom w:val="single" w:sz="4" w:space="0" w:color="auto"/>
              <w:right w:val="single" w:sz="4" w:space="0" w:color="auto"/>
            </w:tcBorders>
          </w:tcPr>
          <w:p w14:paraId="72229B21" w14:textId="77777777" w:rsidR="00231FA2" w:rsidRPr="00B364E1" w:rsidRDefault="00231FA2" w:rsidP="00920063">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lastRenderedPageBreak/>
              <w:t>4</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A634D4" w14:textId="77777777" w:rsidR="00231FA2" w:rsidRPr="00B364E1" w:rsidRDefault="00231FA2" w:rsidP="00920063">
            <w:pPr>
              <w:spacing w:after="0" w:line="240" w:lineRule="auto"/>
              <w:rPr>
                <w:rFonts w:ascii="Arial" w:eastAsia="Times New Roman" w:hAnsi="Arial" w:cs="Arial"/>
                <w:b/>
                <w:color w:val="000000"/>
                <w:sz w:val="20"/>
                <w:szCs w:val="20"/>
                <w:lang w:eastAsia="en-AU"/>
              </w:rPr>
            </w:pPr>
            <w:r w:rsidRPr="00B364E1">
              <w:rPr>
                <w:rFonts w:ascii="Arial" w:eastAsia="Times New Roman" w:hAnsi="Arial" w:cs="Arial"/>
                <w:b/>
                <w:color w:val="000000"/>
                <w:sz w:val="20"/>
                <w:szCs w:val="20"/>
                <w:lang w:eastAsia="en-AU"/>
              </w:rPr>
              <w:t>Timeframe</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67457BF6" w14:textId="77777777" w:rsidR="00231FA2" w:rsidRPr="00B364E1" w:rsidRDefault="00231FA2" w:rsidP="00920063">
            <w:pPr>
              <w:spacing w:after="0" w:line="240" w:lineRule="auto"/>
              <w:rPr>
                <w:rFonts w:ascii="Arial" w:eastAsia="Times New Roman" w:hAnsi="Arial" w:cs="Arial"/>
                <w:color w:val="000000"/>
                <w:sz w:val="20"/>
                <w:szCs w:val="20"/>
                <w:lang w:eastAsia="en-AU"/>
              </w:rPr>
            </w:pPr>
            <w:r w:rsidRPr="00B364E1">
              <w:rPr>
                <w:rFonts w:ascii="Arial" w:eastAsia="Times New Roman" w:hAnsi="Arial" w:cs="Arial"/>
                <w:color w:val="000000"/>
                <w:sz w:val="20"/>
                <w:szCs w:val="20"/>
                <w:lang w:eastAsia="en-AU"/>
              </w:rPr>
              <w:t>The specific time and material are expected to be delivered in approximately Forty (40) hours per week</w:t>
            </w:r>
          </w:p>
        </w:tc>
      </w:tr>
      <w:tr w:rsidR="00231FA2" w:rsidRPr="00FC1E35" w14:paraId="7A2F4C3F" w14:textId="77777777" w:rsidTr="00920063">
        <w:trPr>
          <w:trHeight w:val="558"/>
        </w:trPr>
        <w:tc>
          <w:tcPr>
            <w:tcW w:w="1129" w:type="dxa"/>
            <w:tcBorders>
              <w:top w:val="single" w:sz="4" w:space="0" w:color="auto"/>
              <w:left w:val="single" w:sz="4" w:space="0" w:color="auto"/>
              <w:bottom w:val="single" w:sz="4" w:space="0" w:color="auto"/>
              <w:right w:val="single" w:sz="4" w:space="0" w:color="auto"/>
            </w:tcBorders>
          </w:tcPr>
          <w:p w14:paraId="041AEBE3" w14:textId="77777777" w:rsidR="00231FA2" w:rsidRPr="00B364E1" w:rsidRDefault="00231FA2" w:rsidP="00920063">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5</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D80F4D" w14:textId="77777777" w:rsidR="00231FA2" w:rsidRPr="00B364E1" w:rsidRDefault="00231FA2" w:rsidP="00920063">
            <w:pPr>
              <w:spacing w:after="0" w:line="240" w:lineRule="auto"/>
              <w:rPr>
                <w:rFonts w:ascii="Arial" w:eastAsia="Times New Roman" w:hAnsi="Arial" w:cs="Arial"/>
                <w:b/>
                <w:color w:val="000000"/>
                <w:sz w:val="20"/>
                <w:szCs w:val="20"/>
                <w:lang w:eastAsia="en-AU"/>
              </w:rPr>
            </w:pPr>
            <w:r w:rsidRPr="00B364E1">
              <w:rPr>
                <w:rFonts w:ascii="Arial" w:eastAsia="Times New Roman" w:hAnsi="Arial" w:cs="Arial"/>
                <w:b/>
                <w:color w:val="000000"/>
                <w:sz w:val="20"/>
                <w:szCs w:val="20"/>
                <w:lang w:eastAsia="en-AU"/>
              </w:rPr>
              <w:t>Location</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56CFBA6A" w14:textId="77777777" w:rsidR="00231FA2" w:rsidRPr="00B364E1" w:rsidRDefault="00231FA2" w:rsidP="00920063">
            <w:pPr>
              <w:spacing w:after="0" w:line="240" w:lineRule="auto"/>
              <w:rPr>
                <w:rFonts w:ascii="Arial" w:eastAsia="Times New Roman" w:hAnsi="Arial" w:cs="Arial"/>
                <w:color w:val="000000"/>
                <w:sz w:val="20"/>
                <w:szCs w:val="20"/>
                <w:lang w:eastAsia="en-AU"/>
              </w:rPr>
            </w:pPr>
            <w:r w:rsidRPr="00B364E1">
              <w:rPr>
                <w:rFonts w:ascii="Arial" w:eastAsia="Times New Roman" w:hAnsi="Arial" w:cs="Arial"/>
                <w:color w:val="000000"/>
                <w:sz w:val="20"/>
                <w:szCs w:val="20"/>
                <w:lang w:eastAsia="en-AU"/>
              </w:rPr>
              <w:t>The Service Provider’s Key Personnel will primarily perform the activities described above at Defence sites in Canberra, ACT.</w:t>
            </w:r>
          </w:p>
        </w:tc>
      </w:tr>
      <w:tr w:rsidR="00231FA2" w:rsidRPr="00FC1E35" w14:paraId="5C0E59CE" w14:textId="77777777" w:rsidTr="00920063">
        <w:trPr>
          <w:trHeight w:val="558"/>
        </w:trPr>
        <w:tc>
          <w:tcPr>
            <w:tcW w:w="1129" w:type="dxa"/>
            <w:tcBorders>
              <w:top w:val="single" w:sz="4" w:space="0" w:color="auto"/>
              <w:left w:val="single" w:sz="4" w:space="0" w:color="auto"/>
              <w:bottom w:val="single" w:sz="4" w:space="0" w:color="auto"/>
              <w:right w:val="single" w:sz="4" w:space="0" w:color="auto"/>
            </w:tcBorders>
          </w:tcPr>
          <w:p w14:paraId="038D01A1" w14:textId="77777777" w:rsidR="00231FA2" w:rsidRPr="00B364E1" w:rsidRDefault="00231FA2" w:rsidP="00920063">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6</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8430F7" w14:textId="77777777" w:rsidR="00231FA2" w:rsidRPr="00B364E1" w:rsidRDefault="00231FA2" w:rsidP="00920063">
            <w:pPr>
              <w:spacing w:after="0" w:line="240" w:lineRule="auto"/>
              <w:rPr>
                <w:rFonts w:ascii="Arial" w:eastAsia="Times New Roman" w:hAnsi="Arial" w:cs="Arial"/>
                <w:b/>
                <w:color w:val="000000"/>
                <w:sz w:val="20"/>
                <w:szCs w:val="20"/>
                <w:lang w:eastAsia="en-AU"/>
              </w:rPr>
            </w:pPr>
            <w:r w:rsidRPr="00B364E1">
              <w:rPr>
                <w:rFonts w:ascii="Arial" w:eastAsia="Times New Roman" w:hAnsi="Arial" w:cs="Arial"/>
                <w:b/>
                <w:color w:val="000000"/>
                <w:sz w:val="20"/>
                <w:szCs w:val="20"/>
                <w:lang w:eastAsia="en-AU"/>
              </w:rPr>
              <w:t>Security Clearance</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11574568" w14:textId="77777777" w:rsidR="00231FA2" w:rsidRPr="00B364E1" w:rsidRDefault="00231FA2" w:rsidP="00920063">
            <w:pPr>
              <w:spacing w:after="0" w:line="240" w:lineRule="auto"/>
              <w:rPr>
                <w:rFonts w:ascii="Arial" w:eastAsia="Times New Roman" w:hAnsi="Arial" w:cs="Arial"/>
                <w:color w:val="000000"/>
                <w:sz w:val="20"/>
                <w:szCs w:val="20"/>
                <w:lang w:eastAsia="en-AU"/>
              </w:rPr>
            </w:pPr>
            <w:r w:rsidRPr="00B364E1">
              <w:rPr>
                <w:rFonts w:ascii="Arial" w:eastAsia="Times New Roman" w:hAnsi="Arial" w:cs="Arial"/>
                <w:color w:val="000000"/>
                <w:sz w:val="20"/>
                <w:szCs w:val="20"/>
                <w:lang w:eastAsia="en-AU"/>
              </w:rPr>
              <w:t>Top Secret, Negative Vetting Level 2 (NV2)</w:t>
            </w:r>
          </w:p>
        </w:tc>
      </w:tr>
    </w:tbl>
    <w:p w14:paraId="3829DBE5" w14:textId="77777777" w:rsidR="007C07BC" w:rsidRDefault="007C07BC" w:rsidP="001449CD">
      <w:pPr>
        <w:pStyle w:val="Style5"/>
        <w:jc w:val="center"/>
        <w:textAlignment w:val="auto"/>
        <w:rPr>
          <w:sz w:val="30"/>
        </w:rPr>
      </w:pPr>
    </w:p>
    <w:p w14:paraId="60D0CE8F" w14:textId="77777777" w:rsidR="007C07BC" w:rsidRDefault="007C07BC">
      <w:pPr>
        <w:rPr>
          <w:rFonts w:ascii="Arial Bold" w:eastAsia="Times New Roman" w:hAnsi="Arial Bold" w:cs="Arial"/>
          <w:b/>
          <w:noProof/>
          <w:color w:val="D15120"/>
          <w:sz w:val="30"/>
          <w:szCs w:val="26"/>
        </w:rPr>
      </w:pPr>
      <w:r>
        <w:rPr>
          <w:sz w:val="30"/>
        </w:rPr>
        <w:br w:type="page"/>
      </w:r>
    </w:p>
    <w:p w14:paraId="49506EE5" w14:textId="38E5BEAD" w:rsidR="001449CD" w:rsidRDefault="001449CD" w:rsidP="001449CD">
      <w:pPr>
        <w:pStyle w:val="Style5"/>
        <w:jc w:val="center"/>
        <w:textAlignment w:val="auto"/>
        <w:rPr>
          <w:noProof w:val="0"/>
          <w:sz w:val="30"/>
          <w:lang w:eastAsia="en-AU"/>
        </w:rPr>
      </w:pPr>
      <w:r>
        <w:rPr>
          <w:noProof w:val="0"/>
          <w:sz w:val="30"/>
          <w:lang w:eastAsia="en-AU"/>
        </w:rPr>
        <w:lastRenderedPageBreak/>
        <w:t>Table 8</w:t>
      </w:r>
    </w:p>
    <w:tbl>
      <w:tblPr>
        <w:tblW w:w="15714" w:type="dxa"/>
        <w:tblLook w:val="04A0" w:firstRow="1" w:lastRow="0" w:firstColumn="1" w:lastColumn="0" w:noHBand="0" w:noVBand="1"/>
      </w:tblPr>
      <w:tblGrid>
        <w:gridCol w:w="972"/>
        <w:gridCol w:w="2661"/>
        <w:gridCol w:w="12742"/>
      </w:tblGrid>
      <w:tr w:rsidR="001449CD" w:rsidRPr="00FC1E35" w14:paraId="5FE7CE36" w14:textId="77777777" w:rsidTr="00920063">
        <w:trPr>
          <w:trHeight w:val="558"/>
        </w:trPr>
        <w:tc>
          <w:tcPr>
            <w:tcW w:w="1129" w:type="dxa"/>
            <w:tcBorders>
              <w:top w:val="single" w:sz="4" w:space="0" w:color="auto"/>
              <w:left w:val="single" w:sz="4" w:space="0" w:color="auto"/>
              <w:bottom w:val="single" w:sz="4" w:space="0" w:color="auto"/>
              <w:right w:val="single" w:sz="4" w:space="0" w:color="auto"/>
            </w:tcBorders>
          </w:tcPr>
          <w:p w14:paraId="2DBB25FA" w14:textId="77777777" w:rsidR="001449CD" w:rsidRPr="00176EC4" w:rsidRDefault="001449CD" w:rsidP="00920063">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Row Number</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ACB90A" w14:textId="77777777" w:rsidR="001449CD" w:rsidRPr="00176EC4" w:rsidRDefault="001449CD" w:rsidP="00920063">
            <w:pPr>
              <w:spacing w:after="0" w:line="240" w:lineRule="auto"/>
              <w:rPr>
                <w:rFonts w:ascii="Arial" w:eastAsia="Times New Roman" w:hAnsi="Arial" w:cs="Arial"/>
                <w:b/>
                <w:color w:val="000000"/>
                <w:sz w:val="20"/>
                <w:szCs w:val="20"/>
                <w:lang w:eastAsia="en-AU"/>
              </w:rPr>
            </w:pPr>
            <w:r w:rsidRPr="00176EC4">
              <w:rPr>
                <w:rFonts w:ascii="Arial" w:eastAsia="Times New Roman" w:hAnsi="Arial" w:cs="Arial"/>
                <w:b/>
                <w:color w:val="000000"/>
                <w:sz w:val="20"/>
                <w:szCs w:val="20"/>
                <w:lang w:eastAsia="en-AU"/>
              </w:rPr>
              <w:t>Role</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2043B0F1" w14:textId="22E60896" w:rsidR="001449CD" w:rsidRPr="00176EC4" w:rsidRDefault="00005EEA" w:rsidP="00920063">
            <w:pPr>
              <w:spacing w:after="0" w:line="240" w:lineRule="auto"/>
              <w:rPr>
                <w:rFonts w:ascii="Arial" w:eastAsia="Times New Roman" w:hAnsi="Arial" w:cs="Arial"/>
                <w:color w:val="000000"/>
                <w:sz w:val="20"/>
                <w:szCs w:val="20"/>
                <w:lang w:eastAsia="en-AU"/>
              </w:rPr>
            </w:pPr>
            <w:ins w:id="510" w:author="Anderson, Simon MR 1" w:date="2026-04-14T10:56:00Z">
              <w:r>
                <w:rPr>
                  <w:rFonts w:ascii="Arial" w:eastAsia="Times New Roman" w:hAnsi="Arial" w:cs="Arial"/>
                  <w:color w:val="000000"/>
                  <w:sz w:val="20"/>
                  <w:szCs w:val="20"/>
                  <w:lang w:eastAsia="en-AU"/>
                </w:rPr>
                <w:t>ICT Infrastructure</w:t>
              </w:r>
            </w:ins>
            <w:del w:id="511" w:author="Anderson, Simon MR 1" w:date="2026-04-14T10:56:00Z">
              <w:r w:rsidR="001449CD" w:rsidDel="00005EEA">
                <w:rPr>
                  <w:rFonts w:ascii="Arial" w:eastAsia="Times New Roman" w:hAnsi="Arial" w:cs="Arial"/>
                  <w:color w:val="000000"/>
                  <w:sz w:val="20"/>
                  <w:szCs w:val="20"/>
                  <w:lang w:eastAsia="en-AU"/>
                </w:rPr>
                <w:delText>TBC</w:delText>
              </w:r>
            </w:del>
          </w:p>
        </w:tc>
      </w:tr>
      <w:tr w:rsidR="001449CD" w:rsidRPr="00FC1E35" w14:paraId="0626C75C" w14:textId="77777777" w:rsidTr="00920063">
        <w:trPr>
          <w:trHeight w:val="558"/>
        </w:trPr>
        <w:tc>
          <w:tcPr>
            <w:tcW w:w="1129" w:type="dxa"/>
            <w:tcBorders>
              <w:top w:val="single" w:sz="4" w:space="0" w:color="auto"/>
              <w:left w:val="single" w:sz="4" w:space="0" w:color="auto"/>
              <w:bottom w:val="single" w:sz="4" w:space="0" w:color="auto"/>
              <w:right w:val="single" w:sz="4" w:space="0" w:color="auto"/>
            </w:tcBorders>
          </w:tcPr>
          <w:p w14:paraId="5ADEE474" w14:textId="77777777" w:rsidR="001449CD" w:rsidRPr="00176EC4" w:rsidRDefault="001449CD" w:rsidP="00920063">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1</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EF1321" w14:textId="77777777" w:rsidR="001449CD" w:rsidRPr="00176EC4" w:rsidRDefault="001449CD" w:rsidP="00920063">
            <w:pPr>
              <w:spacing w:after="0" w:line="240" w:lineRule="auto"/>
              <w:rPr>
                <w:rFonts w:ascii="Arial" w:eastAsia="Times New Roman" w:hAnsi="Arial" w:cs="Arial"/>
                <w:b/>
                <w:color w:val="000000"/>
                <w:sz w:val="20"/>
                <w:szCs w:val="20"/>
                <w:lang w:eastAsia="en-AU"/>
              </w:rPr>
            </w:pPr>
            <w:r w:rsidRPr="00176EC4">
              <w:rPr>
                <w:rFonts w:ascii="Arial" w:eastAsia="Times New Roman" w:hAnsi="Arial" w:cs="Arial"/>
                <w:b/>
                <w:color w:val="000000"/>
                <w:sz w:val="20"/>
                <w:szCs w:val="20"/>
                <w:lang w:eastAsia="en-AU"/>
              </w:rPr>
              <w:t>SFIA</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75BD9C6C" w14:textId="77777777" w:rsidR="001449CD" w:rsidRPr="00176EC4" w:rsidRDefault="001449CD" w:rsidP="00920063">
            <w:pPr>
              <w:spacing w:after="0" w:line="240" w:lineRule="auto"/>
              <w:rPr>
                <w:rFonts w:ascii="Arial" w:eastAsia="Times New Roman" w:hAnsi="Arial" w:cs="Arial"/>
                <w:color w:val="000000"/>
                <w:sz w:val="20"/>
                <w:szCs w:val="20"/>
                <w:lang w:eastAsia="en-AU"/>
              </w:rPr>
            </w:pPr>
            <w:r w:rsidRPr="00176EC4">
              <w:rPr>
                <w:rFonts w:ascii="Arial" w:eastAsia="Times New Roman" w:hAnsi="Arial" w:cs="Arial"/>
                <w:color w:val="000000"/>
                <w:sz w:val="20"/>
                <w:szCs w:val="20"/>
                <w:lang w:eastAsia="en-AU"/>
              </w:rPr>
              <w:t>Specialist Advice (TECH)</w:t>
            </w:r>
          </w:p>
        </w:tc>
      </w:tr>
      <w:tr w:rsidR="001449CD" w:rsidRPr="00FC1E35" w14:paraId="01425E74" w14:textId="77777777" w:rsidTr="00920063">
        <w:trPr>
          <w:trHeight w:val="558"/>
        </w:trPr>
        <w:tc>
          <w:tcPr>
            <w:tcW w:w="1129" w:type="dxa"/>
            <w:tcBorders>
              <w:top w:val="single" w:sz="4" w:space="0" w:color="auto"/>
              <w:left w:val="single" w:sz="4" w:space="0" w:color="auto"/>
              <w:bottom w:val="single" w:sz="4" w:space="0" w:color="auto"/>
              <w:right w:val="single" w:sz="4" w:space="0" w:color="auto"/>
            </w:tcBorders>
          </w:tcPr>
          <w:p w14:paraId="18BACC19" w14:textId="77777777" w:rsidR="001449CD" w:rsidRPr="00176EC4" w:rsidRDefault="001449CD" w:rsidP="00920063">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2</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348CFC" w14:textId="77777777" w:rsidR="001449CD" w:rsidRPr="00176EC4" w:rsidRDefault="001449CD" w:rsidP="00920063">
            <w:pPr>
              <w:spacing w:after="0" w:line="240" w:lineRule="auto"/>
              <w:rPr>
                <w:rFonts w:ascii="Arial" w:eastAsia="Times New Roman" w:hAnsi="Arial" w:cs="Arial"/>
                <w:b/>
                <w:color w:val="000000"/>
                <w:sz w:val="20"/>
                <w:szCs w:val="20"/>
                <w:lang w:eastAsia="en-AU"/>
              </w:rPr>
            </w:pPr>
            <w:r w:rsidRPr="00176EC4">
              <w:rPr>
                <w:rFonts w:ascii="Arial" w:eastAsia="Times New Roman" w:hAnsi="Arial" w:cs="Arial"/>
                <w:b/>
                <w:color w:val="000000"/>
                <w:sz w:val="20"/>
                <w:szCs w:val="20"/>
                <w:lang w:eastAsia="en-AU"/>
              </w:rPr>
              <w:t>Level and No or role/s required</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68117856" w14:textId="26375296" w:rsidR="001449CD" w:rsidRPr="00176EC4" w:rsidRDefault="001449CD">
            <w:pPr>
              <w:spacing w:after="0" w:line="240" w:lineRule="auto"/>
              <w:rPr>
                <w:rFonts w:ascii="Arial" w:eastAsia="Times New Roman" w:hAnsi="Arial" w:cs="Arial"/>
                <w:color w:val="000000"/>
                <w:sz w:val="20"/>
                <w:szCs w:val="20"/>
                <w:lang w:eastAsia="en-AU"/>
              </w:rPr>
            </w:pPr>
            <w:r>
              <w:rPr>
                <w:rFonts w:ascii="Arial" w:eastAsia="Times New Roman" w:hAnsi="Arial" w:cs="Arial"/>
                <w:b/>
                <w:color w:val="000000"/>
                <w:sz w:val="20"/>
                <w:szCs w:val="20"/>
                <w:lang w:eastAsia="en-AU"/>
              </w:rPr>
              <w:t xml:space="preserve">Six </w:t>
            </w:r>
            <w:r w:rsidRPr="00E533F6">
              <w:rPr>
                <w:rFonts w:ascii="Arial" w:eastAsia="Times New Roman" w:hAnsi="Arial" w:cs="Arial"/>
                <w:b/>
                <w:color w:val="000000"/>
                <w:sz w:val="20"/>
                <w:szCs w:val="20"/>
                <w:lang w:eastAsia="en-AU"/>
              </w:rPr>
              <w:t>(</w:t>
            </w:r>
            <w:r>
              <w:rPr>
                <w:rFonts w:ascii="Arial" w:eastAsia="Times New Roman" w:hAnsi="Arial" w:cs="Arial"/>
                <w:b/>
                <w:color w:val="000000"/>
                <w:sz w:val="20"/>
                <w:szCs w:val="20"/>
                <w:lang w:eastAsia="en-AU"/>
              </w:rPr>
              <w:t>6</w:t>
            </w:r>
            <w:r w:rsidRPr="00E533F6">
              <w:rPr>
                <w:rFonts w:ascii="Arial" w:eastAsia="Times New Roman" w:hAnsi="Arial" w:cs="Arial"/>
                <w:b/>
                <w:color w:val="000000"/>
                <w:sz w:val="20"/>
                <w:szCs w:val="20"/>
                <w:lang w:eastAsia="en-AU"/>
              </w:rPr>
              <w:t>)</w:t>
            </w:r>
            <w:r w:rsidRPr="00176EC4">
              <w:rPr>
                <w:rFonts w:ascii="Arial" w:eastAsia="Times New Roman" w:hAnsi="Arial" w:cs="Arial"/>
                <w:color w:val="000000"/>
                <w:sz w:val="20"/>
                <w:szCs w:val="20"/>
                <w:lang w:eastAsia="en-AU"/>
              </w:rPr>
              <w:t xml:space="preserve"> TECH Level </w:t>
            </w:r>
            <w:ins w:id="512" w:author="Anderson, Simon MR 1" w:date="2026-04-14T10:56:00Z">
              <w:r w:rsidR="00005EEA">
                <w:rPr>
                  <w:rFonts w:ascii="Arial" w:eastAsia="Times New Roman" w:hAnsi="Arial" w:cs="Arial"/>
                  <w:color w:val="000000"/>
                  <w:sz w:val="20"/>
                  <w:szCs w:val="20"/>
                  <w:lang w:eastAsia="en-AU"/>
                </w:rPr>
                <w:t>4</w:t>
              </w:r>
            </w:ins>
            <w:del w:id="513" w:author="Anderson, Simon MR 1" w:date="2026-04-14T10:56:00Z">
              <w:r w:rsidRPr="00176EC4" w:rsidDel="00005EEA">
                <w:rPr>
                  <w:rFonts w:ascii="Arial" w:eastAsia="Times New Roman" w:hAnsi="Arial" w:cs="Arial"/>
                  <w:color w:val="000000"/>
                  <w:sz w:val="20"/>
                  <w:szCs w:val="20"/>
                  <w:lang w:eastAsia="en-AU"/>
                </w:rPr>
                <w:delText>5</w:delText>
              </w:r>
            </w:del>
          </w:p>
        </w:tc>
      </w:tr>
      <w:tr w:rsidR="00005EEA" w:rsidRPr="00FC1E35" w14:paraId="58B867D1" w14:textId="77777777" w:rsidTr="00920063">
        <w:trPr>
          <w:trHeight w:val="558"/>
        </w:trPr>
        <w:tc>
          <w:tcPr>
            <w:tcW w:w="1129" w:type="dxa"/>
            <w:tcBorders>
              <w:top w:val="single" w:sz="4" w:space="0" w:color="auto"/>
              <w:left w:val="single" w:sz="4" w:space="0" w:color="auto"/>
              <w:bottom w:val="single" w:sz="4" w:space="0" w:color="auto"/>
              <w:right w:val="single" w:sz="4" w:space="0" w:color="auto"/>
            </w:tcBorders>
          </w:tcPr>
          <w:p w14:paraId="6A2E2822" w14:textId="02E80EB8" w:rsidR="00005EEA" w:rsidRPr="00176EC4" w:rsidRDefault="00005EEA" w:rsidP="00005EEA">
            <w:pPr>
              <w:spacing w:after="0" w:line="240" w:lineRule="auto"/>
              <w:jc w:val="center"/>
              <w:rPr>
                <w:rFonts w:ascii="Arial" w:eastAsia="Times New Roman" w:hAnsi="Arial" w:cs="Arial"/>
                <w:b/>
                <w:color w:val="000000"/>
                <w:sz w:val="20"/>
                <w:szCs w:val="20"/>
                <w:lang w:eastAsia="en-AU"/>
              </w:rPr>
            </w:pPr>
            <w:ins w:id="514" w:author="Anderson, Simon MR 1" w:date="2026-04-14T10:56:00Z">
              <w:r>
                <w:rPr>
                  <w:rFonts w:ascii="Arial" w:eastAsia="Times New Roman" w:hAnsi="Arial" w:cs="Arial"/>
                  <w:b/>
                  <w:color w:val="000000"/>
                  <w:sz w:val="20"/>
                  <w:szCs w:val="20"/>
                  <w:lang w:eastAsia="en-AU"/>
                </w:rPr>
                <w:t>3</w:t>
              </w:r>
            </w:ins>
            <w:del w:id="515" w:author="Anderson, Simon MR 1" w:date="2026-04-14T10:56:00Z">
              <w:r w:rsidDel="00BD71C2">
                <w:rPr>
                  <w:rFonts w:ascii="Arial" w:eastAsia="Times New Roman" w:hAnsi="Arial" w:cs="Arial"/>
                  <w:b/>
                  <w:color w:val="000000"/>
                  <w:sz w:val="20"/>
                  <w:szCs w:val="20"/>
                  <w:lang w:eastAsia="en-AU"/>
                </w:rPr>
                <w:delText>3</w:delText>
              </w:r>
            </w:del>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C68FB3" w14:textId="7D856008" w:rsidR="00005EEA" w:rsidRPr="00176EC4" w:rsidRDefault="00005EEA" w:rsidP="00005EEA">
            <w:pPr>
              <w:spacing w:after="0" w:line="240" w:lineRule="auto"/>
              <w:rPr>
                <w:rFonts w:ascii="Arial" w:eastAsia="Times New Roman" w:hAnsi="Arial" w:cs="Arial"/>
                <w:b/>
                <w:color w:val="000000"/>
                <w:sz w:val="20"/>
                <w:szCs w:val="20"/>
                <w:lang w:eastAsia="en-AU"/>
              </w:rPr>
            </w:pPr>
            <w:ins w:id="516" w:author="Anderson, Simon MR 1" w:date="2026-04-14T10:56:00Z">
              <w:r w:rsidRPr="00176EC4">
                <w:rPr>
                  <w:rFonts w:ascii="Arial" w:eastAsia="Times New Roman" w:hAnsi="Arial" w:cs="Arial"/>
                  <w:b/>
                  <w:color w:val="000000"/>
                  <w:sz w:val="20"/>
                  <w:szCs w:val="20"/>
                  <w:lang w:eastAsia="en-AU"/>
                </w:rPr>
                <w:t>Requirement</w:t>
              </w:r>
            </w:ins>
            <w:del w:id="517" w:author="Anderson, Simon MR 1" w:date="2026-04-14T10:56:00Z">
              <w:r w:rsidRPr="00176EC4" w:rsidDel="00BD71C2">
                <w:rPr>
                  <w:rFonts w:ascii="Arial" w:eastAsia="Times New Roman" w:hAnsi="Arial" w:cs="Arial"/>
                  <w:b/>
                  <w:color w:val="000000"/>
                  <w:sz w:val="20"/>
                  <w:szCs w:val="20"/>
                  <w:lang w:eastAsia="en-AU"/>
                </w:rPr>
                <w:delText>Requirement</w:delText>
              </w:r>
            </w:del>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25DA33B9" w14:textId="77777777" w:rsidR="00005EEA" w:rsidRPr="00AD4275" w:rsidRDefault="00005EEA" w:rsidP="00005EEA">
            <w:pPr>
              <w:pStyle w:val="NoSpacing"/>
              <w:rPr>
                <w:ins w:id="518" w:author="Anderson, Simon MR 1" w:date="2026-04-14T10:56:00Z"/>
                <w:color w:val="000000"/>
                <w:sz w:val="20"/>
              </w:rPr>
            </w:pPr>
            <w:ins w:id="519" w:author="Anderson, Simon MR 1" w:date="2026-04-14T10:56:00Z">
              <w:r w:rsidRPr="00AD4275">
                <w:rPr>
                  <w:b/>
                  <w:color w:val="000000"/>
                  <w:sz w:val="20"/>
                </w:rPr>
                <w:t>OP 1 (1 position)</w:t>
              </w:r>
              <w:r w:rsidRPr="00AD4275">
                <w:rPr>
                  <w:color w:val="000000"/>
                  <w:sz w:val="20"/>
                </w:rPr>
                <w:t xml:space="preserve"> </w:t>
              </w:r>
            </w:ins>
          </w:p>
          <w:p w14:paraId="3EFEFEC6" w14:textId="77777777" w:rsidR="00005EEA" w:rsidRPr="00AD4275" w:rsidRDefault="00005EEA" w:rsidP="00005EEA">
            <w:pPr>
              <w:pStyle w:val="NoSpacing"/>
              <w:spacing w:before="120" w:after="120"/>
              <w:ind w:left="177"/>
              <w:rPr>
                <w:ins w:id="520" w:author="Anderson, Simon MR 1" w:date="2026-04-14T10:56:00Z"/>
                <w:color w:val="000000"/>
                <w:sz w:val="20"/>
              </w:rPr>
            </w:pPr>
            <w:ins w:id="521" w:author="Anderson, Simon MR 1" w:date="2026-04-14T10:56:00Z">
              <w:r w:rsidRPr="00AD4275">
                <w:rPr>
                  <w:b/>
                  <w:color w:val="000000"/>
                  <w:sz w:val="20"/>
                </w:rPr>
                <w:t>Description</w:t>
              </w:r>
              <w:r w:rsidRPr="00AD4275">
                <w:rPr>
                  <w:color w:val="000000"/>
                  <w:sz w:val="20"/>
                </w:rPr>
                <w:t xml:space="preserve">:  </w:t>
              </w:r>
            </w:ins>
          </w:p>
          <w:p w14:paraId="5780BF1B" w14:textId="77777777" w:rsidR="00005EEA" w:rsidRPr="009D4A31" w:rsidRDefault="00005EEA" w:rsidP="00005EEA">
            <w:pPr>
              <w:pStyle w:val="NoSpacing"/>
              <w:spacing w:before="120" w:after="120"/>
              <w:ind w:left="177"/>
              <w:rPr>
                <w:ins w:id="522" w:author="Anderson, Simon MR 1" w:date="2026-04-14T10:56:00Z"/>
                <w:sz w:val="20"/>
              </w:rPr>
            </w:pPr>
            <w:ins w:id="523" w:author="Anderson, Simon MR 1" w:date="2026-04-14T10:56:00Z">
              <w:r w:rsidRPr="002400AD">
                <w:rPr>
                  <w:color w:val="000000"/>
                  <w:sz w:val="20"/>
                </w:rPr>
                <w:t xml:space="preserve">The </w:t>
              </w:r>
              <w:r w:rsidRPr="00443AE6">
                <w:rPr>
                  <w:b/>
                  <w:color w:val="000000"/>
                  <w:sz w:val="22"/>
                  <w:szCs w:val="22"/>
                </w:rPr>
                <w:t>Infrastructure Operations</w:t>
              </w:r>
              <w:r w:rsidRPr="002400AD">
                <w:rPr>
                  <w:b/>
                  <w:color w:val="000000"/>
                  <w:sz w:val="20"/>
                </w:rPr>
                <w:t xml:space="preserve"> </w:t>
              </w:r>
              <w:r w:rsidRPr="00443AE6">
                <w:rPr>
                  <w:color w:val="000000"/>
                  <w:sz w:val="20"/>
                </w:rPr>
                <w:t>position</w:t>
              </w:r>
              <w:r w:rsidRPr="002400AD">
                <w:rPr>
                  <w:color w:val="000000"/>
                  <w:sz w:val="20"/>
                </w:rPr>
                <w:t xml:space="preserve"> will be responsible for p</w:t>
              </w:r>
              <w:r w:rsidRPr="002400AD">
                <w:rPr>
                  <w:sz w:val="20"/>
                  <w:shd w:val="clear" w:color="auto" w:fill="FFFFFF"/>
                </w:rPr>
                <w:t>rovisioning, deploying, configuring, operating and optimising technology infrastructure across physical, virtual and cloud-based environments.</w:t>
              </w:r>
              <w:r w:rsidRPr="002400AD">
                <w:rPr>
                  <w:sz w:val="20"/>
                </w:rPr>
                <w:t xml:space="preserve"> Perform diverse complex activities, support and guide others, delegate tasks when appropriate, works autonomously under general direction, and contribute expertise to deliver team objectives.</w:t>
              </w:r>
            </w:ins>
          </w:p>
          <w:p w14:paraId="01304C19" w14:textId="77777777" w:rsidR="00005EEA" w:rsidRPr="002400AD" w:rsidRDefault="00005EEA" w:rsidP="00005EEA">
            <w:pPr>
              <w:pStyle w:val="NoSpacing"/>
              <w:spacing w:before="120" w:after="120"/>
              <w:ind w:left="177"/>
              <w:rPr>
                <w:ins w:id="524" w:author="Anderson, Simon MR 1" w:date="2026-04-14T10:56:00Z"/>
                <w:b/>
                <w:color w:val="000000"/>
                <w:sz w:val="20"/>
              </w:rPr>
            </w:pPr>
            <w:ins w:id="525" w:author="Anderson, Simon MR 1" w:date="2026-04-14T10:56:00Z">
              <w:r w:rsidRPr="002400AD">
                <w:rPr>
                  <w:b/>
                  <w:color w:val="000000"/>
                  <w:sz w:val="20"/>
                </w:rPr>
                <w:t>Skills and Knowledge</w:t>
              </w:r>
            </w:ins>
          </w:p>
          <w:p w14:paraId="34E41407" w14:textId="77777777" w:rsidR="00005EEA" w:rsidRPr="00B57C0D" w:rsidRDefault="00005EEA" w:rsidP="00005EEA">
            <w:pPr>
              <w:pStyle w:val="ListParagraph"/>
              <w:numPr>
                <w:ilvl w:val="0"/>
                <w:numId w:val="125"/>
              </w:numPr>
              <w:spacing w:line="240" w:lineRule="auto"/>
              <w:contextualSpacing/>
              <w:rPr>
                <w:ins w:id="526" w:author="Anderson, Simon MR 1" w:date="2026-04-14T10:56:00Z"/>
                <w:color w:val="000000"/>
                <w:sz w:val="20"/>
              </w:rPr>
            </w:pPr>
            <w:ins w:id="527" w:author="Anderson, Simon MR 1" w:date="2026-04-14T10:56:00Z">
              <w:r w:rsidRPr="00B57C0D">
                <w:rPr>
                  <w:color w:val="000000"/>
                  <w:sz w:val="20"/>
                </w:rPr>
                <w:t>Bachelor Degree or higher in IT (Major or Minor) with 3-5 year experience in the last 10 years are recommended</w:t>
              </w:r>
            </w:ins>
          </w:p>
          <w:p w14:paraId="2CE12C2F" w14:textId="77777777" w:rsidR="00005EEA" w:rsidRPr="003D7013" w:rsidRDefault="00005EEA" w:rsidP="00005EEA">
            <w:pPr>
              <w:pStyle w:val="ListParagraph"/>
              <w:numPr>
                <w:ilvl w:val="0"/>
                <w:numId w:val="125"/>
              </w:numPr>
              <w:spacing w:line="240" w:lineRule="auto"/>
              <w:contextualSpacing/>
              <w:rPr>
                <w:ins w:id="528" w:author="Anderson, Simon MR 1" w:date="2026-04-14T10:56:00Z"/>
                <w:color w:val="000000"/>
                <w:sz w:val="20"/>
              </w:rPr>
            </w:pPr>
            <w:ins w:id="529" w:author="Anderson, Simon MR 1" w:date="2026-04-14T10:56:00Z">
              <w:r w:rsidRPr="003D7013">
                <w:rPr>
                  <w:color w:val="000000"/>
                  <w:sz w:val="20"/>
                </w:rPr>
                <w:t xml:space="preserve">Experience with </w:t>
              </w:r>
              <w:proofErr w:type="spellStart"/>
              <w:r w:rsidRPr="003D7013">
                <w:rPr>
                  <w:color w:val="000000"/>
                  <w:sz w:val="20"/>
                </w:rPr>
                <w:t>Nutanix</w:t>
              </w:r>
              <w:proofErr w:type="spellEnd"/>
              <w:r w:rsidRPr="003D7013">
                <w:rPr>
                  <w:color w:val="000000"/>
                  <w:sz w:val="20"/>
                </w:rPr>
                <w:t xml:space="preserve"> Cloud Infrastructure (NCI) is preferred</w:t>
              </w:r>
            </w:ins>
          </w:p>
          <w:p w14:paraId="5568CBAC" w14:textId="77777777" w:rsidR="00005EEA" w:rsidRPr="003D7013" w:rsidRDefault="00005EEA" w:rsidP="00005EEA">
            <w:pPr>
              <w:pStyle w:val="ListParagraph"/>
              <w:numPr>
                <w:ilvl w:val="0"/>
                <w:numId w:val="125"/>
              </w:numPr>
              <w:spacing w:line="240" w:lineRule="auto"/>
              <w:contextualSpacing/>
              <w:rPr>
                <w:ins w:id="530" w:author="Anderson, Simon MR 1" w:date="2026-04-14T10:56:00Z"/>
                <w:color w:val="000000"/>
                <w:sz w:val="20"/>
              </w:rPr>
            </w:pPr>
            <w:ins w:id="531" w:author="Anderson, Simon MR 1" w:date="2026-04-14T10:56:00Z">
              <w:r w:rsidRPr="003D7013">
                <w:rPr>
                  <w:color w:val="000000"/>
                  <w:sz w:val="20"/>
                </w:rPr>
                <w:t>Experience with Linux and Windows OS is preferred</w:t>
              </w:r>
            </w:ins>
          </w:p>
          <w:p w14:paraId="305A5758" w14:textId="77777777" w:rsidR="00005EEA" w:rsidRPr="003D7013" w:rsidRDefault="00005EEA" w:rsidP="00005EEA">
            <w:pPr>
              <w:pStyle w:val="ListParagraph"/>
              <w:numPr>
                <w:ilvl w:val="0"/>
                <w:numId w:val="125"/>
              </w:numPr>
              <w:spacing w:line="240" w:lineRule="auto"/>
              <w:contextualSpacing/>
              <w:rPr>
                <w:ins w:id="532" w:author="Anderson, Simon MR 1" w:date="2026-04-14T10:56:00Z"/>
                <w:color w:val="000000"/>
                <w:sz w:val="20"/>
              </w:rPr>
            </w:pPr>
            <w:ins w:id="533" w:author="Anderson, Simon MR 1" w:date="2026-04-14T10:56:00Z">
              <w:r w:rsidRPr="003D7013">
                <w:rPr>
                  <w:color w:val="000000"/>
                  <w:sz w:val="20"/>
                </w:rPr>
                <w:t>Experience with Linux and Windows Server OS is preferred</w:t>
              </w:r>
            </w:ins>
          </w:p>
          <w:p w14:paraId="14D5A2A3" w14:textId="77777777" w:rsidR="00005EEA" w:rsidRPr="003D7013" w:rsidRDefault="00005EEA" w:rsidP="00005EEA">
            <w:pPr>
              <w:pStyle w:val="ListParagraph"/>
              <w:numPr>
                <w:ilvl w:val="0"/>
                <w:numId w:val="125"/>
              </w:numPr>
              <w:spacing w:line="240" w:lineRule="auto"/>
              <w:contextualSpacing/>
              <w:rPr>
                <w:ins w:id="534" w:author="Anderson, Simon MR 1" w:date="2026-04-14T10:56:00Z"/>
                <w:color w:val="000000"/>
                <w:sz w:val="20"/>
              </w:rPr>
            </w:pPr>
            <w:ins w:id="535" w:author="Anderson, Simon MR 1" w:date="2026-04-14T10:56:00Z">
              <w:r w:rsidRPr="003D7013">
                <w:rPr>
                  <w:color w:val="000000"/>
                  <w:sz w:val="20"/>
                </w:rPr>
                <w:t>Experience with virtual and physical servers is preferred</w:t>
              </w:r>
            </w:ins>
          </w:p>
          <w:p w14:paraId="62CD0E9F" w14:textId="77777777" w:rsidR="00005EEA" w:rsidRPr="003D7013" w:rsidRDefault="00005EEA" w:rsidP="00005EEA">
            <w:pPr>
              <w:pStyle w:val="ListParagraph"/>
              <w:numPr>
                <w:ilvl w:val="0"/>
                <w:numId w:val="125"/>
              </w:numPr>
              <w:spacing w:line="240" w:lineRule="auto"/>
              <w:contextualSpacing/>
              <w:rPr>
                <w:ins w:id="536" w:author="Anderson, Simon MR 1" w:date="2026-04-14T10:56:00Z"/>
                <w:color w:val="000000"/>
                <w:sz w:val="20"/>
              </w:rPr>
            </w:pPr>
            <w:ins w:id="537" w:author="Anderson, Simon MR 1" w:date="2026-04-14T10:56:00Z">
              <w:r w:rsidRPr="003D7013">
                <w:rPr>
                  <w:color w:val="000000"/>
                  <w:sz w:val="20"/>
                </w:rPr>
                <w:t>Experience with Active Directory and Linux Identity/ Policy/ Authorisation (IPA) is preferred</w:t>
              </w:r>
            </w:ins>
          </w:p>
          <w:p w14:paraId="6FB6C792" w14:textId="77777777" w:rsidR="00005EEA" w:rsidRPr="003D7013" w:rsidRDefault="00005EEA" w:rsidP="00005EEA">
            <w:pPr>
              <w:pStyle w:val="ListParagraph"/>
              <w:numPr>
                <w:ilvl w:val="0"/>
                <w:numId w:val="125"/>
              </w:numPr>
              <w:spacing w:line="240" w:lineRule="auto"/>
              <w:contextualSpacing/>
              <w:rPr>
                <w:ins w:id="538" w:author="Anderson, Simon MR 1" w:date="2026-04-14T10:56:00Z"/>
                <w:color w:val="000000"/>
                <w:sz w:val="20"/>
              </w:rPr>
            </w:pPr>
            <w:ins w:id="539" w:author="Anderson, Simon MR 1" w:date="2026-04-14T10:56:00Z">
              <w:r w:rsidRPr="003D7013">
                <w:rPr>
                  <w:color w:val="000000"/>
                  <w:sz w:val="20"/>
                </w:rPr>
                <w:t>Experience with PowerShell is preferred</w:t>
              </w:r>
            </w:ins>
          </w:p>
          <w:p w14:paraId="521315C3" w14:textId="77777777" w:rsidR="00005EEA" w:rsidRPr="00AD4275" w:rsidRDefault="00005EEA" w:rsidP="00005EEA">
            <w:pPr>
              <w:pStyle w:val="NoSpacing"/>
              <w:spacing w:before="120" w:after="120"/>
              <w:ind w:left="177"/>
              <w:rPr>
                <w:ins w:id="540" w:author="Anderson, Simon MR 1" w:date="2026-04-14T10:56:00Z"/>
                <w:b/>
                <w:color w:val="000000"/>
                <w:sz w:val="20"/>
              </w:rPr>
            </w:pPr>
            <w:ins w:id="541" w:author="Anderson, Simon MR 1" w:date="2026-04-14T10:56:00Z">
              <w:r w:rsidRPr="003D7013">
                <w:rPr>
                  <w:b/>
                  <w:color w:val="000000"/>
                  <w:sz w:val="20"/>
                </w:rPr>
                <w:t>Guidance:</w:t>
              </w:r>
              <w:r w:rsidRPr="00AD4275">
                <w:rPr>
                  <w:b/>
                  <w:color w:val="000000"/>
                  <w:sz w:val="20"/>
                </w:rPr>
                <w:tab/>
              </w:r>
            </w:ins>
          </w:p>
          <w:p w14:paraId="4136BF11" w14:textId="77777777" w:rsidR="00005EEA" w:rsidRPr="00AD4275" w:rsidRDefault="00005EEA" w:rsidP="00005EEA">
            <w:pPr>
              <w:pStyle w:val="NoSpacing"/>
              <w:spacing w:before="120" w:after="120"/>
              <w:ind w:left="177"/>
              <w:rPr>
                <w:ins w:id="542" w:author="Anderson, Simon MR 1" w:date="2026-04-14T10:56:00Z"/>
                <w:sz w:val="20"/>
              </w:rPr>
            </w:pPr>
            <w:ins w:id="543" w:author="Anderson, Simon MR 1" w:date="2026-04-14T10:56:00Z">
              <w:r w:rsidRPr="00AD4275">
                <w:rPr>
                  <w:sz w:val="20"/>
                </w:rPr>
                <w:t xml:space="preserve">Technology infrastructure encompasses a wide range of components including, but not limited to, physical devices, virtual resources, cloud services, infrastructure-related software, middleware, </w:t>
              </w:r>
              <w:proofErr w:type="gramStart"/>
              <w:r w:rsidRPr="00AD4275">
                <w:rPr>
                  <w:sz w:val="20"/>
                </w:rPr>
                <w:t>network</w:t>
              </w:r>
              <w:proofErr w:type="gramEnd"/>
              <w:r w:rsidRPr="00AD4275">
                <w:rPr>
                  <w:sz w:val="20"/>
                </w:rPr>
                <w:t xml:space="preserve"> services and data storage solutions.</w:t>
              </w:r>
            </w:ins>
          </w:p>
          <w:p w14:paraId="6C4CD839" w14:textId="77777777" w:rsidR="00005EEA" w:rsidRPr="00AD4275" w:rsidRDefault="00005EEA" w:rsidP="00005EEA">
            <w:pPr>
              <w:pStyle w:val="NoSpacing"/>
              <w:spacing w:before="120" w:after="120"/>
              <w:ind w:left="177"/>
              <w:rPr>
                <w:ins w:id="544" w:author="Anderson, Simon MR 1" w:date="2026-04-14T10:56:00Z"/>
                <w:sz w:val="20"/>
              </w:rPr>
            </w:pPr>
            <w:ins w:id="545" w:author="Anderson, Simon MR 1" w:date="2026-04-14T10:56:00Z">
              <w:r w:rsidRPr="00AD4275">
                <w:rPr>
                  <w:sz w:val="20"/>
                </w:rPr>
                <w:t>Infrastructure operations also involves implementing automation, cybersecurity measures and the adoption of cloud technologies to enhance efficiency, security and agility.</w:t>
              </w:r>
            </w:ins>
          </w:p>
          <w:p w14:paraId="5B0FF5DF" w14:textId="77777777" w:rsidR="00005EEA" w:rsidRPr="00AD4275" w:rsidRDefault="00005EEA" w:rsidP="00005EEA">
            <w:pPr>
              <w:pStyle w:val="NoSpacing"/>
              <w:spacing w:before="120" w:after="120"/>
              <w:ind w:left="177"/>
              <w:rPr>
                <w:ins w:id="546" w:author="Anderson, Simon MR 1" w:date="2026-04-14T10:56:00Z"/>
                <w:sz w:val="20"/>
              </w:rPr>
            </w:pPr>
            <w:ins w:id="547" w:author="Anderson, Simon MR 1" w:date="2026-04-14T10:56:00Z">
              <w:r w:rsidRPr="00AD4275">
                <w:rPr>
                  <w:sz w:val="20"/>
                </w:rPr>
                <w:t>These components may be on-premises, outsourced to third parties, or provisioned through cloud services.</w:t>
              </w:r>
            </w:ins>
          </w:p>
          <w:p w14:paraId="0E584CE6" w14:textId="77777777" w:rsidR="00005EEA" w:rsidRPr="00AD4275" w:rsidRDefault="00005EEA" w:rsidP="00005EEA">
            <w:pPr>
              <w:pStyle w:val="NoSpacing"/>
              <w:spacing w:before="120" w:after="120"/>
              <w:ind w:left="177"/>
              <w:rPr>
                <w:ins w:id="548" w:author="Anderson, Simon MR 1" w:date="2026-04-14T10:56:00Z"/>
                <w:sz w:val="20"/>
              </w:rPr>
            </w:pPr>
            <w:ins w:id="549" w:author="Anderson, Simon MR 1" w:date="2026-04-14T10:56:00Z">
              <w:r w:rsidRPr="00AD4275">
                <w:rPr>
                  <w:sz w:val="20"/>
                </w:rPr>
                <w:t>Activities may include, but are not limited to:</w:t>
              </w:r>
            </w:ins>
          </w:p>
          <w:p w14:paraId="6C8AC1B5" w14:textId="77777777" w:rsidR="00005EEA" w:rsidRPr="00AD4275" w:rsidRDefault="00005EEA" w:rsidP="00005EEA">
            <w:pPr>
              <w:pStyle w:val="ListParagraph"/>
              <w:numPr>
                <w:ilvl w:val="0"/>
                <w:numId w:val="125"/>
              </w:numPr>
              <w:spacing w:line="240" w:lineRule="auto"/>
              <w:contextualSpacing/>
              <w:rPr>
                <w:ins w:id="550" w:author="Anderson, Simon MR 1" w:date="2026-04-14T10:56:00Z"/>
                <w:color w:val="000000"/>
                <w:sz w:val="20"/>
              </w:rPr>
            </w:pPr>
            <w:ins w:id="551" w:author="Anderson, Simon MR 1" w:date="2026-04-14T10:56:00Z">
              <w:r w:rsidRPr="00AD4275">
                <w:rPr>
                  <w:color w:val="000000"/>
                  <w:sz w:val="20"/>
                </w:rPr>
                <w:t>provisioning and adapting infrastructure components to meet the evolving needs of users and service providers</w:t>
              </w:r>
            </w:ins>
          </w:p>
          <w:p w14:paraId="223638C3" w14:textId="77777777" w:rsidR="00005EEA" w:rsidRPr="00AD4275" w:rsidRDefault="00005EEA" w:rsidP="00005EEA">
            <w:pPr>
              <w:pStyle w:val="ListParagraph"/>
              <w:numPr>
                <w:ilvl w:val="0"/>
                <w:numId w:val="125"/>
              </w:numPr>
              <w:spacing w:line="240" w:lineRule="auto"/>
              <w:contextualSpacing/>
              <w:rPr>
                <w:ins w:id="552" w:author="Anderson, Simon MR 1" w:date="2026-04-14T10:56:00Z"/>
                <w:color w:val="000000"/>
                <w:sz w:val="20"/>
              </w:rPr>
            </w:pPr>
            <w:ins w:id="553" w:author="Anderson, Simon MR 1" w:date="2026-04-14T10:56:00Z">
              <w:r w:rsidRPr="00AD4275">
                <w:rPr>
                  <w:color w:val="000000"/>
                  <w:sz w:val="20"/>
                </w:rPr>
                <w:t>managing virtual, cloud and hybrid/multi-cloud environments</w:t>
              </w:r>
            </w:ins>
          </w:p>
          <w:p w14:paraId="152C5BFF" w14:textId="77777777" w:rsidR="00005EEA" w:rsidRPr="00AD4275" w:rsidRDefault="00005EEA" w:rsidP="00005EEA">
            <w:pPr>
              <w:pStyle w:val="ListParagraph"/>
              <w:numPr>
                <w:ilvl w:val="0"/>
                <w:numId w:val="125"/>
              </w:numPr>
              <w:spacing w:line="240" w:lineRule="auto"/>
              <w:contextualSpacing/>
              <w:rPr>
                <w:ins w:id="554" w:author="Anderson, Simon MR 1" w:date="2026-04-14T10:56:00Z"/>
                <w:color w:val="000000"/>
                <w:sz w:val="20"/>
              </w:rPr>
            </w:pPr>
            <w:ins w:id="555" w:author="Anderson, Simon MR 1" w:date="2026-04-14T10:56:00Z">
              <w:r w:rsidRPr="00AD4275">
                <w:rPr>
                  <w:color w:val="000000"/>
                  <w:sz w:val="20"/>
                </w:rPr>
                <w:t>automating tasks through scripting, coding, orchestration tools and infrastructure as code (</w:t>
              </w:r>
              <w:proofErr w:type="spellStart"/>
              <w:r w:rsidRPr="00AD4275">
                <w:rPr>
                  <w:color w:val="000000"/>
                  <w:sz w:val="20"/>
                </w:rPr>
                <w:t>IaC</w:t>
              </w:r>
              <w:proofErr w:type="spellEnd"/>
              <w:r w:rsidRPr="00AD4275">
                <w:rPr>
                  <w:color w:val="000000"/>
                  <w:sz w:val="20"/>
                </w:rPr>
                <w:t>) practices</w:t>
              </w:r>
            </w:ins>
          </w:p>
          <w:p w14:paraId="61D2003B" w14:textId="77777777" w:rsidR="00005EEA" w:rsidRPr="00AD4275" w:rsidRDefault="00005EEA" w:rsidP="00005EEA">
            <w:pPr>
              <w:pStyle w:val="ListParagraph"/>
              <w:numPr>
                <w:ilvl w:val="0"/>
                <w:numId w:val="125"/>
              </w:numPr>
              <w:spacing w:line="240" w:lineRule="auto"/>
              <w:contextualSpacing/>
              <w:rPr>
                <w:ins w:id="556" w:author="Anderson, Simon MR 1" w:date="2026-04-14T10:56:00Z"/>
                <w:color w:val="000000"/>
                <w:sz w:val="20"/>
              </w:rPr>
            </w:pPr>
            <w:ins w:id="557" w:author="Anderson, Simon MR 1" w:date="2026-04-14T10:56:00Z">
              <w:r w:rsidRPr="00AD4275">
                <w:rPr>
                  <w:color w:val="000000"/>
                  <w:sz w:val="20"/>
                </w:rPr>
                <w:lastRenderedPageBreak/>
                <w:t>ensuring infrastructure security through regular updates, patch management and adherence to cybersecurity policies and established industry practices</w:t>
              </w:r>
            </w:ins>
          </w:p>
          <w:p w14:paraId="505FB2EC" w14:textId="77777777" w:rsidR="00005EEA" w:rsidRPr="00AD4275" w:rsidRDefault="00005EEA" w:rsidP="00005EEA">
            <w:pPr>
              <w:pStyle w:val="ListParagraph"/>
              <w:numPr>
                <w:ilvl w:val="0"/>
                <w:numId w:val="125"/>
              </w:numPr>
              <w:spacing w:line="240" w:lineRule="auto"/>
              <w:contextualSpacing/>
              <w:rPr>
                <w:ins w:id="558" w:author="Anderson, Simon MR 1" w:date="2026-04-14T10:56:00Z"/>
                <w:sz w:val="20"/>
              </w:rPr>
            </w:pPr>
            <w:ins w:id="559" w:author="Anderson, Simon MR 1" w:date="2026-04-14T10:56:00Z">
              <w:r w:rsidRPr="00AD4275">
                <w:rPr>
                  <w:color w:val="000000"/>
                  <w:sz w:val="20"/>
                </w:rPr>
                <w:t>monitoring</w:t>
              </w:r>
              <w:r w:rsidRPr="00AD4275">
                <w:rPr>
                  <w:sz w:val="20"/>
                </w:rPr>
                <w:t xml:space="preserve"> infrastructure performance and its impact on efficiency, performance, security posture and sustainability</w:t>
              </w:r>
            </w:ins>
          </w:p>
          <w:p w14:paraId="025FD943" w14:textId="77777777" w:rsidR="00005EEA" w:rsidRPr="00AD4275" w:rsidRDefault="00005EEA" w:rsidP="00005EEA">
            <w:pPr>
              <w:pStyle w:val="ListParagraph"/>
              <w:numPr>
                <w:ilvl w:val="0"/>
                <w:numId w:val="125"/>
              </w:numPr>
              <w:spacing w:line="240" w:lineRule="auto"/>
              <w:contextualSpacing/>
              <w:rPr>
                <w:ins w:id="560" w:author="Anderson, Simon MR 1" w:date="2026-04-14T10:56:00Z"/>
                <w:color w:val="000000"/>
                <w:sz w:val="20"/>
              </w:rPr>
            </w:pPr>
            <w:ins w:id="561" w:author="Anderson, Simon MR 1" w:date="2026-04-14T10:56:00Z">
              <w:r w:rsidRPr="00AD4275">
                <w:rPr>
                  <w:color w:val="000000"/>
                  <w:sz w:val="20"/>
                </w:rPr>
                <w:t>collaborating with development teams (DevOps) </w:t>
              </w:r>
            </w:ins>
          </w:p>
          <w:p w14:paraId="321E846E" w14:textId="77777777" w:rsidR="00005EEA" w:rsidRPr="00AD4275" w:rsidRDefault="00005EEA" w:rsidP="00005EEA">
            <w:pPr>
              <w:pStyle w:val="ListParagraph"/>
              <w:numPr>
                <w:ilvl w:val="0"/>
                <w:numId w:val="125"/>
              </w:numPr>
              <w:spacing w:line="240" w:lineRule="auto"/>
              <w:contextualSpacing/>
              <w:rPr>
                <w:ins w:id="562" w:author="Anderson, Simon MR 1" w:date="2026-04-14T10:56:00Z"/>
                <w:sz w:val="20"/>
              </w:rPr>
            </w:pPr>
            <w:ins w:id="563" w:author="Anderson, Simon MR 1" w:date="2026-04-14T10:56:00Z">
              <w:r w:rsidRPr="00AD4275">
                <w:rPr>
                  <w:color w:val="000000"/>
                  <w:sz w:val="20"/>
                </w:rPr>
                <w:t>using containerisation technologies to enhance application deployment and scalability</w:t>
              </w:r>
            </w:ins>
          </w:p>
          <w:p w14:paraId="57CB466E" w14:textId="77777777" w:rsidR="00005EEA" w:rsidRPr="00AD4275" w:rsidRDefault="00005EEA" w:rsidP="00005EEA">
            <w:pPr>
              <w:spacing w:before="120" w:after="120" w:line="240" w:lineRule="auto"/>
              <w:contextualSpacing/>
              <w:rPr>
                <w:ins w:id="564" w:author="Anderson, Simon MR 1" w:date="2026-04-14T10:56:00Z"/>
                <w:sz w:val="20"/>
              </w:rPr>
            </w:pPr>
            <w:ins w:id="565" w:author="Anderson, Simon MR 1" w:date="2026-04-14T10:56:00Z">
              <w:r w:rsidRPr="00AD4275">
                <w:rPr>
                  <w:b/>
                  <w:color w:val="000000"/>
                  <w:sz w:val="20"/>
                </w:rPr>
                <w:t>Major Responsibilities:</w:t>
              </w:r>
            </w:ins>
          </w:p>
          <w:p w14:paraId="2C59CBF8" w14:textId="77777777" w:rsidR="00005EEA" w:rsidRPr="00AD4275" w:rsidRDefault="00005EEA" w:rsidP="00005EEA">
            <w:pPr>
              <w:pStyle w:val="ListParagraph"/>
              <w:numPr>
                <w:ilvl w:val="0"/>
                <w:numId w:val="125"/>
              </w:numPr>
              <w:spacing w:line="240" w:lineRule="auto"/>
              <w:contextualSpacing/>
              <w:rPr>
                <w:ins w:id="566" w:author="Anderson, Simon MR 1" w:date="2026-04-14T10:56:00Z"/>
                <w:color w:val="000000"/>
                <w:sz w:val="20"/>
              </w:rPr>
            </w:pPr>
            <w:ins w:id="567" w:author="Anderson, Simon MR 1" w:date="2026-04-14T10:56:00Z">
              <w:r w:rsidRPr="00AD4275">
                <w:rPr>
                  <w:color w:val="212529"/>
                  <w:sz w:val="20"/>
                </w:rPr>
                <w:t xml:space="preserve">Applies </w:t>
              </w:r>
              <w:r w:rsidRPr="00AD4275">
                <w:rPr>
                  <w:color w:val="000000"/>
                  <w:sz w:val="20"/>
                </w:rPr>
                <w:t>technical expertise to maintain and optimise technology infrastructure, executing updates and employing automation tools.</w:t>
              </w:r>
            </w:ins>
          </w:p>
          <w:p w14:paraId="0BF2B30D" w14:textId="77777777" w:rsidR="00005EEA" w:rsidRPr="00AD4275" w:rsidRDefault="00005EEA" w:rsidP="00005EEA">
            <w:pPr>
              <w:pStyle w:val="ListParagraph"/>
              <w:numPr>
                <w:ilvl w:val="0"/>
                <w:numId w:val="125"/>
              </w:numPr>
              <w:spacing w:line="240" w:lineRule="auto"/>
              <w:contextualSpacing/>
              <w:rPr>
                <w:ins w:id="568" w:author="Anderson, Simon MR 1" w:date="2026-04-14T10:56:00Z"/>
                <w:color w:val="000000"/>
                <w:sz w:val="20"/>
              </w:rPr>
            </w:pPr>
            <w:ins w:id="569" w:author="Anderson, Simon MR 1" w:date="2026-04-14T10:56:00Z">
              <w:r w:rsidRPr="00AD4275">
                <w:rPr>
                  <w:color w:val="000000"/>
                  <w:sz w:val="20"/>
                </w:rPr>
                <w:t xml:space="preserve">Configures tools and/or creates scripts to automate infrastructure tasks. Maintains operational procedures and checks that they </w:t>
              </w:r>
              <w:proofErr w:type="gramStart"/>
              <w:r w:rsidRPr="00AD4275">
                <w:rPr>
                  <w:color w:val="000000"/>
                  <w:sz w:val="20"/>
                </w:rPr>
                <w:t>are followed</w:t>
              </w:r>
              <w:proofErr w:type="gramEnd"/>
              <w:r w:rsidRPr="00AD4275">
                <w:rPr>
                  <w:color w:val="000000"/>
                  <w:sz w:val="20"/>
                </w:rPr>
                <w:t>, including adherence to security policies. Uses infrastructure management tools to monitor load, performance, and security metrics.</w:t>
              </w:r>
            </w:ins>
          </w:p>
          <w:p w14:paraId="78CBB7E9" w14:textId="77777777" w:rsidR="00005EEA" w:rsidRPr="00AD4275" w:rsidRDefault="00005EEA" w:rsidP="00005EEA">
            <w:pPr>
              <w:pStyle w:val="ListParagraph"/>
              <w:numPr>
                <w:ilvl w:val="0"/>
                <w:numId w:val="125"/>
              </w:numPr>
              <w:spacing w:line="240" w:lineRule="auto"/>
              <w:contextualSpacing/>
              <w:rPr>
                <w:ins w:id="570" w:author="Anderson, Simon MR 1" w:date="2026-04-14T10:56:00Z"/>
                <w:color w:val="000000"/>
                <w:sz w:val="20"/>
              </w:rPr>
            </w:pPr>
            <w:ins w:id="571" w:author="Anderson, Simon MR 1" w:date="2026-04-14T10:56:00Z">
              <w:r w:rsidRPr="00AD4275">
                <w:rPr>
                  <w:color w:val="000000"/>
                  <w:sz w:val="20"/>
                </w:rPr>
                <w:t>Investigates and enables the resolution of operational and security-related issues. Provides reports and proposals for improvement to stakeholders.</w:t>
              </w:r>
            </w:ins>
          </w:p>
          <w:p w14:paraId="3A5B5CB5" w14:textId="77777777" w:rsidR="00005EEA" w:rsidRPr="00AD4275" w:rsidRDefault="00005EEA" w:rsidP="00005EEA">
            <w:pPr>
              <w:pStyle w:val="ListParagraph"/>
              <w:numPr>
                <w:ilvl w:val="0"/>
                <w:numId w:val="125"/>
              </w:numPr>
              <w:spacing w:line="240" w:lineRule="auto"/>
              <w:contextualSpacing/>
              <w:rPr>
                <w:ins w:id="572" w:author="Anderson, Simon MR 1" w:date="2026-04-14T10:56:00Z"/>
                <w:color w:val="212529"/>
                <w:sz w:val="20"/>
              </w:rPr>
            </w:pPr>
            <w:ins w:id="573" w:author="Anderson, Simon MR 1" w:date="2026-04-14T10:56:00Z">
              <w:r w:rsidRPr="00AD4275">
                <w:rPr>
                  <w:color w:val="000000"/>
                  <w:sz w:val="20"/>
                </w:rPr>
                <w:t>Contributes to the planning and implementation of infrastructure maintenance and updates. Implements agreed infrastructure changes and</w:t>
              </w:r>
              <w:r w:rsidRPr="00AD4275">
                <w:rPr>
                  <w:color w:val="212529"/>
                  <w:sz w:val="20"/>
                </w:rPr>
                <w:t xml:space="preserve"> maintenance routines</w:t>
              </w:r>
            </w:ins>
          </w:p>
          <w:p w14:paraId="5E00575B" w14:textId="77777777" w:rsidR="00005EEA" w:rsidRPr="00AD4275" w:rsidRDefault="00005EEA" w:rsidP="00005EEA">
            <w:pPr>
              <w:spacing w:before="120" w:after="120" w:line="240" w:lineRule="auto"/>
              <w:contextualSpacing/>
              <w:rPr>
                <w:ins w:id="574" w:author="Anderson, Simon MR 1" w:date="2026-04-14T10:56:00Z"/>
                <w:b/>
                <w:color w:val="000000"/>
                <w:sz w:val="20"/>
              </w:rPr>
            </w:pPr>
            <w:ins w:id="575" w:author="Anderson, Simon MR 1" w:date="2026-04-14T10:56:00Z">
              <w:r w:rsidRPr="00AD4275">
                <w:rPr>
                  <w:b/>
                  <w:color w:val="000000"/>
                  <w:sz w:val="20"/>
                </w:rPr>
                <w:t>Secondary Responsibilities:</w:t>
              </w:r>
            </w:ins>
          </w:p>
          <w:p w14:paraId="4E242276" w14:textId="77777777" w:rsidR="00005EEA" w:rsidRPr="00AD4275" w:rsidRDefault="00005EEA" w:rsidP="00005EEA">
            <w:pPr>
              <w:pStyle w:val="ListParagraph"/>
              <w:numPr>
                <w:ilvl w:val="0"/>
                <w:numId w:val="125"/>
              </w:numPr>
              <w:spacing w:line="240" w:lineRule="auto"/>
              <w:contextualSpacing/>
              <w:rPr>
                <w:ins w:id="576" w:author="Anderson, Simon MR 1" w:date="2026-04-14T10:56:00Z"/>
                <w:color w:val="000000"/>
                <w:sz w:val="20"/>
              </w:rPr>
            </w:pPr>
            <w:ins w:id="577" w:author="Anderson, Simon MR 1" w:date="2026-04-14T10:56:00Z">
              <w:r w:rsidRPr="00AD4275">
                <w:rPr>
                  <w:color w:val="000000"/>
                  <w:sz w:val="20"/>
                </w:rPr>
                <w:t>All CDS Above-the-Line contractors may be tasked with assisting other CDS functional areas where the member’s skills and knowledge are relevant</w:t>
              </w:r>
            </w:ins>
          </w:p>
          <w:p w14:paraId="5B4AF1FE" w14:textId="77777777" w:rsidR="00005EEA" w:rsidRDefault="00005EEA" w:rsidP="00005EEA">
            <w:pPr>
              <w:pStyle w:val="NoSpacing"/>
              <w:rPr>
                <w:ins w:id="578" w:author="Anderson, Simon MR 1" w:date="2026-04-14T10:56:00Z"/>
                <w:color w:val="000000"/>
                <w:sz w:val="20"/>
              </w:rPr>
            </w:pPr>
          </w:p>
          <w:p w14:paraId="6532710B" w14:textId="77777777" w:rsidR="00005EEA" w:rsidRPr="00AD4275" w:rsidRDefault="00005EEA" w:rsidP="00005EEA">
            <w:pPr>
              <w:pStyle w:val="NoSpacing"/>
              <w:rPr>
                <w:ins w:id="579" w:author="Anderson, Simon MR 1" w:date="2026-04-14T10:56:00Z"/>
                <w:color w:val="000000"/>
                <w:sz w:val="20"/>
              </w:rPr>
            </w:pPr>
            <w:ins w:id="580" w:author="Anderson, Simon MR 1" w:date="2026-04-14T10:56:00Z">
              <w:r w:rsidRPr="00AD4275">
                <w:rPr>
                  <w:b/>
                  <w:color w:val="000000"/>
                  <w:sz w:val="20"/>
                </w:rPr>
                <w:t>OP 2 (3 position)</w:t>
              </w:r>
              <w:r w:rsidRPr="00AD4275">
                <w:rPr>
                  <w:color w:val="000000"/>
                  <w:sz w:val="20"/>
                </w:rPr>
                <w:t xml:space="preserve"> </w:t>
              </w:r>
            </w:ins>
          </w:p>
          <w:p w14:paraId="5B278FAE" w14:textId="77777777" w:rsidR="00005EEA" w:rsidRPr="00AD4275" w:rsidRDefault="00005EEA" w:rsidP="00005EEA">
            <w:pPr>
              <w:pStyle w:val="NoSpacing"/>
              <w:spacing w:before="120" w:after="120"/>
              <w:ind w:left="177"/>
              <w:rPr>
                <w:ins w:id="581" w:author="Anderson, Simon MR 1" w:date="2026-04-14T10:56:00Z"/>
                <w:color w:val="000000"/>
                <w:sz w:val="20"/>
              </w:rPr>
            </w:pPr>
            <w:ins w:id="582" w:author="Anderson, Simon MR 1" w:date="2026-04-14T10:56:00Z">
              <w:r w:rsidRPr="00AD4275">
                <w:rPr>
                  <w:b/>
                  <w:color w:val="000000"/>
                  <w:sz w:val="20"/>
                </w:rPr>
                <w:t>Description</w:t>
              </w:r>
              <w:r w:rsidRPr="00AD4275">
                <w:rPr>
                  <w:color w:val="000000"/>
                  <w:sz w:val="20"/>
                </w:rPr>
                <w:t xml:space="preserve">:  </w:t>
              </w:r>
            </w:ins>
          </w:p>
          <w:p w14:paraId="17BFFA81" w14:textId="77777777" w:rsidR="00005EEA" w:rsidRPr="009D4A31" w:rsidRDefault="00005EEA" w:rsidP="00005EEA">
            <w:pPr>
              <w:pStyle w:val="NoSpacing"/>
              <w:spacing w:before="120" w:after="120"/>
              <w:ind w:left="177"/>
              <w:rPr>
                <w:ins w:id="583" w:author="Anderson, Simon MR 1" w:date="2026-04-14T10:56:00Z"/>
                <w:sz w:val="20"/>
              </w:rPr>
            </w:pPr>
            <w:ins w:id="584" w:author="Anderson, Simon MR 1" w:date="2026-04-14T10:56:00Z">
              <w:r w:rsidRPr="00AD4275">
                <w:rPr>
                  <w:sz w:val="20"/>
                </w:rPr>
                <w:t xml:space="preserve">The </w:t>
              </w:r>
              <w:r w:rsidRPr="00AD4275">
                <w:rPr>
                  <w:b/>
                  <w:sz w:val="22"/>
                  <w:szCs w:val="22"/>
                </w:rPr>
                <w:t>System Software Administration</w:t>
              </w:r>
              <w:r w:rsidRPr="00AD4275">
                <w:rPr>
                  <w:sz w:val="20"/>
                </w:rPr>
                <w:t xml:space="preserve"> positions will be responsible for </w:t>
              </w:r>
              <w:r w:rsidRPr="00AD4275">
                <w:rPr>
                  <w:sz w:val="20"/>
                  <w:shd w:val="clear" w:color="auto" w:fill="FFFFFF"/>
                </w:rPr>
                <w:t>installing, managing and maintaining operating systems, data management, office automation and utility software across various infrastructure environments.</w:t>
              </w:r>
              <w:r w:rsidRPr="00AD4275">
                <w:rPr>
                  <w:sz w:val="20"/>
                </w:rPr>
                <w:t xml:space="preserve"> Perform diverse complex activities, support and guide others, delegate tasks when appropriate, works autonomously under general direction, and contribute expert</w:t>
              </w:r>
              <w:r>
                <w:rPr>
                  <w:sz w:val="20"/>
                </w:rPr>
                <w:t>ise to deliver team objectives.</w:t>
              </w:r>
            </w:ins>
          </w:p>
          <w:p w14:paraId="3AF9D6BE" w14:textId="77777777" w:rsidR="00005EEA" w:rsidRPr="00AD4275" w:rsidRDefault="00005EEA" w:rsidP="00005EEA">
            <w:pPr>
              <w:pStyle w:val="NoSpacing"/>
              <w:spacing w:before="120" w:after="120"/>
              <w:ind w:left="177"/>
              <w:rPr>
                <w:ins w:id="585" w:author="Anderson, Simon MR 1" w:date="2026-04-14T10:56:00Z"/>
                <w:b/>
                <w:color w:val="000000"/>
                <w:sz w:val="20"/>
              </w:rPr>
            </w:pPr>
            <w:ins w:id="586" w:author="Anderson, Simon MR 1" w:date="2026-04-14T10:56:00Z">
              <w:r w:rsidRPr="00AD4275">
                <w:rPr>
                  <w:b/>
                  <w:color w:val="000000"/>
                  <w:sz w:val="20"/>
                </w:rPr>
                <w:t>Skills and Knowledge</w:t>
              </w:r>
            </w:ins>
          </w:p>
          <w:p w14:paraId="1DB0137D" w14:textId="77777777" w:rsidR="00005EEA" w:rsidRPr="00B57C0D" w:rsidRDefault="00005EEA" w:rsidP="00005EEA">
            <w:pPr>
              <w:pStyle w:val="ListParagraph"/>
              <w:numPr>
                <w:ilvl w:val="0"/>
                <w:numId w:val="125"/>
              </w:numPr>
              <w:spacing w:line="240" w:lineRule="auto"/>
              <w:contextualSpacing/>
              <w:rPr>
                <w:ins w:id="587" w:author="Anderson, Simon MR 1" w:date="2026-04-14T10:56:00Z"/>
                <w:color w:val="000000"/>
                <w:sz w:val="20"/>
              </w:rPr>
            </w:pPr>
            <w:ins w:id="588" w:author="Anderson, Simon MR 1" w:date="2026-04-14T10:56:00Z">
              <w:r w:rsidRPr="00B57C0D">
                <w:rPr>
                  <w:color w:val="000000"/>
                  <w:sz w:val="20"/>
                </w:rPr>
                <w:t>Bachelor Degree or higher in IT (Major or Minor) with 3-5 year experience in the last 10 years are recommended</w:t>
              </w:r>
            </w:ins>
          </w:p>
          <w:p w14:paraId="06E85B6F" w14:textId="77777777" w:rsidR="00005EEA" w:rsidRPr="00B57C0D" w:rsidRDefault="00005EEA" w:rsidP="00005EEA">
            <w:pPr>
              <w:pStyle w:val="ListParagraph"/>
              <w:numPr>
                <w:ilvl w:val="0"/>
                <w:numId w:val="125"/>
              </w:numPr>
              <w:spacing w:line="240" w:lineRule="auto"/>
              <w:contextualSpacing/>
              <w:rPr>
                <w:ins w:id="589" w:author="Anderson, Simon MR 1" w:date="2026-04-14T10:56:00Z"/>
                <w:color w:val="000000"/>
                <w:sz w:val="20"/>
              </w:rPr>
            </w:pPr>
            <w:ins w:id="590" w:author="Anderson, Simon MR 1" w:date="2026-04-14T10:56:00Z">
              <w:r w:rsidRPr="00B57C0D">
                <w:rPr>
                  <w:color w:val="000000"/>
                  <w:sz w:val="20"/>
                </w:rPr>
                <w:t xml:space="preserve">Experience with </w:t>
              </w:r>
              <w:proofErr w:type="spellStart"/>
              <w:r w:rsidRPr="00B57C0D">
                <w:rPr>
                  <w:color w:val="000000"/>
                  <w:sz w:val="20"/>
                </w:rPr>
                <w:t>Nutanix</w:t>
              </w:r>
              <w:proofErr w:type="spellEnd"/>
              <w:r w:rsidRPr="00B57C0D">
                <w:rPr>
                  <w:color w:val="000000"/>
                  <w:sz w:val="20"/>
                </w:rPr>
                <w:t xml:space="preserve"> Cloud Infrastructure (NCI)</w:t>
              </w:r>
              <w:r>
                <w:rPr>
                  <w:color w:val="000000"/>
                  <w:sz w:val="20"/>
                </w:rPr>
                <w:t xml:space="preserve"> is preferred</w:t>
              </w:r>
            </w:ins>
          </w:p>
          <w:p w14:paraId="1B086D92" w14:textId="77777777" w:rsidR="00005EEA" w:rsidRPr="00B57C0D" w:rsidRDefault="00005EEA" w:rsidP="00005EEA">
            <w:pPr>
              <w:pStyle w:val="ListParagraph"/>
              <w:numPr>
                <w:ilvl w:val="0"/>
                <w:numId w:val="125"/>
              </w:numPr>
              <w:spacing w:line="240" w:lineRule="auto"/>
              <w:contextualSpacing/>
              <w:rPr>
                <w:ins w:id="591" w:author="Anderson, Simon MR 1" w:date="2026-04-14T10:56:00Z"/>
                <w:color w:val="000000"/>
                <w:sz w:val="20"/>
              </w:rPr>
            </w:pPr>
            <w:ins w:id="592" w:author="Anderson, Simon MR 1" w:date="2026-04-14T10:56:00Z">
              <w:r w:rsidRPr="00B57C0D">
                <w:rPr>
                  <w:color w:val="000000"/>
                  <w:sz w:val="20"/>
                </w:rPr>
                <w:t>Experience with Linux and Windows OS</w:t>
              </w:r>
              <w:r>
                <w:rPr>
                  <w:color w:val="000000"/>
                  <w:sz w:val="20"/>
                </w:rPr>
                <w:t xml:space="preserve"> is preferred</w:t>
              </w:r>
            </w:ins>
          </w:p>
          <w:p w14:paraId="2D602F04" w14:textId="77777777" w:rsidR="00005EEA" w:rsidRPr="00B57C0D" w:rsidRDefault="00005EEA" w:rsidP="00005EEA">
            <w:pPr>
              <w:pStyle w:val="ListParagraph"/>
              <w:numPr>
                <w:ilvl w:val="0"/>
                <w:numId w:val="125"/>
              </w:numPr>
              <w:spacing w:line="240" w:lineRule="auto"/>
              <w:contextualSpacing/>
              <w:rPr>
                <w:ins w:id="593" w:author="Anderson, Simon MR 1" w:date="2026-04-14T10:56:00Z"/>
                <w:color w:val="000000"/>
                <w:sz w:val="20"/>
              </w:rPr>
            </w:pPr>
            <w:ins w:id="594" w:author="Anderson, Simon MR 1" w:date="2026-04-14T10:56:00Z">
              <w:r w:rsidRPr="00B57C0D">
                <w:rPr>
                  <w:color w:val="000000"/>
                  <w:sz w:val="20"/>
                </w:rPr>
                <w:t>Experience with Linux and Windows Server OS</w:t>
              </w:r>
              <w:r>
                <w:rPr>
                  <w:color w:val="000000"/>
                  <w:sz w:val="20"/>
                </w:rPr>
                <w:t xml:space="preserve"> is preferred</w:t>
              </w:r>
            </w:ins>
          </w:p>
          <w:p w14:paraId="5DF87009" w14:textId="77777777" w:rsidR="00005EEA" w:rsidRPr="00B57C0D" w:rsidRDefault="00005EEA" w:rsidP="00005EEA">
            <w:pPr>
              <w:pStyle w:val="ListParagraph"/>
              <w:numPr>
                <w:ilvl w:val="0"/>
                <w:numId w:val="125"/>
              </w:numPr>
              <w:spacing w:line="240" w:lineRule="auto"/>
              <w:contextualSpacing/>
              <w:rPr>
                <w:ins w:id="595" w:author="Anderson, Simon MR 1" w:date="2026-04-14T10:56:00Z"/>
                <w:color w:val="000000"/>
                <w:sz w:val="20"/>
              </w:rPr>
            </w:pPr>
            <w:ins w:id="596" w:author="Anderson, Simon MR 1" w:date="2026-04-14T10:56:00Z">
              <w:r w:rsidRPr="00B57C0D">
                <w:rPr>
                  <w:color w:val="000000"/>
                  <w:sz w:val="20"/>
                </w:rPr>
                <w:t>Experience with virtual and physical servers</w:t>
              </w:r>
              <w:r>
                <w:rPr>
                  <w:color w:val="000000"/>
                  <w:sz w:val="20"/>
                </w:rPr>
                <w:t xml:space="preserve"> is preferred</w:t>
              </w:r>
            </w:ins>
          </w:p>
          <w:p w14:paraId="1EEF0354" w14:textId="77777777" w:rsidR="00005EEA" w:rsidRPr="00B57C0D" w:rsidRDefault="00005EEA" w:rsidP="00005EEA">
            <w:pPr>
              <w:pStyle w:val="ListParagraph"/>
              <w:numPr>
                <w:ilvl w:val="0"/>
                <w:numId w:val="125"/>
              </w:numPr>
              <w:spacing w:line="240" w:lineRule="auto"/>
              <w:contextualSpacing/>
              <w:rPr>
                <w:ins w:id="597" w:author="Anderson, Simon MR 1" w:date="2026-04-14T10:56:00Z"/>
                <w:color w:val="000000"/>
                <w:sz w:val="20"/>
              </w:rPr>
            </w:pPr>
            <w:ins w:id="598" w:author="Anderson, Simon MR 1" w:date="2026-04-14T10:56:00Z">
              <w:r w:rsidRPr="00B57C0D">
                <w:rPr>
                  <w:color w:val="000000"/>
                  <w:sz w:val="20"/>
                </w:rPr>
                <w:t>Experience with Active Directory and Linux Identity/ Policy/ Authorisation (IPA)</w:t>
              </w:r>
              <w:r>
                <w:rPr>
                  <w:color w:val="000000"/>
                  <w:sz w:val="20"/>
                </w:rPr>
                <w:t xml:space="preserve"> is preferred</w:t>
              </w:r>
            </w:ins>
          </w:p>
          <w:p w14:paraId="525F833C" w14:textId="77777777" w:rsidR="00005EEA" w:rsidRPr="00B57C0D" w:rsidRDefault="00005EEA" w:rsidP="00005EEA">
            <w:pPr>
              <w:pStyle w:val="ListParagraph"/>
              <w:numPr>
                <w:ilvl w:val="0"/>
                <w:numId w:val="125"/>
              </w:numPr>
              <w:spacing w:line="240" w:lineRule="auto"/>
              <w:contextualSpacing/>
              <w:rPr>
                <w:ins w:id="599" w:author="Anderson, Simon MR 1" w:date="2026-04-14T10:56:00Z"/>
                <w:color w:val="000000"/>
                <w:sz w:val="20"/>
              </w:rPr>
            </w:pPr>
            <w:ins w:id="600" w:author="Anderson, Simon MR 1" w:date="2026-04-14T10:56:00Z">
              <w:r w:rsidRPr="00B57C0D">
                <w:rPr>
                  <w:color w:val="000000"/>
                  <w:sz w:val="20"/>
                </w:rPr>
                <w:t>Experience with PowerShell</w:t>
              </w:r>
              <w:r>
                <w:rPr>
                  <w:color w:val="000000"/>
                  <w:sz w:val="20"/>
                </w:rPr>
                <w:t xml:space="preserve"> is preferred</w:t>
              </w:r>
            </w:ins>
          </w:p>
          <w:p w14:paraId="353A66D8" w14:textId="77777777" w:rsidR="00005EEA" w:rsidRPr="00E70010" w:rsidRDefault="00005EEA" w:rsidP="00005EEA">
            <w:pPr>
              <w:pStyle w:val="NoSpacing"/>
              <w:spacing w:before="120" w:after="120"/>
              <w:ind w:left="177"/>
              <w:rPr>
                <w:ins w:id="601" w:author="Anderson, Simon MR 1" w:date="2026-04-14T10:56:00Z"/>
                <w:b/>
                <w:color w:val="000000"/>
                <w:sz w:val="20"/>
              </w:rPr>
            </w:pPr>
            <w:ins w:id="602" w:author="Anderson, Simon MR 1" w:date="2026-04-14T10:56:00Z">
              <w:r w:rsidRPr="00E70010">
                <w:rPr>
                  <w:b/>
                  <w:color w:val="000000"/>
                  <w:sz w:val="20"/>
                </w:rPr>
                <w:lastRenderedPageBreak/>
                <w:t>Guidance:</w:t>
              </w:r>
              <w:r w:rsidRPr="00E70010">
                <w:rPr>
                  <w:b/>
                  <w:color w:val="000000"/>
                  <w:sz w:val="20"/>
                </w:rPr>
                <w:tab/>
              </w:r>
            </w:ins>
          </w:p>
          <w:p w14:paraId="1C884257" w14:textId="77777777" w:rsidR="00005EEA" w:rsidRPr="00E70010" w:rsidRDefault="00005EEA" w:rsidP="00005EEA">
            <w:pPr>
              <w:pStyle w:val="NoSpacing"/>
              <w:spacing w:before="120" w:after="120"/>
              <w:ind w:left="177"/>
              <w:rPr>
                <w:ins w:id="603" w:author="Anderson, Simon MR 1" w:date="2026-04-14T10:56:00Z"/>
                <w:sz w:val="20"/>
              </w:rPr>
            </w:pPr>
            <w:ins w:id="604" w:author="Anderson, Simon MR 1" w:date="2026-04-14T10:56:00Z">
              <w:r w:rsidRPr="00E70010">
                <w:rPr>
                  <w:sz w:val="20"/>
                </w:rPr>
                <w:t>System software encompasses a wide range of software components that support the functioning and management of technology infrastructure, including operating systems, infrastructure software, data management products, office automation products, middleware and utility software. It may run in cloud, virtual or physical hardware environments and enables applications to run effectively.</w:t>
              </w:r>
            </w:ins>
          </w:p>
          <w:p w14:paraId="3265BD3A" w14:textId="77777777" w:rsidR="00005EEA" w:rsidRPr="00E70010" w:rsidRDefault="00005EEA" w:rsidP="00005EEA">
            <w:pPr>
              <w:pStyle w:val="NoSpacing"/>
              <w:spacing w:before="120" w:after="120"/>
              <w:ind w:left="177"/>
              <w:rPr>
                <w:ins w:id="605" w:author="Anderson, Simon MR 1" w:date="2026-04-14T10:56:00Z"/>
                <w:sz w:val="20"/>
              </w:rPr>
            </w:pPr>
            <w:ins w:id="606" w:author="Anderson, Simon MR 1" w:date="2026-04-14T10:56:00Z">
              <w:r w:rsidRPr="00E70010">
                <w:rPr>
                  <w:sz w:val="20"/>
                </w:rPr>
                <w:t>Activities may include, but are not limited to:</w:t>
              </w:r>
            </w:ins>
          </w:p>
          <w:p w14:paraId="041927B3" w14:textId="77777777" w:rsidR="00005EEA" w:rsidRPr="00E70010" w:rsidRDefault="00005EEA" w:rsidP="00005EEA">
            <w:pPr>
              <w:pStyle w:val="ListParagraph"/>
              <w:numPr>
                <w:ilvl w:val="0"/>
                <w:numId w:val="125"/>
              </w:numPr>
              <w:spacing w:line="240" w:lineRule="auto"/>
              <w:contextualSpacing/>
              <w:rPr>
                <w:ins w:id="607" w:author="Anderson, Simon MR 1" w:date="2026-04-14T10:56:00Z"/>
                <w:color w:val="000000"/>
                <w:sz w:val="20"/>
              </w:rPr>
            </w:pPr>
            <w:ins w:id="608" w:author="Anderson, Simon MR 1" w:date="2026-04-14T10:56:00Z">
              <w:r w:rsidRPr="00E70010">
                <w:rPr>
                  <w:color w:val="000000"/>
                  <w:sz w:val="20"/>
                </w:rPr>
                <w:t>monitoring and optimising the performance of system software</w:t>
              </w:r>
            </w:ins>
          </w:p>
          <w:p w14:paraId="5414B865" w14:textId="77777777" w:rsidR="00005EEA" w:rsidRPr="00E70010" w:rsidRDefault="00005EEA" w:rsidP="00005EEA">
            <w:pPr>
              <w:pStyle w:val="ListParagraph"/>
              <w:numPr>
                <w:ilvl w:val="0"/>
                <w:numId w:val="125"/>
              </w:numPr>
              <w:spacing w:line="240" w:lineRule="auto"/>
              <w:contextualSpacing/>
              <w:rPr>
                <w:ins w:id="609" w:author="Anderson, Simon MR 1" w:date="2026-04-14T10:56:00Z"/>
                <w:color w:val="000000"/>
                <w:sz w:val="20"/>
              </w:rPr>
            </w:pPr>
            <w:ins w:id="610" w:author="Anderson, Simon MR 1" w:date="2026-04-14T10:56:00Z">
              <w:r w:rsidRPr="00E70010">
                <w:rPr>
                  <w:color w:val="000000"/>
                  <w:sz w:val="20"/>
                </w:rPr>
                <w:t>developing and maintaining diagnostic tools and procedures for system software troubleshooting and performance analysis</w:t>
              </w:r>
            </w:ins>
          </w:p>
          <w:p w14:paraId="39F2E7A3" w14:textId="77777777" w:rsidR="00005EEA" w:rsidRPr="00E70010" w:rsidRDefault="00005EEA" w:rsidP="00005EEA">
            <w:pPr>
              <w:pStyle w:val="ListParagraph"/>
              <w:numPr>
                <w:ilvl w:val="0"/>
                <w:numId w:val="125"/>
              </w:numPr>
              <w:spacing w:line="240" w:lineRule="auto"/>
              <w:contextualSpacing/>
              <w:rPr>
                <w:ins w:id="611" w:author="Anderson, Simon MR 1" w:date="2026-04-14T10:56:00Z"/>
                <w:color w:val="000000"/>
                <w:sz w:val="20"/>
              </w:rPr>
            </w:pPr>
            <w:ins w:id="612" w:author="Anderson, Simon MR 1" w:date="2026-04-14T10:56:00Z">
              <w:r w:rsidRPr="00E70010">
                <w:rPr>
                  <w:color w:val="000000"/>
                  <w:sz w:val="20"/>
                </w:rPr>
                <w:t>resolving service problems with system software components</w:t>
              </w:r>
            </w:ins>
          </w:p>
          <w:p w14:paraId="36AD361A" w14:textId="77777777" w:rsidR="00005EEA" w:rsidRPr="00E70010" w:rsidRDefault="00005EEA" w:rsidP="00005EEA">
            <w:pPr>
              <w:pStyle w:val="ListParagraph"/>
              <w:numPr>
                <w:ilvl w:val="0"/>
                <w:numId w:val="125"/>
              </w:numPr>
              <w:spacing w:line="240" w:lineRule="auto"/>
              <w:contextualSpacing/>
              <w:rPr>
                <w:ins w:id="613" w:author="Anderson, Simon MR 1" w:date="2026-04-14T10:56:00Z"/>
                <w:color w:val="000000"/>
                <w:sz w:val="20"/>
              </w:rPr>
            </w:pPr>
            <w:ins w:id="614" w:author="Anderson, Simon MR 1" w:date="2026-04-14T10:56:00Z">
              <w:r w:rsidRPr="00E70010">
                <w:rPr>
                  <w:color w:val="000000"/>
                  <w:sz w:val="20"/>
                </w:rPr>
                <w:t>evaluating, provisioning and testing new system software, including cloud based solutions </w:t>
              </w:r>
            </w:ins>
          </w:p>
          <w:p w14:paraId="2E014DC7" w14:textId="77777777" w:rsidR="00005EEA" w:rsidRPr="00E70010" w:rsidRDefault="00005EEA" w:rsidP="00005EEA">
            <w:pPr>
              <w:pStyle w:val="ListParagraph"/>
              <w:numPr>
                <w:ilvl w:val="0"/>
                <w:numId w:val="125"/>
              </w:numPr>
              <w:spacing w:line="240" w:lineRule="auto"/>
              <w:contextualSpacing/>
              <w:rPr>
                <w:ins w:id="615" w:author="Anderson, Simon MR 1" w:date="2026-04-14T10:56:00Z"/>
                <w:color w:val="000000"/>
                <w:sz w:val="20"/>
              </w:rPr>
            </w:pPr>
            <w:ins w:id="616" w:author="Anderson, Simon MR 1" w:date="2026-04-14T10:56:00Z">
              <w:r w:rsidRPr="00E70010">
                <w:rPr>
                  <w:color w:val="000000"/>
                  <w:sz w:val="20"/>
                </w:rPr>
                <w:t>reviewing system software updates and upgrades</w:t>
              </w:r>
            </w:ins>
          </w:p>
          <w:p w14:paraId="031185F7" w14:textId="77777777" w:rsidR="00005EEA" w:rsidRPr="00E70010" w:rsidRDefault="00005EEA" w:rsidP="00005EEA">
            <w:pPr>
              <w:pStyle w:val="ListParagraph"/>
              <w:numPr>
                <w:ilvl w:val="0"/>
                <w:numId w:val="125"/>
              </w:numPr>
              <w:spacing w:line="240" w:lineRule="auto"/>
              <w:contextualSpacing/>
              <w:rPr>
                <w:ins w:id="617" w:author="Anderson, Simon MR 1" w:date="2026-04-14T10:56:00Z"/>
                <w:color w:val="000000"/>
                <w:sz w:val="20"/>
              </w:rPr>
            </w:pPr>
            <w:ins w:id="618" w:author="Anderson, Simon MR 1" w:date="2026-04-14T10:56:00Z">
              <w:r w:rsidRPr="00E70010">
                <w:rPr>
                  <w:color w:val="000000"/>
                  <w:sz w:val="20"/>
                </w:rPr>
                <w:t>provisioning and testing system software updates and configurations</w:t>
              </w:r>
            </w:ins>
          </w:p>
          <w:p w14:paraId="524D10D2" w14:textId="77777777" w:rsidR="00005EEA" w:rsidRPr="00E70010" w:rsidRDefault="00005EEA" w:rsidP="00005EEA">
            <w:pPr>
              <w:pStyle w:val="ListParagraph"/>
              <w:numPr>
                <w:ilvl w:val="0"/>
                <w:numId w:val="125"/>
              </w:numPr>
              <w:spacing w:line="240" w:lineRule="auto"/>
              <w:contextualSpacing/>
              <w:rPr>
                <w:ins w:id="619" w:author="Anderson, Simon MR 1" w:date="2026-04-14T10:56:00Z"/>
                <w:color w:val="000000"/>
                <w:sz w:val="20"/>
              </w:rPr>
            </w:pPr>
            <w:ins w:id="620" w:author="Anderson, Simon MR 1" w:date="2026-04-14T10:56:00Z">
              <w:r w:rsidRPr="00E70010">
                <w:rPr>
                  <w:color w:val="000000"/>
                  <w:sz w:val="20"/>
                </w:rPr>
                <w:t>adhering to established safety, security and quality standards</w:t>
              </w:r>
            </w:ins>
          </w:p>
          <w:p w14:paraId="718B3C0E" w14:textId="77777777" w:rsidR="00005EEA" w:rsidRPr="00E70010" w:rsidRDefault="00005EEA" w:rsidP="00005EEA">
            <w:pPr>
              <w:pStyle w:val="ListParagraph"/>
              <w:numPr>
                <w:ilvl w:val="0"/>
                <w:numId w:val="125"/>
              </w:numPr>
              <w:spacing w:line="240" w:lineRule="auto"/>
              <w:contextualSpacing/>
              <w:rPr>
                <w:ins w:id="621" w:author="Anderson, Simon MR 1" w:date="2026-04-14T10:56:00Z"/>
                <w:sz w:val="20"/>
              </w:rPr>
            </w:pPr>
            <w:proofErr w:type="gramStart"/>
            <w:ins w:id="622" w:author="Anderson, Simon MR 1" w:date="2026-04-14T10:56:00Z">
              <w:r w:rsidRPr="00E70010">
                <w:rPr>
                  <w:color w:val="000000"/>
                  <w:sz w:val="20"/>
                </w:rPr>
                <w:t>managing</w:t>
              </w:r>
              <w:proofErr w:type="gramEnd"/>
              <w:r w:rsidRPr="00E70010">
                <w:rPr>
                  <w:sz w:val="20"/>
                </w:rPr>
                <w:t xml:space="preserve"> system software in hybrid and multi-cloud environments.</w:t>
              </w:r>
            </w:ins>
          </w:p>
          <w:p w14:paraId="058BC7EC" w14:textId="77777777" w:rsidR="00005EEA" w:rsidRPr="00E70010" w:rsidRDefault="00005EEA" w:rsidP="00005EEA">
            <w:pPr>
              <w:spacing w:before="120" w:after="120" w:line="240" w:lineRule="auto"/>
              <w:contextualSpacing/>
              <w:rPr>
                <w:ins w:id="623" w:author="Anderson, Simon MR 1" w:date="2026-04-14T10:56:00Z"/>
                <w:sz w:val="20"/>
              </w:rPr>
            </w:pPr>
            <w:ins w:id="624" w:author="Anderson, Simon MR 1" w:date="2026-04-14T10:56:00Z">
              <w:r w:rsidRPr="00E70010">
                <w:rPr>
                  <w:b/>
                  <w:color w:val="000000"/>
                  <w:sz w:val="20"/>
                </w:rPr>
                <w:t>Major Responsibilities:</w:t>
              </w:r>
            </w:ins>
          </w:p>
          <w:p w14:paraId="5E814C53" w14:textId="77777777" w:rsidR="00005EEA" w:rsidRPr="00E70010" w:rsidRDefault="00005EEA" w:rsidP="00005EEA">
            <w:pPr>
              <w:pStyle w:val="ListParagraph"/>
              <w:numPr>
                <w:ilvl w:val="0"/>
                <w:numId w:val="125"/>
              </w:numPr>
              <w:spacing w:line="240" w:lineRule="auto"/>
              <w:contextualSpacing/>
              <w:rPr>
                <w:ins w:id="625" w:author="Anderson, Simon MR 1" w:date="2026-04-14T10:56:00Z"/>
                <w:color w:val="000000"/>
                <w:sz w:val="20"/>
              </w:rPr>
            </w:pPr>
            <w:ins w:id="626" w:author="Anderson, Simon MR 1" w:date="2026-04-14T10:56:00Z">
              <w:r w:rsidRPr="00E70010">
                <w:rPr>
                  <w:sz w:val="20"/>
                </w:rPr>
                <w:t xml:space="preserve">Monitors </w:t>
              </w:r>
              <w:r w:rsidRPr="00E70010">
                <w:rPr>
                  <w:color w:val="000000"/>
                  <w:sz w:val="20"/>
                </w:rPr>
                <w:t>system software metrics and adjusts configurations for optimum availability and performance, and adherence to security policies</w:t>
              </w:r>
            </w:ins>
          </w:p>
          <w:p w14:paraId="2159F0B5" w14:textId="77777777" w:rsidR="00005EEA" w:rsidRPr="00E70010" w:rsidRDefault="00005EEA" w:rsidP="00005EEA">
            <w:pPr>
              <w:pStyle w:val="ListParagraph"/>
              <w:numPr>
                <w:ilvl w:val="0"/>
                <w:numId w:val="125"/>
              </w:numPr>
              <w:spacing w:line="240" w:lineRule="auto"/>
              <w:contextualSpacing/>
              <w:rPr>
                <w:ins w:id="627" w:author="Anderson, Simon MR 1" w:date="2026-04-14T10:56:00Z"/>
                <w:color w:val="000000"/>
                <w:sz w:val="20"/>
              </w:rPr>
            </w:pPr>
            <w:ins w:id="628" w:author="Anderson, Simon MR 1" w:date="2026-04-14T10:56:00Z">
              <w:r w:rsidRPr="00E70010">
                <w:rPr>
                  <w:color w:val="000000"/>
                  <w:sz w:val="20"/>
                </w:rPr>
                <w:t>Applies technical expertise to investigates and resolve complex system software issues, including security-related issues, requesting action from other support teams and supplier if required.</w:t>
              </w:r>
            </w:ins>
          </w:p>
          <w:p w14:paraId="12742074" w14:textId="77777777" w:rsidR="00005EEA" w:rsidRPr="00E70010" w:rsidRDefault="00005EEA" w:rsidP="00005EEA">
            <w:pPr>
              <w:pStyle w:val="ListParagraph"/>
              <w:numPr>
                <w:ilvl w:val="0"/>
                <w:numId w:val="125"/>
              </w:numPr>
              <w:spacing w:line="240" w:lineRule="auto"/>
              <w:contextualSpacing/>
              <w:rPr>
                <w:ins w:id="629" w:author="Anderson, Simon MR 1" w:date="2026-04-14T10:56:00Z"/>
                <w:color w:val="000000"/>
                <w:sz w:val="20"/>
              </w:rPr>
            </w:pPr>
            <w:ins w:id="630" w:author="Anderson, Simon MR 1" w:date="2026-04-14T10:56:00Z">
              <w:r w:rsidRPr="00E70010">
                <w:rPr>
                  <w:color w:val="000000"/>
                  <w:sz w:val="20"/>
                </w:rPr>
                <w:t>Analyses system software updates and determines which ones require actions.</w:t>
              </w:r>
            </w:ins>
          </w:p>
          <w:p w14:paraId="0C0DCDAC" w14:textId="77777777" w:rsidR="00005EEA" w:rsidRPr="00E70010" w:rsidRDefault="00005EEA" w:rsidP="00005EEA">
            <w:pPr>
              <w:pStyle w:val="ListParagraph"/>
              <w:numPr>
                <w:ilvl w:val="0"/>
                <w:numId w:val="125"/>
              </w:numPr>
              <w:spacing w:line="240" w:lineRule="auto"/>
              <w:contextualSpacing/>
              <w:rPr>
                <w:ins w:id="631" w:author="Anderson, Simon MR 1" w:date="2026-04-14T10:56:00Z"/>
                <w:color w:val="000000"/>
                <w:sz w:val="20"/>
              </w:rPr>
            </w:pPr>
            <w:ins w:id="632" w:author="Anderson, Simon MR 1" w:date="2026-04-14T10:56:00Z">
              <w:r w:rsidRPr="00E70010">
                <w:rPr>
                  <w:color w:val="212529"/>
                  <w:sz w:val="20"/>
                </w:rPr>
                <w:t xml:space="preserve">Apply </w:t>
              </w:r>
              <w:r w:rsidRPr="00E70010">
                <w:rPr>
                  <w:color w:val="000000"/>
                  <w:sz w:val="20"/>
                </w:rPr>
                <w:t>technical expertise to execute updates and employ automation tools</w:t>
              </w:r>
            </w:ins>
          </w:p>
          <w:p w14:paraId="0897F68F" w14:textId="77777777" w:rsidR="00005EEA" w:rsidRPr="00E70010" w:rsidRDefault="00005EEA" w:rsidP="00005EEA">
            <w:pPr>
              <w:pStyle w:val="ListParagraph"/>
              <w:numPr>
                <w:ilvl w:val="0"/>
                <w:numId w:val="125"/>
              </w:numPr>
              <w:spacing w:line="240" w:lineRule="auto"/>
              <w:contextualSpacing/>
              <w:rPr>
                <w:ins w:id="633" w:author="Anderson, Simon MR 1" w:date="2026-04-14T10:56:00Z"/>
                <w:color w:val="000000"/>
                <w:sz w:val="20"/>
              </w:rPr>
            </w:pPr>
            <w:ins w:id="634" w:author="Anderson, Simon MR 1" w:date="2026-04-14T10:56:00Z">
              <w:r w:rsidRPr="00E70010">
                <w:rPr>
                  <w:color w:val="000000"/>
                  <w:sz w:val="20"/>
                </w:rPr>
                <w:t>Develops comprehensive software implementation</w:t>
              </w:r>
              <w:r w:rsidRPr="00E70010">
                <w:rPr>
                  <w:sz w:val="20"/>
                </w:rPr>
                <w:t xml:space="preserve"> procedures with robust contingency plans</w:t>
              </w:r>
            </w:ins>
          </w:p>
          <w:p w14:paraId="48DA92D5" w14:textId="77777777" w:rsidR="00005EEA" w:rsidRPr="00E70010" w:rsidRDefault="00005EEA" w:rsidP="00005EEA">
            <w:pPr>
              <w:pStyle w:val="ListParagraph"/>
              <w:numPr>
                <w:ilvl w:val="0"/>
                <w:numId w:val="125"/>
              </w:numPr>
              <w:spacing w:line="240" w:lineRule="auto"/>
              <w:contextualSpacing/>
              <w:rPr>
                <w:ins w:id="635" w:author="Anderson, Simon MR 1" w:date="2026-04-14T10:56:00Z"/>
                <w:color w:val="000000"/>
                <w:sz w:val="20"/>
              </w:rPr>
            </w:pPr>
            <w:ins w:id="636" w:author="Anderson, Simon MR 1" w:date="2026-04-14T10:56:00Z">
              <w:r w:rsidRPr="00E70010">
                <w:rPr>
                  <w:color w:val="000000"/>
                  <w:sz w:val="20"/>
                </w:rPr>
                <w:t>Provides reports and proposals for improvement to stakeholders.</w:t>
              </w:r>
            </w:ins>
          </w:p>
          <w:p w14:paraId="043FC8C7" w14:textId="77777777" w:rsidR="00005EEA" w:rsidRPr="009D4A31" w:rsidRDefault="00005EEA" w:rsidP="00005EEA">
            <w:pPr>
              <w:pStyle w:val="ListParagraph"/>
              <w:numPr>
                <w:ilvl w:val="0"/>
                <w:numId w:val="125"/>
              </w:numPr>
              <w:spacing w:line="240" w:lineRule="auto"/>
              <w:contextualSpacing/>
              <w:rPr>
                <w:ins w:id="637" w:author="Anderson, Simon MR 1" w:date="2026-04-14T10:56:00Z"/>
                <w:color w:val="212529"/>
                <w:sz w:val="20"/>
              </w:rPr>
            </w:pPr>
            <w:ins w:id="638" w:author="Anderson, Simon MR 1" w:date="2026-04-14T10:56:00Z">
              <w:r w:rsidRPr="00E70010">
                <w:rPr>
                  <w:color w:val="000000"/>
                  <w:sz w:val="20"/>
                </w:rPr>
                <w:t>Contributes to the planning and implements agreed organisation changes and</w:t>
              </w:r>
              <w:r w:rsidRPr="00E70010">
                <w:rPr>
                  <w:color w:val="212529"/>
                  <w:sz w:val="20"/>
                </w:rPr>
                <w:t xml:space="preserve"> maintenance routines.</w:t>
              </w:r>
            </w:ins>
          </w:p>
          <w:p w14:paraId="1E063424" w14:textId="77777777" w:rsidR="00005EEA" w:rsidRPr="00E70010" w:rsidRDefault="00005EEA" w:rsidP="00005EEA">
            <w:pPr>
              <w:spacing w:before="120" w:after="120" w:line="240" w:lineRule="auto"/>
              <w:contextualSpacing/>
              <w:rPr>
                <w:ins w:id="639" w:author="Anderson, Simon MR 1" w:date="2026-04-14T10:56:00Z"/>
                <w:b/>
                <w:color w:val="000000"/>
                <w:sz w:val="20"/>
              </w:rPr>
            </w:pPr>
            <w:ins w:id="640" w:author="Anderson, Simon MR 1" w:date="2026-04-14T10:56:00Z">
              <w:r w:rsidRPr="00E70010">
                <w:rPr>
                  <w:b/>
                  <w:color w:val="000000"/>
                  <w:sz w:val="20"/>
                </w:rPr>
                <w:t>Secondary Responsibilities:</w:t>
              </w:r>
            </w:ins>
          </w:p>
          <w:p w14:paraId="6F0B053E" w14:textId="77777777" w:rsidR="00005EEA" w:rsidRPr="00E70010" w:rsidRDefault="00005EEA" w:rsidP="00005EEA">
            <w:pPr>
              <w:pStyle w:val="ListParagraph"/>
              <w:numPr>
                <w:ilvl w:val="0"/>
                <w:numId w:val="125"/>
              </w:numPr>
              <w:spacing w:line="240" w:lineRule="auto"/>
              <w:contextualSpacing/>
              <w:rPr>
                <w:ins w:id="641" w:author="Anderson, Simon MR 1" w:date="2026-04-14T10:56:00Z"/>
                <w:color w:val="000000"/>
                <w:sz w:val="20"/>
              </w:rPr>
            </w:pPr>
            <w:ins w:id="642" w:author="Anderson, Simon MR 1" w:date="2026-04-14T10:56:00Z">
              <w:r w:rsidRPr="00E70010">
                <w:rPr>
                  <w:color w:val="000000"/>
                  <w:sz w:val="20"/>
                </w:rPr>
                <w:t xml:space="preserve">All CDS Above-the-Line contractors </w:t>
              </w:r>
              <w:proofErr w:type="gramStart"/>
              <w:r w:rsidRPr="00E70010">
                <w:rPr>
                  <w:color w:val="000000"/>
                  <w:sz w:val="20"/>
                </w:rPr>
                <w:t>may be tasked</w:t>
              </w:r>
              <w:proofErr w:type="gramEnd"/>
              <w:r w:rsidRPr="00E70010">
                <w:rPr>
                  <w:color w:val="000000"/>
                  <w:sz w:val="20"/>
                </w:rPr>
                <w:t xml:space="preserve"> with assisting other CDS functional areas where the member’s skills and knowledge are relevant.</w:t>
              </w:r>
            </w:ins>
          </w:p>
          <w:p w14:paraId="14D51642" w14:textId="77777777" w:rsidR="00005EEA" w:rsidRPr="00E70010" w:rsidRDefault="00005EEA" w:rsidP="00005EEA">
            <w:pPr>
              <w:pStyle w:val="NoSpacing"/>
              <w:rPr>
                <w:ins w:id="643" w:author="Anderson, Simon MR 1" w:date="2026-04-14T10:56:00Z"/>
                <w:color w:val="000000"/>
                <w:sz w:val="20"/>
              </w:rPr>
            </w:pPr>
          </w:p>
          <w:p w14:paraId="4DC3A9D5" w14:textId="77777777" w:rsidR="00005EEA" w:rsidRPr="00E70010" w:rsidRDefault="00005EEA" w:rsidP="00005EEA">
            <w:pPr>
              <w:pStyle w:val="NoSpacing"/>
              <w:rPr>
                <w:ins w:id="644" w:author="Anderson, Simon MR 1" w:date="2026-04-14T10:56:00Z"/>
                <w:color w:val="000000"/>
                <w:sz w:val="20"/>
              </w:rPr>
            </w:pPr>
            <w:ins w:id="645" w:author="Anderson, Simon MR 1" w:date="2026-04-14T10:56:00Z">
              <w:r w:rsidRPr="00E70010">
                <w:rPr>
                  <w:b/>
                  <w:color w:val="000000"/>
                  <w:sz w:val="20"/>
                </w:rPr>
                <w:t>OP 3 (1 position)</w:t>
              </w:r>
              <w:r w:rsidRPr="00E70010">
                <w:rPr>
                  <w:color w:val="000000"/>
                  <w:sz w:val="20"/>
                </w:rPr>
                <w:t xml:space="preserve"> </w:t>
              </w:r>
            </w:ins>
          </w:p>
          <w:p w14:paraId="665731A2" w14:textId="77777777" w:rsidR="00005EEA" w:rsidRPr="00E70010" w:rsidRDefault="00005EEA" w:rsidP="00005EEA">
            <w:pPr>
              <w:pStyle w:val="NoSpacing"/>
              <w:spacing w:before="120" w:after="120"/>
              <w:ind w:left="177"/>
              <w:rPr>
                <w:ins w:id="646" w:author="Anderson, Simon MR 1" w:date="2026-04-14T10:56:00Z"/>
                <w:color w:val="000000"/>
                <w:sz w:val="20"/>
              </w:rPr>
            </w:pPr>
            <w:ins w:id="647" w:author="Anderson, Simon MR 1" w:date="2026-04-14T10:56:00Z">
              <w:r w:rsidRPr="00E70010">
                <w:rPr>
                  <w:b/>
                  <w:color w:val="000000"/>
                  <w:sz w:val="20"/>
                </w:rPr>
                <w:t>Description</w:t>
              </w:r>
              <w:r w:rsidRPr="00E70010">
                <w:rPr>
                  <w:color w:val="000000"/>
                  <w:sz w:val="20"/>
                </w:rPr>
                <w:t xml:space="preserve">:  </w:t>
              </w:r>
            </w:ins>
          </w:p>
          <w:p w14:paraId="3A180B37" w14:textId="77777777" w:rsidR="00005EEA" w:rsidRPr="009D4A31" w:rsidRDefault="00005EEA" w:rsidP="00005EEA">
            <w:pPr>
              <w:pStyle w:val="NoSpacing"/>
              <w:spacing w:before="120" w:after="120"/>
              <w:ind w:left="177"/>
              <w:rPr>
                <w:ins w:id="648" w:author="Anderson, Simon MR 1" w:date="2026-04-14T10:56:00Z"/>
                <w:sz w:val="20"/>
              </w:rPr>
            </w:pPr>
            <w:ins w:id="649" w:author="Anderson, Simon MR 1" w:date="2026-04-14T10:56:00Z">
              <w:r w:rsidRPr="00E70010">
                <w:rPr>
                  <w:sz w:val="20"/>
                </w:rPr>
                <w:t xml:space="preserve">The </w:t>
              </w:r>
              <w:r w:rsidRPr="00E70010">
                <w:rPr>
                  <w:b/>
                  <w:sz w:val="22"/>
                  <w:szCs w:val="22"/>
                </w:rPr>
                <w:t>Network Support</w:t>
              </w:r>
              <w:r w:rsidRPr="00E70010">
                <w:rPr>
                  <w:sz w:val="20"/>
                </w:rPr>
                <w:t xml:space="preserve"> position will be responsible for </w:t>
              </w:r>
              <w:r w:rsidRPr="00E70010">
                <w:rPr>
                  <w:sz w:val="20"/>
                  <w:shd w:val="clear" w:color="auto" w:fill="FFFFFF"/>
                </w:rPr>
                <w:t>providing maintenance and support services for communications networks.</w:t>
              </w:r>
              <w:r w:rsidRPr="00E70010">
                <w:rPr>
                  <w:sz w:val="20"/>
                </w:rPr>
                <w:t xml:space="preserve"> Perform diverse complex activities, support and guide others, delegate tasks when appropriate, works autonomously under general direction, and contribute exper</w:t>
              </w:r>
              <w:r>
                <w:rPr>
                  <w:sz w:val="20"/>
                </w:rPr>
                <w:t>tise to deliver team objectives</w:t>
              </w:r>
            </w:ins>
          </w:p>
          <w:p w14:paraId="4772FE05" w14:textId="77777777" w:rsidR="00005EEA" w:rsidRPr="00E70010" w:rsidRDefault="00005EEA" w:rsidP="00005EEA">
            <w:pPr>
              <w:pStyle w:val="NoSpacing"/>
              <w:spacing w:before="120" w:after="120"/>
              <w:ind w:left="177"/>
              <w:rPr>
                <w:ins w:id="650" w:author="Anderson, Simon MR 1" w:date="2026-04-14T10:56:00Z"/>
                <w:b/>
                <w:color w:val="000000"/>
                <w:sz w:val="20"/>
              </w:rPr>
            </w:pPr>
            <w:ins w:id="651" w:author="Anderson, Simon MR 1" w:date="2026-04-14T10:56:00Z">
              <w:r w:rsidRPr="00E70010">
                <w:rPr>
                  <w:b/>
                  <w:color w:val="000000"/>
                  <w:sz w:val="20"/>
                </w:rPr>
                <w:lastRenderedPageBreak/>
                <w:t>Skills and Knowledge</w:t>
              </w:r>
            </w:ins>
          </w:p>
          <w:p w14:paraId="2187D2C5" w14:textId="77777777" w:rsidR="00005EEA" w:rsidRPr="00B57C0D" w:rsidRDefault="00005EEA" w:rsidP="00005EEA">
            <w:pPr>
              <w:pStyle w:val="ListParagraph"/>
              <w:numPr>
                <w:ilvl w:val="0"/>
                <w:numId w:val="125"/>
              </w:numPr>
              <w:spacing w:line="240" w:lineRule="auto"/>
              <w:contextualSpacing/>
              <w:rPr>
                <w:ins w:id="652" w:author="Anderson, Simon MR 1" w:date="2026-04-14T10:56:00Z"/>
                <w:color w:val="000000"/>
                <w:sz w:val="20"/>
              </w:rPr>
            </w:pPr>
            <w:ins w:id="653" w:author="Anderson, Simon MR 1" w:date="2026-04-14T10:56:00Z">
              <w:r w:rsidRPr="00B57C0D">
                <w:rPr>
                  <w:color w:val="000000"/>
                  <w:sz w:val="20"/>
                </w:rPr>
                <w:t>Bachelor Degree or higher in IT (Major or Minor) with 3-5 year experience in the last 10 years are recommended</w:t>
              </w:r>
            </w:ins>
          </w:p>
          <w:p w14:paraId="72AD97F2" w14:textId="77777777" w:rsidR="00005EEA" w:rsidRPr="00E70010" w:rsidRDefault="00005EEA" w:rsidP="00005EEA">
            <w:pPr>
              <w:pStyle w:val="ListParagraph"/>
              <w:numPr>
                <w:ilvl w:val="0"/>
                <w:numId w:val="125"/>
              </w:numPr>
              <w:spacing w:line="240" w:lineRule="auto"/>
              <w:contextualSpacing/>
              <w:rPr>
                <w:ins w:id="654" w:author="Anderson, Simon MR 1" w:date="2026-04-14T10:56:00Z"/>
                <w:color w:val="000000"/>
                <w:sz w:val="20"/>
              </w:rPr>
            </w:pPr>
            <w:ins w:id="655" w:author="Anderson, Simon MR 1" w:date="2026-04-14T10:56:00Z">
              <w:r w:rsidRPr="00E70010">
                <w:rPr>
                  <w:color w:val="000000"/>
                  <w:sz w:val="20"/>
                </w:rPr>
                <w:t>Experience</w:t>
              </w:r>
              <w:r>
                <w:rPr>
                  <w:color w:val="000000"/>
                  <w:sz w:val="20"/>
                </w:rPr>
                <w:t xml:space="preserve"> and qualifications</w:t>
              </w:r>
              <w:r w:rsidRPr="00E70010">
                <w:rPr>
                  <w:color w:val="000000"/>
                  <w:sz w:val="20"/>
                </w:rPr>
                <w:t xml:space="preserve"> with CISCO network products Cisco ACI, SDWAN, SDACCESS</w:t>
              </w:r>
              <w:r>
                <w:rPr>
                  <w:color w:val="000000"/>
                  <w:sz w:val="20"/>
                </w:rPr>
                <w:t xml:space="preserve"> is preferred</w:t>
              </w:r>
            </w:ins>
          </w:p>
          <w:p w14:paraId="08AB0A97" w14:textId="77777777" w:rsidR="00005EEA" w:rsidRPr="00E70010" w:rsidRDefault="00005EEA" w:rsidP="00005EEA">
            <w:pPr>
              <w:pStyle w:val="ListParagraph"/>
              <w:numPr>
                <w:ilvl w:val="0"/>
                <w:numId w:val="125"/>
              </w:numPr>
              <w:spacing w:line="240" w:lineRule="auto"/>
              <w:contextualSpacing/>
              <w:rPr>
                <w:ins w:id="656" w:author="Anderson, Simon MR 1" w:date="2026-04-14T10:56:00Z"/>
                <w:color w:val="000000"/>
                <w:sz w:val="20"/>
              </w:rPr>
            </w:pPr>
            <w:ins w:id="657" w:author="Anderson, Simon MR 1" w:date="2026-04-14T10:56:00Z">
              <w:r w:rsidRPr="00E70010">
                <w:rPr>
                  <w:color w:val="000000"/>
                  <w:sz w:val="20"/>
                </w:rPr>
                <w:t>Experience with F5 load balancing</w:t>
              </w:r>
              <w:r>
                <w:rPr>
                  <w:color w:val="000000"/>
                  <w:sz w:val="20"/>
                </w:rPr>
                <w:t xml:space="preserve"> is preferred</w:t>
              </w:r>
            </w:ins>
          </w:p>
          <w:p w14:paraId="24C1F715" w14:textId="77777777" w:rsidR="00005EEA" w:rsidRPr="00E70010" w:rsidRDefault="00005EEA" w:rsidP="00005EEA">
            <w:pPr>
              <w:pStyle w:val="ListParagraph"/>
              <w:numPr>
                <w:ilvl w:val="0"/>
                <w:numId w:val="125"/>
              </w:numPr>
              <w:spacing w:line="240" w:lineRule="auto"/>
              <w:contextualSpacing/>
              <w:rPr>
                <w:ins w:id="658" w:author="Anderson, Simon MR 1" w:date="2026-04-14T10:56:00Z"/>
                <w:color w:val="000000"/>
                <w:sz w:val="20"/>
              </w:rPr>
            </w:pPr>
            <w:ins w:id="659" w:author="Anderson, Simon MR 1" w:date="2026-04-14T10:56:00Z">
              <w:r w:rsidRPr="00E70010">
                <w:rPr>
                  <w:color w:val="000000"/>
                  <w:sz w:val="20"/>
                </w:rPr>
                <w:t>Experience with Fortinet Firewall</w:t>
              </w:r>
              <w:r>
                <w:rPr>
                  <w:color w:val="000000"/>
                  <w:sz w:val="20"/>
                </w:rPr>
                <w:t xml:space="preserve"> is preferred</w:t>
              </w:r>
            </w:ins>
          </w:p>
          <w:p w14:paraId="4030AB42" w14:textId="77777777" w:rsidR="00005EEA" w:rsidRPr="00E70010" w:rsidRDefault="00005EEA" w:rsidP="00005EEA">
            <w:pPr>
              <w:pStyle w:val="ListParagraph"/>
              <w:numPr>
                <w:ilvl w:val="0"/>
                <w:numId w:val="125"/>
              </w:numPr>
              <w:spacing w:line="240" w:lineRule="auto"/>
              <w:contextualSpacing/>
              <w:rPr>
                <w:ins w:id="660" w:author="Anderson, Simon MR 1" w:date="2026-04-14T10:56:00Z"/>
                <w:color w:val="000000"/>
                <w:sz w:val="20"/>
              </w:rPr>
            </w:pPr>
            <w:ins w:id="661" w:author="Anderson, Simon MR 1" w:date="2026-04-14T10:56:00Z">
              <w:r w:rsidRPr="00E70010">
                <w:rPr>
                  <w:color w:val="000000"/>
                  <w:sz w:val="20"/>
                </w:rPr>
                <w:t>Experience with virtual and physical servers</w:t>
              </w:r>
              <w:r>
                <w:rPr>
                  <w:color w:val="000000"/>
                  <w:sz w:val="20"/>
                </w:rPr>
                <w:t xml:space="preserve"> is preferred</w:t>
              </w:r>
            </w:ins>
          </w:p>
          <w:p w14:paraId="2626D985" w14:textId="77777777" w:rsidR="00005EEA" w:rsidRPr="00E70010" w:rsidRDefault="00005EEA" w:rsidP="00005EEA">
            <w:pPr>
              <w:pStyle w:val="ListParagraph"/>
              <w:numPr>
                <w:ilvl w:val="0"/>
                <w:numId w:val="125"/>
              </w:numPr>
              <w:spacing w:line="240" w:lineRule="auto"/>
              <w:contextualSpacing/>
              <w:rPr>
                <w:ins w:id="662" w:author="Anderson, Simon MR 1" w:date="2026-04-14T10:56:00Z"/>
                <w:color w:val="000000"/>
                <w:sz w:val="20"/>
              </w:rPr>
            </w:pPr>
            <w:ins w:id="663" w:author="Anderson, Simon MR 1" w:date="2026-04-14T10:56:00Z">
              <w:r w:rsidRPr="00E70010">
                <w:rPr>
                  <w:color w:val="000000"/>
                  <w:sz w:val="20"/>
                </w:rPr>
                <w:t>Experience with Active Directory and Linux Identity/ Policy/ Authorisation (IPA)</w:t>
              </w:r>
              <w:r>
                <w:rPr>
                  <w:color w:val="000000"/>
                  <w:sz w:val="20"/>
                </w:rPr>
                <w:t xml:space="preserve"> is preferred</w:t>
              </w:r>
            </w:ins>
          </w:p>
          <w:p w14:paraId="3B73954A" w14:textId="77777777" w:rsidR="00005EEA" w:rsidRPr="00E70010" w:rsidRDefault="00005EEA" w:rsidP="00005EEA">
            <w:pPr>
              <w:pStyle w:val="ListParagraph"/>
              <w:numPr>
                <w:ilvl w:val="0"/>
                <w:numId w:val="125"/>
              </w:numPr>
              <w:spacing w:line="240" w:lineRule="auto"/>
              <w:contextualSpacing/>
              <w:rPr>
                <w:ins w:id="664" w:author="Anderson, Simon MR 1" w:date="2026-04-14T10:56:00Z"/>
                <w:color w:val="000000"/>
                <w:sz w:val="20"/>
              </w:rPr>
            </w:pPr>
            <w:ins w:id="665" w:author="Anderson, Simon MR 1" w:date="2026-04-14T10:56:00Z">
              <w:r w:rsidRPr="00E70010">
                <w:rPr>
                  <w:color w:val="000000"/>
                  <w:sz w:val="20"/>
                </w:rPr>
                <w:t>Experience with PowerShell</w:t>
              </w:r>
              <w:r>
                <w:rPr>
                  <w:color w:val="000000"/>
                  <w:sz w:val="20"/>
                </w:rPr>
                <w:t xml:space="preserve"> is preferred</w:t>
              </w:r>
            </w:ins>
          </w:p>
          <w:p w14:paraId="5C3306C8" w14:textId="77777777" w:rsidR="00005EEA" w:rsidRPr="00E70010" w:rsidRDefault="00005EEA" w:rsidP="00005EEA">
            <w:pPr>
              <w:pStyle w:val="NoSpacing"/>
              <w:spacing w:before="120" w:after="120"/>
              <w:ind w:left="177"/>
              <w:rPr>
                <w:ins w:id="666" w:author="Anderson, Simon MR 1" w:date="2026-04-14T10:56:00Z"/>
                <w:b/>
                <w:color w:val="000000"/>
                <w:sz w:val="20"/>
              </w:rPr>
            </w:pPr>
            <w:ins w:id="667" w:author="Anderson, Simon MR 1" w:date="2026-04-14T10:56:00Z">
              <w:r w:rsidRPr="00E70010">
                <w:rPr>
                  <w:b/>
                  <w:color w:val="000000"/>
                  <w:sz w:val="20"/>
                </w:rPr>
                <w:t>Guidance:</w:t>
              </w:r>
              <w:r w:rsidRPr="00E70010">
                <w:rPr>
                  <w:b/>
                  <w:color w:val="000000"/>
                  <w:sz w:val="20"/>
                </w:rPr>
                <w:tab/>
              </w:r>
            </w:ins>
          </w:p>
          <w:p w14:paraId="2C980AC3" w14:textId="77777777" w:rsidR="00005EEA" w:rsidRPr="00E70010" w:rsidRDefault="00005EEA" w:rsidP="00005EEA">
            <w:pPr>
              <w:pStyle w:val="NoSpacing"/>
              <w:spacing w:before="120" w:after="120"/>
              <w:ind w:left="177"/>
              <w:rPr>
                <w:ins w:id="668" w:author="Anderson, Simon MR 1" w:date="2026-04-14T10:56:00Z"/>
                <w:sz w:val="20"/>
              </w:rPr>
            </w:pPr>
            <w:ins w:id="669" w:author="Anderson, Simon MR 1" w:date="2026-04-14T10:56:00Z">
              <w:r w:rsidRPr="00E70010">
                <w:rPr>
                  <w:sz w:val="20"/>
                </w:rPr>
                <w:t>Network Support encompasses a wide range of ICT networking components that support the functioning and management ICT services.</w:t>
              </w:r>
            </w:ins>
          </w:p>
          <w:p w14:paraId="5FE1A817" w14:textId="77777777" w:rsidR="00005EEA" w:rsidRPr="00E70010" w:rsidRDefault="00005EEA" w:rsidP="00005EEA">
            <w:pPr>
              <w:pStyle w:val="NoSpacing"/>
              <w:spacing w:before="120" w:after="120"/>
              <w:ind w:left="177"/>
              <w:rPr>
                <w:ins w:id="670" w:author="Anderson, Simon MR 1" w:date="2026-04-14T10:56:00Z"/>
                <w:sz w:val="20"/>
              </w:rPr>
            </w:pPr>
            <w:ins w:id="671" w:author="Anderson, Simon MR 1" w:date="2026-04-14T10:56:00Z">
              <w:r w:rsidRPr="00E70010">
                <w:rPr>
                  <w:sz w:val="20"/>
                </w:rPr>
                <w:t>Activities may include, but are not limited to:</w:t>
              </w:r>
            </w:ins>
          </w:p>
          <w:p w14:paraId="6EFA5E9B" w14:textId="77777777" w:rsidR="00005EEA" w:rsidRPr="00E70010" w:rsidRDefault="00005EEA" w:rsidP="00005EEA">
            <w:pPr>
              <w:pStyle w:val="ListParagraph"/>
              <w:numPr>
                <w:ilvl w:val="0"/>
                <w:numId w:val="125"/>
              </w:numPr>
              <w:spacing w:line="240" w:lineRule="auto"/>
              <w:contextualSpacing/>
              <w:rPr>
                <w:ins w:id="672" w:author="Anderson, Simon MR 1" w:date="2026-04-14T10:56:00Z"/>
                <w:color w:val="000000"/>
                <w:sz w:val="20"/>
              </w:rPr>
            </w:pPr>
            <w:ins w:id="673" w:author="Anderson, Simon MR 1" w:date="2026-04-14T10:56:00Z">
              <w:r w:rsidRPr="00E70010">
                <w:rPr>
                  <w:color w:val="000000"/>
                  <w:sz w:val="20"/>
                </w:rPr>
                <w:t>monitoring network performance, investigating issues, troubleshooting and testing network devices</w:t>
              </w:r>
            </w:ins>
          </w:p>
          <w:p w14:paraId="160C61DD" w14:textId="77777777" w:rsidR="00005EEA" w:rsidRPr="00E70010" w:rsidRDefault="00005EEA" w:rsidP="00005EEA">
            <w:pPr>
              <w:pStyle w:val="ListParagraph"/>
              <w:numPr>
                <w:ilvl w:val="0"/>
                <w:numId w:val="125"/>
              </w:numPr>
              <w:spacing w:line="240" w:lineRule="auto"/>
              <w:contextualSpacing/>
              <w:rPr>
                <w:ins w:id="674" w:author="Anderson, Simon MR 1" w:date="2026-04-14T10:56:00Z"/>
                <w:color w:val="000000"/>
                <w:sz w:val="20"/>
              </w:rPr>
            </w:pPr>
            <w:ins w:id="675" w:author="Anderson, Simon MR 1" w:date="2026-04-14T10:56:00Z">
              <w:r w:rsidRPr="00E70010">
                <w:rPr>
                  <w:color w:val="000000"/>
                  <w:sz w:val="20"/>
                </w:rPr>
                <w:t>implementing and managing network security measures, including access control, authentication, encryption and intrusion detection/prevention</w:t>
              </w:r>
            </w:ins>
          </w:p>
          <w:p w14:paraId="74131102" w14:textId="77777777" w:rsidR="00005EEA" w:rsidRPr="00E70010" w:rsidRDefault="00005EEA" w:rsidP="00005EEA">
            <w:pPr>
              <w:pStyle w:val="ListParagraph"/>
              <w:numPr>
                <w:ilvl w:val="0"/>
                <w:numId w:val="125"/>
              </w:numPr>
              <w:spacing w:line="240" w:lineRule="auto"/>
              <w:contextualSpacing/>
              <w:rPr>
                <w:ins w:id="676" w:author="Anderson, Simon MR 1" w:date="2026-04-14T10:56:00Z"/>
                <w:color w:val="000000"/>
                <w:sz w:val="20"/>
              </w:rPr>
            </w:pPr>
            <w:ins w:id="677" w:author="Anderson, Simon MR 1" w:date="2026-04-14T10:56:00Z">
              <w:r w:rsidRPr="00E70010">
                <w:rPr>
                  <w:color w:val="000000"/>
                  <w:sz w:val="20"/>
                </w:rPr>
                <w:t>configuring and maintaining network, firewall, and load balancing solutions across physical, virtual and cloud environments</w:t>
              </w:r>
            </w:ins>
          </w:p>
          <w:p w14:paraId="1A805CA2" w14:textId="77777777" w:rsidR="00005EEA" w:rsidRPr="00E70010" w:rsidRDefault="00005EEA" w:rsidP="00005EEA">
            <w:pPr>
              <w:pStyle w:val="ListParagraph"/>
              <w:numPr>
                <w:ilvl w:val="0"/>
                <w:numId w:val="125"/>
              </w:numPr>
              <w:spacing w:line="240" w:lineRule="auto"/>
              <w:contextualSpacing/>
              <w:rPr>
                <w:ins w:id="678" w:author="Anderson, Simon MR 1" w:date="2026-04-14T10:56:00Z"/>
                <w:color w:val="000000"/>
                <w:sz w:val="20"/>
              </w:rPr>
            </w:pPr>
            <w:ins w:id="679" w:author="Anderson, Simon MR 1" w:date="2026-04-14T10:56:00Z">
              <w:r w:rsidRPr="00E70010">
                <w:rPr>
                  <w:color w:val="000000"/>
                  <w:sz w:val="20"/>
                </w:rPr>
                <w:t>automating network support tasks using scripting, automation tools and orchestration platforms</w:t>
              </w:r>
            </w:ins>
          </w:p>
          <w:p w14:paraId="496E83B3" w14:textId="77777777" w:rsidR="00005EEA" w:rsidRPr="00E70010" w:rsidRDefault="00005EEA" w:rsidP="00005EEA">
            <w:pPr>
              <w:pStyle w:val="ListParagraph"/>
              <w:numPr>
                <w:ilvl w:val="0"/>
                <w:numId w:val="125"/>
              </w:numPr>
              <w:spacing w:line="240" w:lineRule="auto"/>
              <w:contextualSpacing/>
              <w:rPr>
                <w:ins w:id="680" w:author="Anderson, Simon MR 1" w:date="2026-04-14T10:56:00Z"/>
                <w:color w:val="000000"/>
                <w:sz w:val="20"/>
              </w:rPr>
            </w:pPr>
            <w:ins w:id="681" w:author="Anderson, Simon MR 1" w:date="2026-04-14T10:56:00Z">
              <w:r w:rsidRPr="00E70010">
                <w:rPr>
                  <w:color w:val="000000"/>
                  <w:sz w:val="20"/>
                </w:rPr>
                <w:t>creating and maintaining network documentation, including diagrams, configuration files and procedures</w:t>
              </w:r>
            </w:ins>
          </w:p>
          <w:p w14:paraId="2FBF437E" w14:textId="77777777" w:rsidR="00005EEA" w:rsidRPr="00E70010" w:rsidRDefault="00005EEA" w:rsidP="00005EEA">
            <w:pPr>
              <w:pStyle w:val="ListParagraph"/>
              <w:numPr>
                <w:ilvl w:val="0"/>
                <w:numId w:val="125"/>
              </w:numPr>
              <w:spacing w:line="240" w:lineRule="auto"/>
              <w:contextualSpacing/>
              <w:rPr>
                <w:ins w:id="682" w:author="Anderson, Simon MR 1" w:date="2026-04-14T10:56:00Z"/>
                <w:color w:val="000000"/>
                <w:sz w:val="20"/>
              </w:rPr>
            </w:pPr>
            <w:ins w:id="683" w:author="Anderson, Simon MR 1" w:date="2026-04-14T10:56:00Z">
              <w:r w:rsidRPr="00E70010">
                <w:rPr>
                  <w:color w:val="000000"/>
                  <w:sz w:val="20"/>
                </w:rPr>
                <w:t>providing technical support, advice and guidance to users and collaborating with others</w:t>
              </w:r>
            </w:ins>
          </w:p>
          <w:p w14:paraId="578D0DF7" w14:textId="77777777" w:rsidR="00005EEA" w:rsidRPr="00E70010" w:rsidRDefault="00005EEA" w:rsidP="00005EEA">
            <w:pPr>
              <w:pStyle w:val="ListParagraph"/>
              <w:numPr>
                <w:ilvl w:val="0"/>
                <w:numId w:val="125"/>
              </w:numPr>
              <w:spacing w:line="240" w:lineRule="auto"/>
              <w:contextualSpacing/>
              <w:rPr>
                <w:ins w:id="684" w:author="Anderson, Simon MR 1" w:date="2026-04-14T10:56:00Z"/>
                <w:sz w:val="20"/>
              </w:rPr>
            </w:pPr>
            <w:ins w:id="685" w:author="Anderson, Simon MR 1" w:date="2026-04-14T10:56:00Z">
              <w:r w:rsidRPr="00E70010">
                <w:rPr>
                  <w:color w:val="000000"/>
                  <w:sz w:val="20"/>
                </w:rPr>
                <w:t>analysing network</w:t>
              </w:r>
              <w:r w:rsidRPr="00E70010">
                <w:rPr>
                  <w:sz w:val="20"/>
                </w:rPr>
                <w:t xml:space="preserve"> performance, generating reports and presenting findings and recommendations to stakeholders</w:t>
              </w:r>
            </w:ins>
          </w:p>
          <w:p w14:paraId="595DAAB9" w14:textId="77777777" w:rsidR="00005EEA" w:rsidRPr="00E70010" w:rsidRDefault="00005EEA" w:rsidP="00005EEA">
            <w:pPr>
              <w:pStyle w:val="ListParagraph"/>
              <w:numPr>
                <w:ilvl w:val="0"/>
                <w:numId w:val="125"/>
              </w:numPr>
              <w:spacing w:line="240" w:lineRule="auto"/>
              <w:contextualSpacing/>
              <w:rPr>
                <w:ins w:id="686" w:author="Anderson, Simon MR 1" w:date="2026-04-14T10:56:00Z"/>
                <w:sz w:val="20"/>
              </w:rPr>
            </w:pPr>
            <w:proofErr w:type="gramStart"/>
            <w:ins w:id="687" w:author="Anderson, Simon MR 1" w:date="2026-04-14T10:56:00Z">
              <w:r w:rsidRPr="00E70010">
                <w:rPr>
                  <w:color w:val="000000"/>
                  <w:sz w:val="20"/>
                </w:rPr>
                <w:t>collaborating</w:t>
              </w:r>
              <w:proofErr w:type="gramEnd"/>
              <w:r w:rsidRPr="00E70010">
                <w:rPr>
                  <w:sz w:val="20"/>
                </w:rPr>
                <w:t xml:space="preserve"> with others to ensure seamless integration and operation across all environments.</w:t>
              </w:r>
            </w:ins>
          </w:p>
          <w:p w14:paraId="796B6DEB" w14:textId="77777777" w:rsidR="00005EEA" w:rsidRPr="00E70010" w:rsidRDefault="00005EEA" w:rsidP="00005EEA">
            <w:pPr>
              <w:pStyle w:val="ListParagraph"/>
              <w:numPr>
                <w:ilvl w:val="0"/>
                <w:numId w:val="125"/>
              </w:numPr>
              <w:spacing w:line="240" w:lineRule="auto"/>
              <w:contextualSpacing/>
              <w:rPr>
                <w:ins w:id="688" w:author="Anderson, Simon MR 1" w:date="2026-04-14T10:56:00Z"/>
                <w:color w:val="000000"/>
                <w:sz w:val="20"/>
              </w:rPr>
            </w:pPr>
            <w:ins w:id="689" w:author="Anderson, Simon MR 1" w:date="2026-04-14T10:56:00Z">
              <w:r w:rsidRPr="00E70010">
                <w:rPr>
                  <w:color w:val="000000"/>
                  <w:sz w:val="20"/>
                </w:rPr>
                <w:t>Implement changes using the change management system</w:t>
              </w:r>
            </w:ins>
          </w:p>
          <w:p w14:paraId="2964D419" w14:textId="77777777" w:rsidR="00005EEA" w:rsidRPr="009D4A31" w:rsidRDefault="00005EEA" w:rsidP="00005EEA">
            <w:pPr>
              <w:pStyle w:val="ListParagraph"/>
              <w:numPr>
                <w:ilvl w:val="0"/>
                <w:numId w:val="125"/>
              </w:numPr>
              <w:spacing w:line="240" w:lineRule="auto"/>
              <w:contextualSpacing/>
              <w:rPr>
                <w:ins w:id="690" w:author="Anderson, Simon MR 1" w:date="2026-04-14T10:56:00Z"/>
                <w:sz w:val="20"/>
              </w:rPr>
            </w:pPr>
            <w:ins w:id="691" w:author="Anderson, Simon MR 1" w:date="2026-04-14T10:56:00Z">
              <w:r w:rsidRPr="00E70010">
                <w:rPr>
                  <w:color w:val="000000"/>
                  <w:sz w:val="20"/>
                </w:rPr>
                <w:t>Provide SME guidance in WAN solutions and network encryption technologies</w:t>
              </w:r>
            </w:ins>
          </w:p>
          <w:p w14:paraId="1C298326" w14:textId="77777777" w:rsidR="00005EEA" w:rsidRPr="00E70010" w:rsidRDefault="00005EEA" w:rsidP="00005EEA">
            <w:pPr>
              <w:spacing w:before="120" w:after="120" w:line="240" w:lineRule="auto"/>
              <w:contextualSpacing/>
              <w:rPr>
                <w:ins w:id="692" w:author="Anderson, Simon MR 1" w:date="2026-04-14T10:56:00Z"/>
                <w:sz w:val="20"/>
              </w:rPr>
            </w:pPr>
            <w:ins w:id="693" w:author="Anderson, Simon MR 1" w:date="2026-04-14T10:56:00Z">
              <w:r w:rsidRPr="00E70010">
                <w:rPr>
                  <w:b/>
                  <w:color w:val="000000"/>
                  <w:sz w:val="20"/>
                </w:rPr>
                <w:t>Major Responsibilities:</w:t>
              </w:r>
            </w:ins>
          </w:p>
          <w:p w14:paraId="7F9907E4" w14:textId="77777777" w:rsidR="00005EEA" w:rsidRPr="00E47BAD" w:rsidRDefault="00005EEA" w:rsidP="00005EEA">
            <w:pPr>
              <w:pStyle w:val="ListParagraph"/>
              <w:numPr>
                <w:ilvl w:val="0"/>
                <w:numId w:val="125"/>
              </w:numPr>
              <w:spacing w:line="240" w:lineRule="auto"/>
              <w:contextualSpacing/>
              <w:rPr>
                <w:ins w:id="694" w:author="Anderson, Simon MR 1" w:date="2026-04-14T10:56:00Z"/>
                <w:color w:val="000000"/>
                <w:sz w:val="20"/>
              </w:rPr>
            </w:pPr>
            <w:ins w:id="695" w:author="Anderson, Simon MR 1" w:date="2026-04-14T10:56:00Z">
              <w:r w:rsidRPr="00E47BAD">
                <w:rPr>
                  <w:sz w:val="20"/>
                </w:rPr>
                <w:t xml:space="preserve">Provides detailed and </w:t>
              </w:r>
              <w:r w:rsidRPr="00E47BAD">
                <w:rPr>
                  <w:color w:val="000000"/>
                  <w:sz w:val="20"/>
                </w:rPr>
                <w:t>specific advice to support the organisation's planning and operations, typically related to the immediate area of responsibility.</w:t>
              </w:r>
            </w:ins>
          </w:p>
          <w:p w14:paraId="2CD0B3C9" w14:textId="77777777" w:rsidR="00005EEA" w:rsidRPr="00E47BAD" w:rsidRDefault="00005EEA" w:rsidP="00005EEA">
            <w:pPr>
              <w:pStyle w:val="ListParagraph"/>
              <w:numPr>
                <w:ilvl w:val="0"/>
                <w:numId w:val="125"/>
              </w:numPr>
              <w:spacing w:line="240" w:lineRule="auto"/>
              <w:contextualSpacing/>
              <w:rPr>
                <w:ins w:id="696" w:author="Anderson, Simon MR 1" w:date="2026-04-14T10:56:00Z"/>
                <w:color w:val="000000"/>
                <w:sz w:val="20"/>
              </w:rPr>
            </w:pPr>
            <w:ins w:id="697" w:author="Anderson, Simon MR 1" w:date="2026-04-14T10:56:00Z">
              <w:r w:rsidRPr="00E47BAD">
                <w:rPr>
                  <w:color w:val="000000"/>
                  <w:sz w:val="20"/>
                </w:rPr>
                <w:t>Actively maintains recognised expert level knowledge in one or more identifiable specialisms.</w:t>
              </w:r>
            </w:ins>
          </w:p>
          <w:p w14:paraId="5D8DE688" w14:textId="77777777" w:rsidR="00005EEA" w:rsidRPr="00E47BAD" w:rsidRDefault="00005EEA" w:rsidP="00005EEA">
            <w:pPr>
              <w:pStyle w:val="ListParagraph"/>
              <w:numPr>
                <w:ilvl w:val="0"/>
                <w:numId w:val="125"/>
              </w:numPr>
              <w:spacing w:line="240" w:lineRule="auto"/>
              <w:contextualSpacing/>
              <w:rPr>
                <w:ins w:id="698" w:author="Anderson, Simon MR 1" w:date="2026-04-14T10:56:00Z"/>
                <w:color w:val="000000"/>
                <w:sz w:val="20"/>
              </w:rPr>
            </w:pPr>
            <w:ins w:id="699" w:author="Anderson, Simon MR 1" w:date="2026-04-14T10:56:00Z">
              <w:r w:rsidRPr="00E47BAD">
                <w:rPr>
                  <w:color w:val="000000"/>
                  <w:sz w:val="20"/>
                </w:rPr>
                <w:t>Recognises and identifies the boundaries of their own specialist knowledge.</w:t>
              </w:r>
            </w:ins>
          </w:p>
          <w:p w14:paraId="27D1D84F" w14:textId="77777777" w:rsidR="00005EEA" w:rsidRPr="00E47BAD" w:rsidRDefault="00005EEA" w:rsidP="00005EEA">
            <w:pPr>
              <w:pStyle w:val="ListParagraph"/>
              <w:numPr>
                <w:ilvl w:val="0"/>
                <w:numId w:val="125"/>
              </w:numPr>
              <w:spacing w:line="240" w:lineRule="auto"/>
              <w:contextualSpacing/>
              <w:rPr>
                <w:ins w:id="700" w:author="Anderson, Simon MR 1" w:date="2026-04-14T10:56:00Z"/>
                <w:color w:val="000000"/>
                <w:sz w:val="20"/>
              </w:rPr>
            </w:pPr>
            <w:ins w:id="701" w:author="Anderson, Simon MR 1" w:date="2026-04-14T10:56:00Z">
              <w:r w:rsidRPr="00E47BAD">
                <w:rPr>
                  <w:color w:val="000000"/>
                  <w:sz w:val="20"/>
                </w:rPr>
                <w:t>Where appropriate, collaborates with other specialists to ensure advice given is professionally sound and appropriate to the organisation's needs.</w:t>
              </w:r>
            </w:ins>
          </w:p>
          <w:p w14:paraId="38640D91" w14:textId="77777777" w:rsidR="00005EEA" w:rsidRPr="0074794B" w:rsidRDefault="00005EEA" w:rsidP="00005EEA">
            <w:pPr>
              <w:spacing w:line="240" w:lineRule="auto"/>
              <w:contextualSpacing/>
              <w:rPr>
                <w:ins w:id="702" w:author="Anderson, Simon MR 1" w:date="2026-04-14T10:56:00Z"/>
                <w:color w:val="212529"/>
                <w:sz w:val="20"/>
              </w:rPr>
            </w:pPr>
          </w:p>
          <w:p w14:paraId="7169365C" w14:textId="77777777" w:rsidR="00005EEA" w:rsidRPr="00812F83" w:rsidRDefault="00005EEA" w:rsidP="00005EEA">
            <w:pPr>
              <w:spacing w:before="120" w:after="120" w:line="240" w:lineRule="auto"/>
              <w:contextualSpacing/>
              <w:rPr>
                <w:ins w:id="703" w:author="Anderson, Simon MR 1" w:date="2026-04-14T10:56:00Z"/>
                <w:b/>
                <w:color w:val="000000"/>
                <w:sz w:val="20"/>
              </w:rPr>
            </w:pPr>
            <w:ins w:id="704" w:author="Anderson, Simon MR 1" w:date="2026-04-14T10:56:00Z">
              <w:r w:rsidRPr="00812F83">
                <w:rPr>
                  <w:b/>
                  <w:color w:val="000000"/>
                  <w:sz w:val="20"/>
                </w:rPr>
                <w:t>Secondary Responsibilities:</w:t>
              </w:r>
            </w:ins>
          </w:p>
          <w:p w14:paraId="6C575A96" w14:textId="77777777" w:rsidR="00005EEA" w:rsidRPr="00812F83" w:rsidRDefault="00005EEA" w:rsidP="00005EEA">
            <w:pPr>
              <w:pStyle w:val="ListParagraph"/>
              <w:numPr>
                <w:ilvl w:val="0"/>
                <w:numId w:val="125"/>
              </w:numPr>
              <w:spacing w:line="240" w:lineRule="auto"/>
              <w:contextualSpacing/>
              <w:rPr>
                <w:ins w:id="705" w:author="Anderson, Simon MR 1" w:date="2026-04-14T10:56:00Z"/>
                <w:color w:val="000000"/>
                <w:sz w:val="20"/>
              </w:rPr>
            </w:pPr>
            <w:ins w:id="706" w:author="Anderson, Simon MR 1" w:date="2026-04-14T10:56:00Z">
              <w:r w:rsidRPr="00812F83">
                <w:rPr>
                  <w:color w:val="000000"/>
                  <w:sz w:val="20"/>
                </w:rPr>
                <w:t xml:space="preserve">All CDS Above-the-Line contractors </w:t>
              </w:r>
              <w:proofErr w:type="gramStart"/>
              <w:r w:rsidRPr="00812F83">
                <w:rPr>
                  <w:color w:val="000000"/>
                  <w:sz w:val="20"/>
                </w:rPr>
                <w:t>may be tasked</w:t>
              </w:r>
              <w:proofErr w:type="gramEnd"/>
              <w:r w:rsidRPr="00812F83">
                <w:rPr>
                  <w:color w:val="000000"/>
                  <w:sz w:val="20"/>
                </w:rPr>
                <w:t xml:space="preserve"> with assisting other CDS functional areas where the member’s skills and knowledge are relevant.</w:t>
              </w:r>
            </w:ins>
          </w:p>
          <w:p w14:paraId="6E3B0D5F" w14:textId="77777777" w:rsidR="00005EEA" w:rsidRDefault="00005EEA" w:rsidP="00005EEA">
            <w:pPr>
              <w:pStyle w:val="NoSpacing"/>
              <w:rPr>
                <w:ins w:id="707" w:author="Anderson, Simon MR 1" w:date="2026-04-14T10:56:00Z"/>
                <w:color w:val="000000"/>
                <w:sz w:val="20"/>
              </w:rPr>
            </w:pPr>
          </w:p>
          <w:p w14:paraId="6A7CF077" w14:textId="77777777" w:rsidR="00005EEA" w:rsidRPr="009125CD" w:rsidRDefault="00005EEA" w:rsidP="00005EEA">
            <w:pPr>
              <w:pStyle w:val="NoSpacing"/>
              <w:rPr>
                <w:ins w:id="708" w:author="Anderson, Simon MR 1" w:date="2026-04-14T10:56:00Z"/>
                <w:color w:val="000000"/>
                <w:sz w:val="20"/>
              </w:rPr>
            </w:pPr>
            <w:ins w:id="709" w:author="Anderson, Simon MR 1" w:date="2026-04-14T10:56:00Z">
              <w:r w:rsidRPr="009125CD">
                <w:rPr>
                  <w:b/>
                  <w:color w:val="000000"/>
                  <w:sz w:val="20"/>
                </w:rPr>
                <w:lastRenderedPageBreak/>
                <w:t>OP 4 (1 position)</w:t>
              </w:r>
              <w:r w:rsidRPr="009125CD">
                <w:rPr>
                  <w:color w:val="000000"/>
                  <w:sz w:val="20"/>
                </w:rPr>
                <w:t xml:space="preserve"> </w:t>
              </w:r>
            </w:ins>
          </w:p>
          <w:p w14:paraId="56220847" w14:textId="77777777" w:rsidR="00005EEA" w:rsidRPr="009125CD" w:rsidRDefault="00005EEA" w:rsidP="00005EEA">
            <w:pPr>
              <w:pStyle w:val="NoSpacing"/>
              <w:spacing w:before="120" w:after="120"/>
              <w:ind w:left="177"/>
              <w:rPr>
                <w:ins w:id="710" w:author="Anderson, Simon MR 1" w:date="2026-04-14T10:56:00Z"/>
                <w:color w:val="000000"/>
                <w:sz w:val="20"/>
              </w:rPr>
            </w:pPr>
            <w:ins w:id="711" w:author="Anderson, Simon MR 1" w:date="2026-04-14T10:56:00Z">
              <w:r w:rsidRPr="009125CD">
                <w:rPr>
                  <w:b/>
                  <w:color w:val="000000"/>
                  <w:sz w:val="20"/>
                </w:rPr>
                <w:t>Description</w:t>
              </w:r>
              <w:r w:rsidRPr="009125CD">
                <w:rPr>
                  <w:color w:val="000000"/>
                  <w:sz w:val="20"/>
                </w:rPr>
                <w:t xml:space="preserve">:  </w:t>
              </w:r>
            </w:ins>
          </w:p>
          <w:p w14:paraId="72A48014" w14:textId="77777777" w:rsidR="00005EEA" w:rsidRPr="009125CD" w:rsidRDefault="00005EEA" w:rsidP="00005EEA">
            <w:pPr>
              <w:pStyle w:val="NoSpacing"/>
              <w:spacing w:before="120" w:after="120"/>
              <w:ind w:left="177"/>
              <w:rPr>
                <w:ins w:id="712" w:author="Anderson, Simon MR 1" w:date="2026-04-14T10:56:00Z"/>
                <w:sz w:val="20"/>
              </w:rPr>
            </w:pPr>
            <w:ins w:id="713" w:author="Anderson, Simon MR 1" w:date="2026-04-14T10:56:00Z">
              <w:r w:rsidRPr="006D7A86">
                <w:rPr>
                  <w:sz w:val="20"/>
                </w:rPr>
                <w:t xml:space="preserve">The </w:t>
              </w:r>
              <w:r w:rsidRPr="006D7A86">
                <w:rPr>
                  <w:b/>
                  <w:sz w:val="22"/>
                  <w:szCs w:val="22"/>
                </w:rPr>
                <w:t>Specialist Advice technology</w:t>
              </w:r>
              <w:r w:rsidRPr="006D7A86">
                <w:rPr>
                  <w:sz w:val="20"/>
                </w:rPr>
                <w:t xml:space="preserve"> position will p</w:t>
              </w:r>
              <w:r w:rsidRPr="006D7A86">
                <w:rPr>
                  <w:color w:val="333333"/>
                  <w:sz w:val="20"/>
                  <w:shd w:val="clear" w:color="auto" w:fill="FFFFFF"/>
                </w:rPr>
                <w:t>rovid</w:t>
              </w:r>
              <w:r>
                <w:rPr>
                  <w:color w:val="333333"/>
                  <w:sz w:val="20"/>
                  <w:shd w:val="clear" w:color="auto" w:fill="FFFFFF"/>
                </w:rPr>
                <w:t>e</w:t>
              </w:r>
              <w:r w:rsidRPr="006D7A86">
                <w:rPr>
                  <w:color w:val="333333"/>
                  <w:sz w:val="20"/>
                  <w:shd w:val="clear" w:color="auto" w:fill="FFFFFF"/>
                </w:rPr>
                <w:t xml:space="preserve"> authoritative, professional advice and direction in a specialist area.</w:t>
              </w:r>
              <w:r w:rsidRPr="006D7A86">
                <w:rPr>
                  <w:sz w:val="20"/>
                </w:rPr>
                <w:t xml:space="preserve"> Perform diverse complex activities, support and guide others, delegate tasks when appropriate, works autonomously under general direction, and contribute expertise to deliver team objectives</w:t>
              </w:r>
              <w:r w:rsidRPr="009125CD">
                <w:rPr>
                  <w:sz w:val="20"/>
                </w:rPr>
                <w:t>.</w:t>
              </w:r>
            </w:ins>
          </w:p>
          <w:p w14:paraId="2BD27BDF" w14:textId="77777777" w:rsidR="00005EEA" w:rsidRPr="00E70010" w:rsidRDefault="00005EEA" w:rsidP="00005EEA">
            <w:pPr>
              <w:pStyle w:val="NoSpacing"/>
              <w:spacing w:before="120" w:after="120"/>
              <w:ind w:left="177"/>
              <w:rPr>
                <w:ins w:id="714" w:author="Anderson, Simon MR 1" w:date="2026-04-14T10:56:00Z"/>
                <w:b/>
                <w:color w:val="000000"/>
                <w:sz w:val="20"/>
              </w:rPr>
            </w:pPr>
            <w:ins w:id="715" w:author="Anderson, Simon MR 1" w:date="2026-04-14T10:56:00Z">
              <w:r w:rsidRPr="009125CD">
                <w:rPr>
                  <w:b/>
                  <w:color w:val="000000"/>
                  <w:sz w:val="20"/>
                </w:rPr>
                <w:t xml:space="preserve">Skills and </w:t>
              </w:r>
              <w:r w:rsidRPr="00E70010">
                <w:rPr>
                  <w:b/>
                  <w:color w:val="000000"/>
                  <w:sz w:val="20"/>
                </w:rPr>
                <w:t>Knowledge</w:t>
              </w:r>
            </w:ins>
          </w:p>
          <w:p w14:paraId="44E6F68C" w14:textId="77777777" w:rsidR="00005EEA" w:rsidRPr="00B57C0D" w:rsidRDefault="00005EEA" w:rsidP="00005EEA">
            <w:pPr>
              <w:pStyle w:val="ListParagraph"/>
              <w:numPr>
                <w:ilvl w:val="0"/>
                <w:numId w:val="125"/>
              </w:numPr>
              <w:spacing w:line="240" w:lineRule="auto"/>
              <w:contextualSpacing/>
              <w:rPr>
                <w:ins w:id="716" w:author="Anderson, Simon MR 1" w:date="2026-04-14T10:56:00Z"/>
                <w:color w:val="000000"/>
                <w:sz w:val="20"/>
              </w:rPr>
            </w:pPr>
            <w:ins w:id="717" w:author="Anderson, Simon MR 1" w:date="2026-04-14T10:56:00Z">
              <w:r w:rsidRPr="00B57C0D">
                <w:rPr>
                  <w:color w:val="000000"/>
                  <w:sz w:val="20"/>
                </w:rPr>
                <w:t>Bachelor Degree or higher in IT (Major or Minor) with 3-5 year experience in the last 10 years are recommended</w:t>
              </w:r>
            </w:ins>
          </w:p>
          <w:p w14:paraId="6B8D3F36" w14:textId="77777777" w:rsidR="00005EEA" w:rsidRPr="00E70010" w:rsidRDefault="00005EEA" w:rsidP="00005EEA">
            <w:pPr>
              <w:pStyle w:val="ListParagraph"/>
              <w:numPr>
                <w:ilvl w:val="0"/>
                <w:numId w:val="125"/>
              </w:numPr>
              <w:spacing w:line="240" w:lineRule="auto"/>
              <w:contextualSpacing/>
              <w:rPr>
                <w:ins w:id="718" w:author="Anderson, Simon MR 1" w:date="2026-04-14T10:56:00Z"/>
                <w:color w:val="000000"/>
                <w:sz w:val="20"/>
              </w:rPr>
            </w:pPr>
            <w:ins w:id="719" w:author="Anderson, Simon MR 1" w:date="2026-04-14T10:56:00Z">
              <w:r w:rsidRPr="00E70010">
                <w:rPr>
                  <w:color w:val="000000"/>
                  <w:sz w:val="20"/>
                </w:rPr>
                <w:t>Broad experience with ICT Networking</w:t>
              </w:r>
              <w:r>
                <w:rPr>
                  <w:color w:val="000000"/>
                  <w:sz w:val="20"/>
                </w:rPr>
                <w:t xml:space="preserve"> is preferred</w:t>
              </w:r>
            </w:ins>
          </w:p>
          <w:p w14:paraId="24BED91B" w14:textId="77777777" w:rsidR="00005EEA" w:rsidRPr="00E70010" w:rsidRDefault="00005EEA" w:rsidP="00005EEA">
            <w:pPr>
              <w:pStyle w:val="ListParagraph"/>
              <w:numPr>
                <w:ilvl w:val="0"/>
                <w:numId w:val="125"/>
              </w:numPr>
              <w:spacing w:line="240" w:lineRule="auto"/>
              <w:contextualSpacing/>
              <w:rPr>
                <w:ins w:id="720" w:author="Anderson, Simon MR 1" w:date="2026-04-14T10:56:00Z"/>
                <w:color w:val="000000"/>
                <w:sz w:val="20"/>
              </w:rPr>
            </w:pPr>
            <w:ins w:id="721" w:author="Anderson, Simon MR 1" w:date="2026-04-14T10:56:00Z">
              <w:r w:rsidRPr="00E70010">
                <w:rPr>
                  <w:color w:val="000000"/>
                  <w:sz w:val="20"/>
                </w:rPr>
                <w:t>Broad experience with ICT hosting technologies</w:t>
              </w:r>
              <w:r>
                <w:rPr>
                  <w:color w:val="000000"/>
                  <w:sz w:val="20"/>
                </w:rPr>
                <w:t xml:space="preserve"> is preferred</w:t>
              </w:r>
            </w:ins>
          </w:p>
          <w:p w14:paraId="489B963B" w14:textId="77777777" w:rsidR="00005EEA" w:rsidRPr="00E70010" w:rsidRDefault="00005EEA" w:rsidP="00005EEA">
            <w:pPr>
              <w:pStyle w:val="ListParagraph"/>
              <w:numPr>
                <w:ilvl w:val="0"/>
                <w:numId w:val="125"/>
              </w:numPr>
              <w:spacing w:line="240" w:lineRule="auto"/>
              <w:contextualSpacing/>
              <w:rPr>
                <w:ins w:id="722" w:author="Anderson, Simon MR 1" w:date="2026-04-14T10:56:00Z"/>
                <w:color w:val="000000"/>
                <w:sz w:val="20"/>
              </w:rPr>
            </w:pPr>
            <w:ins w:id="723" w:author="Anderson, Simon MR 1" w:date="2026-04-14T10:56:00Z">
              <w:r w:rsidRPr="00E70010">
                <w:rPr>
                  <w:color w:val="000000"/>
                  <w:sz w:val="20"/>
                </w:rPr>
                <w:t>Broad experience with ICT Identity Access and Management</w:t>
              </w:r>
              <w:r>
                <w:rPr>
                  <w:color w:val="000000"/>
                  <w:sz w:val="20"/>
                </w:rPr>
                <w:t xml:space="preserve"> is preferred</w:t>
              </w:r>
            </w:ins>
          </w:p>
          <w:p w14:paraId="13DF42D5" w14:textId="77777777" w:rsidR="00005EEA" w:rsidRPr="00E70010" w:rsidRDefault="00005EEA" w:rsidP="00005EEA">
            <w:pPr>
              <w:pStyle w:val="ListParagraph"/>
              <w:numPr>
                <w:ilvl w:val="0"/>
                <w:numId w:val="125"/>
              </w:numPr>
              <w:spacing w:line="240" w:lineRule="auto"/>
              <w:contextualSpacing/>
              <w:rPr>
                <w:ins w:id="724" w:author="Anderson, Simon MR 1" w:date="2026-04-14T10:56:00Z"/>
                <w:color w:val="000000"/>
                <w:sz w:val="20"/>
              </w:rPr>
            </w:pPr>
            <w:ins w:id="725" w:author="Anderson, Simon MR 1" w:date="2026-04-14T10:56:00Z">
              <w:r w:rsidRPr="00E70010">
                <w:rPr>
                  <w:color w:val="000000"/>
                  <w:sz w:val="20"/>
                </w:rPr>
                <w:t>Broad experience with ICT data management</w:t>
              </w:r>
              <w:r>
                <w:rPr>
                  <w:color w:val="000000"/>
                  <w:sz w:val="20"/>
                </w:rPr>
                <w:t xml:space="preserve"> is preferred</w:t>
              </w:r>
            </w:ins>
          </w:p>
          <w:p w14:paraId="7713A058" w14:textId="77777777" w:rsidR="00005EEA" w:rsidRPr="00E70010" w:rsidRDefault="00005EEA" w:rsidP="00005EEA">
            <w:pPr>
              <w:pStyle w:val="ListParagraph"/>
              <w:numPr>
                <w:ilvl w:val="0"/>
                <w:numId w:val="125"/>
              </w:numPr>
              <w:spacing w:line="240" w:lineRule="auto"/>
              <w:contextualSpacing/>
              <w:rPr>
                <w:ins w:id="726" w:author="Anderson, Simon MR 1" w:date="2026-04-14T10:56:00Z"/>
                <w:color w:val="000000"/>
                <w:sz w:val="20"/>
              </w:rPr>
            </w:pPr>
            <w:ins w:id="727" w:author="Anderson, Simon MR 1" w:date="2026-04-14T10:56:00Z">
              <w:r w:rsidRPr="00E70010">
                <w:rPr>
                  <w:color w:val="000000"/>
                  <w:sz w:val="20"/>
                </w:rPr>
                <w:t>Broad experience with ICT End Point solutions</w:t>
              </w:r>
              <w:r>
                <w:rPr>
                  <w:color w:val="000000"/>
                  <w:sz w:val="20"/>
                </w:rPr>
                <w:t xml:space="preserve"> is preferred</w:t>
              </w:r>
            </w:ins>
          </w:p>
          <w:p w14:paraId="46FB4E4C" w14:textId="77777777" w:rsidR="00005EEA" w:rsidRPr="00E70010" w:rsidRDefault="00005EEA" w:rsidP="00005EEA">
            <w:pPr>
              <w:pStyle w:val="ListParagraph"/>
              <w:numPr>
                <w:ilvl w:val="0"/>
                <w:numId w:val="125"/>
              </w:numPr>
              <w:spacing w:line="240" w:lineRule="auto"/>
              <w:contextualSpacing/>
              <w:rPr>
                <w:ins w:id="728" w:author="Anderson, Simon MR 1" w:date="2026-04-14T10:56:00Z"/>
                <w:color w:val="000000"/>
                <w:sz w:val="20"/>
              </w:rPr>
            </w:pPr>
            <w:ins w:id="729" w:author="Anderson, Simon MR 1" w:date="2026-04-14T10:56:00Z">
              <w:r w:rsidRPr="00E70010">
                <w:rPr>
                  <w:color w:val="000000"/>
                  <w:sz w:val="20"/>
                </w:rPr>
                <w:t>Broad experience with ICT multi environment operations</w:t>
              </w:r>
              <w:r>
                <w:rPr>
                  <w:color w:val="000000"/>
                  <w:sz w:val="20"/>
                </w:rPr>
                <w:t xml:space="preserve"> is preferred</w:t>
              </w:r>
            </w:ins>
          </w:p>
          <w:p w14:paraId="31F79D0A" w14:textId="77777777" w:rsidR="00005EEA" w:rsidRPr="00E70010" w:rsidRDefault="00005EEA" w:rsidP="00005EEA">
            <w:pPr>
              <w:pStyle w:val="ListParagraph"/>
              <w:numPr>
                <w:ilvl w:val="0"/>
                <w:numId w:val="125"/>
              </w:numPr>
              <w:spacing w:line="240" w:lineRule="auto"/>
              <w:contextualSpacing/>
              <w:rPr>
                <w:ins w:id="730" w:author="Anderson, Simon MR 1" w:date="2026-04-14T10:56:00Z"/>
                <w:color w:val="000000"/>
                <w:sz w:val="20"/>
              </w:rPr>
            </w:pPr>
            <w:ins w:id="731" w:author="Anderson, Simon MR 1" w:date="2026-04-14T10:56:00Z">
              <w:r w:rsidRPr="00E70010">
                <w:rPr>
                  <w:color w:val="000000"/>
                  <w:sz w:val="20"/>
                </w:rPr>
                <w:t>Broad experience with General ICT technologies</w:t>
              </w:r>
              <w:r>
                <w:rPr>
                  <w:color w:val="000000"/>
                  <w:sz w:val="20"/>
                </w:rPr>
                <w:t xml:space="preserve"> is preferred</w:t>
              </w:r>
            </w:ins>
          </w:p>
          <w:p w14:paraId="035063E6" w14:textId="77777777" w:rsidR="00005EEA" w:rsidRPr="00E70010" w:rsidRDefault="00005EEA" w:rsidP="00005EEA">
            <w:pPr>
              <w:pStyle w:val="ListParagraph"/>
              <w:numPr>
                <w:ilvl w:val="0"/>
                <w:numId w:val="125"/>
              </w:numPr>
              <w:spacing w:line="240" w:lineRule="auto"/>
              <w:contextualSpacing/>
              <w:rPr>
                <w:ins w:id="732" w:author="Anderson, Simon MR 1" w:date="2026-04-14T10:56:00Z"/>
                <w:color w:val="000000"/>
                <w:sz w:val="20"/>
              </w:rPr>
            </w:pPr>
            <w:ins w:id="733" w:author="Anderson, Simon MR 1" w:date="2026-04-14T10:56:00Z">
              <w:r w:rsidRPr="00E70010">
                <w:rPr>
                  <w:color w:val="000000"/>
                  <w:sz w:val="20"/>
                </w:rPr>
                <w:t>Broad experience with ICT Cloud technologies</w:t>
              </w:r>
              <w:r>
                <w:rPr>
                  <w:color w:val="000000"/>
                  <w:sz w:val="20"/>
                </w:rPr>
                <w:t xml:space="preserve"> is preferred</w:t>
              </w:r>
            </w:ins>
          </w:p>
          <w:p w14:paraId="3E152B2C" w14:textId="77777777" w:rsidR="00005EEA" w:rsidRPr="00E70010" w:rsidRDefault="00005EEA" w:rsidP="00005EEA">
            <w:pPr>
              <w:pStyle w:val="ListParagraph"/>
              <w:numPr>
                <w:ilvl w:val="0"/>
                <w:numId w:val="125"/>
              </w:numPr>
              <w:spacing w:line="240" w:lineRule="auto"/>
              <w:contextualSpacing/>
              <w:rPr>
                <w:ins w:id="734" w:author="Anderson, Simon MR 1" w:date="2026-04-14T10:56:00Z"/>
                <w:color w:val="000000"/>
                <w:sz w:val="20"/>
              </w:rPr>
            </w:pPr>
            <w:ins w:id="735" w:author="Anderson, Simon MR 1" w:date="2026-04-14T10:56:00Z">
              <w:r w:rsidRPr="00E70010">
                <w:rPr>
                  <w:color w:val="000000"/>
                  <w:sz w:val="20"/>
                </w:rPr>
                <w:t>Broad experience with ICT containerisation technologies</w:t>
              </w:r>
              <w:r>
                <w:rPr>
                  <w:color w:val="000000"/>
                  <w:sz w:val="20"/>
                </w:rPr>
                <w:t xml:space="preserve"> is preferred</w:t>
              </w:r>
            </w:ins>
          </w:p>
          <w:p w14:paraId="4D260ECD" w14:textId="77777777" w:rsidR="00005EEA" w:rsidRPr="00E70010" w:rsidRDefault="00005EEA" w:rsidP="00005EEA">
            <w:pPr>
              <w:pStyle w:val="ListParagraph"/>
              <w:numPr>
                <w:ilvl w:val="0"/>
                <w:numId w:val="125"/>
              </w:numPr>
              <w:spacing w:line="240" w:lineRule="auto"/>
              <w:contextualSpacing/>
              <w:rPr>
                <w:ins w:id="736" w:author="Anderson, Simon MR 1" w:date="2026-04-14T10:56:00Z"/>
                <w:color w:val="000000"/>
                <w:sz w:val="20"/>
              </w:rPr>
            </w:pPr>
            <w:ins w:id="737" w:author="Anderson, Simon MR 1" w:date="2026-04-14T10:56:00Z">
              <w:r w:rsidRPr="00E70010">
                <w:rPr>
                  <w:color w:val="000000"/>
                  <w:sz w:val="20"/>
                </w:rPr>
                <w:t>Broad experience with ICT multi-site architectures</w:t>
              </w:r>
              <w:r>
                <w:rPr>
                  <w:color w:val="000000"/>
                  <w:sz w:val="20"/>
                </w:rPr>
                <w:t xml:space="preserve"> is preferred</w:t>
              </w:r>
            </w:ins>
          </w:p>
          <w:p w14:paraId="4812BAD2" w14:textId="77777777" w:rsidR="00005EEA" w:rsidRPr="00E70010" w:rsidRDefault="00005EEA" w:rsidP="00005EEA">
            <w:pPr>
              <w:pStyle w:val="ListParagraph"/>
              <w:numPr>
                <w:ilvl w:val="0"/>
                <w:numId w:val="125"/>
              </w:numPr>
              <w:spacing w:line="240" w:lineRule="auto"/>
              <w:contextualSpacing/>
              <w:rPr>
                <w:ins w:id="738" w:author="Anderson, Simon MR 1" w:date="2026-04-14T10:56:00Z"/>
                <w:color w:val="000000"/>
                <w:sz w:val="20"/>
              </w:rPr>
            </w:pPr>
            <w:ins w:id="739" w:author="Anderson, Simon MR 1" w:date="2026-04-14T10:56:00Z">
              <w:r w:rsidRPr="00E70010">
                <w:rPr>
                  <w:color w:val="000000"/>
                  <w:sz w:val="20"/>
                </w:rPr>
                <w:t>Experience with virtual and physical servers</w:t>
              </w:r>
              <w:r>
                <w:rPr>
                  <w:color w:val="000000"/>
                  <w:sz w:val="20"/>
                </w:rPr>
                <w:t xml:space="preserve"> is preferred</w:t>
              </w:r>
            </w:ins>
          </w:p>
          <w:p w14:paraId="1195D6CB" w14:textId="77777777" w:rsidR="00005EEA" w:rsidRPr="00E70010" w:rsidRDefault="00005EEA" w:rsidP="00005EEA">
            <w:pPr>
              <w:pStyle w:val="ListParagraph"/>
              <w:numPr>
                <w:ilvl w:val="0"/>
                <w:numId w:val="125"/>
              </w:numPr>
              <w:spacing w:line="240" w:lineRule="auto"/>
              <w:contextualSpacing/>
              <w:rPr>
                <w:ins w:id="740" w:author="Anderson, Simon MR 1" w:date="2026-04-14T10:56:00Z"/>
                <w:color w:val="000000"/>
                <w:sz w:val="20"/>
              </w:rPr>
            </w:pPr>
            <w:ins w:id="741" w:author="Anderson, Simon MR 1" w:date="2026-04-14T10:56:00Z">
              <w:r w:rsidRPr="00E70010">
                <w:rPr>
                  <w:color w:val="000000"/>
                  <w:sz w:val="20"/>
                </w:rPr>
                <w:t>Experience with Active Directory and Linux Identity/ Policy/ Authorisation (IPA)</w:t>
              </w:r>
              <w:r>
                <w:rPr>
                  <w:color w:val="000000"/>
                  <w:sz w:val="20"/>
                </w:rPr>
                <w:t xml:space="preserve"> is preferred</w:t>
              </w:r>
            </w:ins>
          </w:p>
          <w:p w14:paraId="3C5DEEAE" w14:textId="77777777" w:rsidR="00005EEA" w:rsidRDefault="00005EEA" w:rsidP="00005EEA">
            <w:pPr>
              <w:pStyle w:val="ListParagraph"/>
              <w:numPr>
                <w:ilvl w:val="0"/>
                <w:numId w:val="125"/>
              </w:numPr>
              <w:spacing w:line="240" w:lineRule="auto"/>
              <w:contextualSpacing/>
              <w:rPr>
                <w:ins w:id="742" w:author="Anderson, Simon MR 1" w:date="2026-04-14T10:56:00Z"/>
                <w:color w:val="000000"/>
                <w:sz w:val="20"/>
              </w:rPr>
            </w:pPr>
            <w:ins w:id="743" w:author="Anderson, Simon MR 1" w:date="2026-04-14T10:56:00Z">
              <w:r w:rsidRPr="00E70010">
                <w:rPr>
                  <w:color w:val="000000"/>
                  <w:sz w:val="20"/>
                </w:rPr>
                <w:t>Experience with PowerShell</w:t>
              </w:r>
              <w:r>
                <w:rPr>
                  <w:color w:val="000000"/>
                  <w:sz w:val="20"/>
                </w:rPr>
                <w:t xml:space="preserve"> is preferred</w:t>
              </w:r>
            </w:ins>
          </w:p>
          <w:p w14:paraId="7A9A673E" w14:textId="77777777" w:rsidR="00005EEA" w:rsidRPr="00E70010" w:rsidRDefault="00005EEA" w:rsidP="00005EEA">
            <w:pPr>
              <w:pStyle w:val="NoSpacing"/>
              <w:spacing w:before="120" w:after="120"/>
              <w:ind w:left="177"/>
              <w:rPr>
                <w:ins w:id="744" w:author="Anderson, Simon MR 1" w:date="2026-04-14T10:56:00Z"/>
                <w:b/>
                <w:color w:val="000000"/>
                <w:sz w:val="20"/>
              </w:rPr>
            </w:pPr>
            <w:ins w:id="745" w:author="Anderson, Simon MR 1" w:date="2026-04-14T10:56:00Z">
              <w:r w:rsidRPr="00E70010">
                <w:rPr>
                  <w:b/>
                  <w:color w:val="000000"/>
                  <w:sz w:val="20"/>
                </w:rPr>
                <w:t>Guidance:</w:t>
              </w:r>
              <w:r w:rsidRPr="00E70010">
                <w:rPr>
                  <w:b/>
                  <w:color w:val="000000"/>
                  <w:sz w:val="20"/>
                </w:rPr>
                <w:tab/>
              </w:r>
            </w:ins>
          </w:p>
          <w:p w14:paraId="1077B428" w14:textId="77777777" w:rsidR="00005EEA" w:rsidRPr="00583EA0" w:rsidRDefault="00005EEA" w:rsidP="00005EEA">
            <w:pPr>
              <w:pStyle w:val="NoSpacing"/>
              <w:spacing w:before="120" w:after="120"/>
              <w:ind w:left="177"/>
              <w:rPr>
                <w:ins w:id="746" w:author="Anderson, Simon MR 1" w:date="2026-04-14T10:56:00Z"/>
                <w:sz w:val="20"/>
              </w:rPr>
            </w:pPr>
            <w:ins w:id="747" w:author="Anderson, Simon MR 1" w:date="2026-04-14T10:56:00Z">
              <w:r w:rsidRPr="00583EA0">
                <w:rPr>
                  <w:sz w:val="20"/>
                </w:rPr>
                <w:t>This skill entails developing and using specialist knowledge to offer authoritative advice and direction, distinct from general guidance or troubleshooting.</w:t>
              </w:r>
            </w:ins>
          </w:p>
          <w:p w14:paraId="5B47151B" w14:textId="77777777" w:rsidR="00005EEA" w:rsidRPr="00583EA0" w:rsidRDefault="00005EEA" w:rsidP="00005EEA">
            <w:pPr>
              <w:pStyle w:val="NoSpacing"/>
              <w:spacing w:before="120" w:after="120"/>
              <w:ind w:left="177"/>
              <w:rPr>
                <w:ins w:id="748" w:author="Anderson, Simon MR 1" w:date="2026-04-14T10:56:00Z"/>
                <w:sz w:val="20"/>
              </w:rPr>
            </w:pPr>
            <w:ins w:id="749" w:author="Anderson, Simon MR 1" w:date="2026-04-14T10:56:00Z">
              <w:r w:rsidRPr="00583EA0">
                <w:rPr>
                  <w:sz w:val="20"/>
                </w:rPr>
                <w:t>Professional advice is the provision of expert, objective and evidence-based recommendations, guidance and solutions to address specific challenges or opportunities, drawing upon the advisor's in-depth knowledge, skills and experience. </w:t>
              </w:r>
            </w:ins>
          </w:p>
          <w:p w14:paraId="51019DF3" w14:textId="77777777" w:rsidR="00005EEA" w:rsidRPr="00583EA0" w:rsidRDefault="00005EEA" w:rsidP="00005EEA">
            <w:pPr>
              <w:pStyle w:val="NoSpacing"/>
              <w:spacing w:before="120" w:after="120"/>
              <w:ind w:left="177"/>
              <w:rPr>
                <w:ins w:id="750" w:author="Anderson, Simon MR 1" w:date="2026-04-14T10:56:00Z"/>
                <w:sz w:val="20"/>
              </w:rPr>
            </w:pPr>
            <w:ins w:id="751" w:author="Anderson, Simon MR 1" w:date="2026-04-14T10:56:00Z">
              <w:r w:rsidRPr="00583EA0">
                <w:rPr>
                  <w:sz w:val="20"/>
                </w:rPr>
                <w:t>Expertise may cover a particular aspect of information or communications technology, digital practices, methodologies, or application areas and can extend to applying knowledge from other disciplines, such as legal, finance, public relations, ethics or human resources, to technology-related topics.</w:t>
              </w:r>
            </w:ins>
          </w:p>
          <w:p w14:paraId="461557C2" w14:textId="77777777" w:rsidR="00005EEA" w:rsidRPr="00583EA0" w:rsidRDefault="00005EEA" w:rsidP="00005EEA">
            <w:pPr>
              <w:pStyle w:val="NoSpacing"/>
              <w:spacing w:before="120" w:after="120"/>
              <w:ind w:left="177"/>
              <w:rPr>
                <w:ins w:id="752" w:author="Anderson, Simon MR 1" w:date="2026-04-14T10:56:00Z"/>
                <w:sz w:val="20"/>
              </w:rPr>
            </w:pPr>
            <w:ins w:id="753" w:author="Anderson, Simon MR 1" w:date="2026-04-14T10:56:00Z">
              <w:r w:rsidRPr="00583EA0">
                <w:rPr>
                  <w:sz w:val="20"/>
                </w:rPr>
                <w:t>Activities include, but are not limited to:</w:t>
              </w:r>
            </w:ins>
          </w:p>
          <w:p w14:paraId="3BD47735" w14:textId="77777777" w:rsidR="00005EEA" w:rsidRPr="00583EA0" w:rsidRDefault="00005EEA" w:rsidP="00005EEA">
            <w:pPr>
              <w:pStyle w:val="ListParagraph"/>
              <w:numPr>
                <w:ilvl w:val="0"/>
                <w:numId w:val="125"/>
              </w:numPr>
              <w:spacing w:line="240" w:lineRule="auto"/>
              <w:contextualSpacing/>
              <w:rPr>
                <w:ins w:id="754" w:author="Anderson, Simon MR 1" w:date="2026-04-14T10:56:00Z"/>
                <w:sz w:val="20"/>
              </w:rPr>
            </w:pPr>
            <w:ins w:id="755" w:author="Anderson, Simon MR 1" w:date="2026-04-14T10:56:00Z">
              <w:r w:rsidRPr="00583EA0">
                <w:rPr>
                  <w:color w:val="000000"/>
                  <w:sz w:val="20"/>
                </w:rPr>
                <w:t>research</w:t>
              </w:r>
              <w:r w:rsidRPr="00583EA0">
                <w:rPr>
                  <w:sz w:val="20"/>
                </w:rPr>
                <w:t xml:space="preserve"> and analysis to stay current with the latest developments in the specialist area</w:t>
              </w:r>
            </w:ins>
          </w:p>
          <w:p w14:paraId="60EDFBE7" w14:textId="77777777" w:rsidR="00005EEA" w:rsidRPr="00583EA0" w:rsidRDefault="00005EEA" w:rsidP="00005EEA">
            <w:pPr>
              <w:pStyle w:val="ListParagraph"/>
              <w:numPr>
                <w:ilvl w:val="0"/>
                <w:numId w:val="125"/>
              </w:numPr>
              <w:spacing w:line="240" w:lineRule="auto"/>
              <w:contextualSpacing/>
              <w:rPr>
                <w:ins w:id="756" w:author="Anderson, Simon MR 1" w:date="2026-04-14T10:56:00Z"/>
                <w:color w:val="000000"/>
                <w:sz w:val="20"/>
              </w:rPr>
            </w:pPr>
            <w:ins w:id="757" w:author="Anderson, Simon MR 1" w:date="2026-04-14T10:56:00Z">
              <w:r w:rsidRPr="00583EA0">
                <w:rPr>
                  <w:sz w:val="20"/>
                </w:rPr>
                <w:t xml:space="preserve">providing subject </w:t>
              </w:r>
              <w:r w:rsidRPr="00583EA0">
                <w:rPr>
                  <w:color w:val="000000"/>
                  <w:sz w:val="20"/>
                </w:rPr>
                <w:t>matter expert advice and recommendations based on thorough understanding of the subject</w:t>
              </w:r>
            </w:ins>
          </w:p>
          <w:p w14:paraId="24E5A9FB" w14:textId="77777777" w:rsidR="00005EEA" w:rsidRPr="00583EA0" w:rsidRDefault="00005EEA" w:rsidP="00005EEA">
            <w:pPr>
              <w:pStyle w:val="ListParagraph"/>
              <w:numPr>
                <w:ilvl w:val="0"/>
                <w:numId w:val="125"/>
              </w:numPr>
              <w:spacing w:line="240" w:lineRule="auto"/>
              <w:contextualSpacing/>
              <w:rPr>
                <w:ins w:id="758" w:author="Anderson, Simon MR 1" w:date="2026-04-14T10:56:00Z"/>
                <w:color w:val="000000"/>
                <w:sz w:val="20"/>
              </w:rPr>
            </w:pPr>
            <w:ins w:id="759" w:author="Anderson, Simon MR 1" w:date="2026-04-14T10:56:00Z">
              <w:r w:rsidRPr="00583EA0">
                <w:rPr>
                  <w:color w:val="000000"/>
                  <w:sz w:val="20"/>
                </w:rPr>
                <w:t>collaborating with other specialists to ensure comprehensive and cohesive advice</w:t>
              </w:r>
            </w:ins>
          </w:p>
          <w:p w14:paraId="19B6CC97" w14:textId="77777777" w:rsidR="00005EEA" w:rsidRPr="00583EA0" w:rsidRDefault="00005EEA" w:rsidP="00005EEA">
            <w:pPr>
              <w:pStyle w:val="ListParagraph"/>
              <w:numPr>
                <w:ilvl w:val="0"/>
                <w:numId w:val="125"/>
              </w:numPr>
              <w:spacing w:line="240" w:lineRule="auto"/>
              <w:contextualSpacing/>
              <w:rPr>
                <w:ins w:id="760" w:author="Anderson, Simon MR 1" w:date="2026-04-14T10:56:00Z"/>
                <w:color w:val="000000"/>
                <w:sz w:val="20"/>
              </w:rPr>
            </w:pPr>
            <w:ins w:id="761" w:author="Anderson, Simon MR 1" w:date="2026-04-14T10:56:00Z">
              <w:r w:rsidRPr="00583EA0">
                <w:rPr>
                  <w:color w:val="000000"/>
                  <w:sz w:val="20"/>
                </w:rPr>
                <w:t>clearly communicating complex information to non-experts</w:t>
              </w:r>
            </w:ins>
          </w:p>
          <w:p w14:paraId="14D37E7F" w14:textId="77777777" w:rsidR="00005EEA" w:rsidRPr="00583EA0" w:rsidRDefault="00005EEA" w:rsidP="00005EEA">
            <w:pPr>
              <w:pStyle w:val="ListParagraph"/>
              <w:numPr>
                <w:ilvl w:val="0"/>
                <w:numId w:val="125"/>
              </w:numPr>
              <w:spacing w:line="240" w:lineRule="auto"/>
              <w:contextualSpacing/>
              <w:rPr>
                <w:ins w:id="762" w:author="Anderson, Simon MR 1" w:date="2026-04-14T10:56:00Z"/>
                <w:color w:val="000000"/>
                <w:sz w:val="20"/>
              </w:rPr>
            </w:pPr>
            <w:ins w:id="763" w:author="Anderson, Simon MR 1" w:date="2026-04-14T10:56:00Z">
              <w:r w:rsidRPr="00583EA0">
                <w:rPr>
                  <w:color w:val="000000"/>
                  <w:sz w:val="20"/>
                </w:rPr>
                <w:lastRenderedPageBreak/>
                <w:t>creating guidelines, standards and recommended practices related to the specialist area</w:t>
              </w:r>
            </w:ins>
          </w:p>
          <w:p w14:paraId="10A8861D" w14:textId="77777777" w:rsidR="00005EEA" w:rsidRPr="009D4A31" w:rsidRDefault="00005EEA" w:rsidP="00005EEA">
            <w:pPr>
              <w:pStyle w:val="ListParagraph"/>
              <w:numPr>
                <w:ilvl w:val="0"/>
                <w:numId w:val="125"/>
              </w:numPr>
              <w:spacing w:line="240" w:lineRule="auto"/>
              <w:contextualSpacing/>
              <w:rPr>
                <w:ins w:id="764" w:author="Anderson, Simon MR 1" w:date="2026-04-14T10:56:00Z"/>
                <w:rFonts w:ascii="Segoe UI" w:hAnsi="Segoe UI" w:cs="Segoe UI"/>
                <w:color w:val="333333"/>
              </w:rPr>
            </w:pPr>
            <w:proofErr w:type="gramStart"/>
            <w:ins w:id="765" w:author="Anderson, Simon MR 1" w:date="2026-04-14T10:56:00Z">
              <w:r w:rsidRPr="00583EA0">
                <w:rPr>
                  <w:color w:val="000000"/>
                  <w:sz w:val="20"/>
                </w:rPr>
                <w:t>providing</w:t>
              </w:r>
              <w:proofErr w:type="gramEnd"/>
              <w:r w:rsidRPr="00583EA0">
                <w:rPr>
                  <w:color w:val="000000"/>
                  <w:sz w:val="20"/>
                </w:rPr>
                <w:t xml:space="preserve"> mentorship and</w:t>
              </w:r>
              <w:r w:rsidRPr="00583EA0">
                <w:rPr>
                  <w:sz w:val="20"/>
                </w:rPr>
                <w:t xml:space="preserve"> guidance to support the development of specialist knowledge within the organisation</w:t>
              </w:r>
              <w:r w:rsidRPr="00583EA0">
                <w:rPr>
                  <w:rFonts w:ascii="Segoe UI" w:hAnsi="Segoe UI" w:cs="Segoe UI"/>
                  <w:color w:val="333333"/>
                </w:rPr>
                <w:t>.</w:t>
              </w:r>
            </w:ins>
          </w:p>
          <w:p w14:paraId="2C2DADF3" w14:textId="77777777" w:rsidR="00005EEA" w:rsidRPr="009125CD" w:rsidRDefault="00005EEA" w:rsidP="00005EEA">
            <w:pPr>
              <w:spacing w:before="120" w:after="120" w:line="240" w:lineRule="auto"/>
              <w:contextualSpacing/>
              <w:rPr>
                <w:ins w:id="766" w:author="Anderson, Simon MR 1" w:date="2026-04-14T10:56:00Z"/>
                <w:sz w:val="20"/>
              </w:rPr>
            </w:pPr>
            <w:ins w:id="767" w:author="Anderson, Simon MR 1" w:date="2026-04-14T10:56:00Z">
              <w:r w:rsidRPr="009125CD">
                <w:rPr>
                  <w:b/>
                  <w:color w:val="000000"/>
                  <w:sz w:val="20"/>
                </w:rPr>
                <w:t>Major Responsibilities:</w:t>
              </w:r>
            </w:ins>
          </w:p>
          <w:p w14:paraId="6F770B95" w14:textId="77777777" w:rsidR="00005EEA" w:rsidRPr="009125CD" w:rsidRDefault="00005EEA" w:rsidP="00005EEA">
            <w:pPr>
              <w:pStyle w:val="ListParagraph"/>
              <w:numPr>
                <w:ilvl w:val="0"/>
                <w:numId w:val="125"/>
              </w:numPr>
              <w:spacing w:line="240" w:lineRule="auto"/>
              <w:contextualSpacing/>
              <w:rPr>
                <w:ins w:id="768" w:author="Anderson, Simon MR 1" w:date="2026-04-14T10:56:00Z"/>
                <w:color w:val="000000"/>
                <w:sz w:val="20"/>
              </w:rPr>
            </w:pPr>
            <w:ins w:id="769" w:author="Anderson, Simon MR 1" w:date="2026-04-14T10:56:00Z">
              <w:r w:rsidRPr="009125CD">
                <w:rPr>
                  <w:color w:val="000000"/>
                  <w:sz w:val="20"/>
                </w:rPr>
                <w:t>Applies technical expertise to maintain and optimise network infrastructure, executing updates and employing automation tools.</w:t>
              </w:r>
            </w:ins>
          </w:p>
          <w:p w14:paraId="450437D5" w14:textId="77777777" w:rsidR="00005EEA" w:rsidRPr="00E70010" w:rsidRDefault="00005EEA" w:rsidP="00005EEA">
            <w:pPr>
              <w:pStyle w:val="ListParagraph"/>
              <w:numPr>
                <w:ilvl w:val="0"/>
                <w:numId w:val="125"/>
              </w:numPr>
              <w:spacing w:line="240" w:lineRule="auto"/>
              <w:contextualSpacing/>
              <w:rPr>
                <w:ins w:id="770" w:author="Anderson, Simon MR 1" w:date="2026-04-14T10:56:00Z"/>
                <w:color w:val="000000"/>
                <w:sz w:val="20"/>
              </w:rPr>
            </w:pPr>
            <w:ins w:id="771" w:author="Anderson, Simon MR 1" w:date="2026-04-14T10:56:00Z">
              <w:r w:rsidRPr="009125CD">
                <w:rPr>
                  <w:color w:val="000000"/>
                  <w:sz w:val="20"/>
                </w:rPr>
                <w:t xml:space="preserve">Uses network </w:t>
              </w:r>
              <w:r w:rsidRPr="00E70010">
                <w:rPr>
                  <w:color w:val="000000"/>
                  <w:sz w:val="20"/>
                </w:rPr>
                <w:t>management tools to monitor load, performance, and security statistics. Investigates and enables the resolution of network-related operational and security issues. Configures tools and/or creates scripts to automate network tasks.</w:t>
              </w:r>
            </w:ins>
          </w:p>
          <w:p w14:paraId="4DDEC503" w14:textId="77777777" w:rsidR="00005EEA" w:rsidRPr="00E70010" w:rsidRDefault="00005EEA" w:rsidP="00005EEA">
            <w:pPr>
              <w:pStyle w:val="ListParagraph"/>
              <w:numPr>
                <w:ilvl w:val="0"/>
                <w:numId w:val="125"/>
              </w:numPr>
              <w:spacing w:line="240" w:lineRule="auto"/>
              <w:contextualSpacing/>
              <w:rPr>
                <w:ins w:id="772" w:author="Anderson, Simon MR 1" w:date="2026-04-14T10:56:00Z"/>
                <w:color w:val="000000"/>
                <w:sz w:val="20"/>
              </w:rPr>
            </w:pPr>
            <w:ins w:id="773" w:author="Anderson, Simon MR 1" w:date="2026-04-14T10:56:00Z">
              <w:r w:rsidRPr="00E70010">
                <w:rPr>
                  <w:color w:val="000000"/>
                  <w:sz w:val="20"/>
                </w:rPr>
                <w:t xml:space="preserve">Maintains operational procedures and checks that they </w:t>
              </w:r>
              <w:proofErr w:type="gramStart"/>
              <w:r w:rsidRPr="00E70010">
                <w:rPr>
                  <w:color w:val="000000"/>
                  <w:sz w:val="20"/>
                </w:rPr>
                <w:t>are followed</w:t>
              </w:r>
              <w:proofErr w:type="gramEnd"/>
              <w:r w:rsidRPr="00E70010">
                <w:rPr>
                  <w:color w:val="000000"/>
                  <w:sz w:val="20"/>
                </w:rPr>
                <w:t>. Provides reports and proposals for improvement to stakeholders.</w:t>
              </w:r>
            </w:ins>
          </w:p>
          <w:p w14:paraId="7638EDBC" w14:textId="77777777" w:rsidR="00005EEA" w:rsidRPr="00E70010" w:rsidRDefault="00005EEA" w:rsidP="00005EEA">
            <w:pPr>
              <w:pStyle w:val="ListParagraph"/>
              <w:numPr>
                <w:ilvl w:val="0"/>
                <w:numId w:val="125"/>
              </w:numPr>
              <w:spacing w:line="240" w:lineRule="auto"/>
              <w:contextualSpacing/>
              <w:rPr>
                <w:ins w:id="774" w:author="Anderson, Simon MR 1" w:date="2026-04-14T10:56:00Z"/>
                <w:sz w:val="20"/>
              </w:rPr>
            </w:pPr>
            <w:ins w:id="775" w:author="Anderson, Simon MR 1" w:date="2026-04-14T10:56:00Z">
              <w:r w:rsidRPr="00E70010">
                <w:rPr>
                  <w:color w:val="000000"/>
                  <w:sz w:val="20"/>
                </w:rPr>
                <w:t>Contributes to the planning and implementation of network maintenance, updates, and security enhancements. Implements agreed network changes and maintenance routines</w:t>
              </w:r>
              <w:r w:rsidRPr="00E70010">
                <w:rPr>
                  <w:sz w:val="20"/>
                </w:rPr>
                <w:t>.</w:t>
              </w:r>
            </w:ins>
          </w:p>
          <w:p w14:paraId="010549D9" w14:textId="77777777" w:rsidR="00005EEA" w:rsidRPr="00E70010" w:rsidRDefault="00005EEA" w:rsidP="00005EEA">
            <w:pPr>
              <w:pStyle w:val="ListParagraph"/>
              <w:numPr>
                <w:ilvl w:val="0"/>
                <w:numId w:val="125"/>
              </w:numPr>
              <w:spacing w:line="240" w:lineRule="auto"/>
              <w:contextualSpacing/>
              <w:rPr>
                <w:ins w:id="776" w:author="Anderson, Simon MR 1" w:date="2026-04-14T10:56:00Z"/>
                <w:color w:val="212529"/>
                <w:sz w:val="20"/>
              </w:rPr>
            </w:pPr>
            <w:ins w:id="777" w:author="Anderson, Simon MR 1" w:date="2026-04-14T10:56:00Z">
              <w:r w:rsidRPr="00E70010">
                <w:rPr>
                  <w:color w:val="000000"/>
                  <w:sz w:val="20"/>
                </w:rPr>
                <w:t xml:space="preserve">Contributes to the planning and implements agreed organisation changes </w:t>
              </w:r>
            </w:ins>
          </w:p>
          <w:p w14:paraId="42EEC9BF" w14:textId="77777777" w:rsidR="00005EEA" w:rsidRPr="00E70010" w:rsidRDefault="00005EEA" w:rsidP="00005EEA">
            <w:pPr>
              <w:pStyle w:val="ListParagraph"/>
              <w:numPr>
                <w:ilvl w:val="0"/>
                <w:numId w:val="125"/>
              </w:numPr>
              <w:spacing w:line="240" w:lineRule="auto"/>
              <w:contextualSpacing/>
              <w:rPr>
                <w:ins w:id="778" w:author="Anderson, Simon MR 1" w:date="2026-04-14T10:56:00Z"/>
                <w:sz w:val="20"/>
              </w:rPr>
            </w:pPr>
            <w:ins w:id="779" w:author="Anderson, Simon MR 1" w:date="2026-04-14T10:56:00Z">
              <w:r w:rsidRPr="00E70010">
                <w:rPr>
                  <w:sz w:val="20"/>
                </w:rPr>
                <w:t>Providing Security Solution Architecture to the various Data Centre designs to maintain the security posture of the overall solution.</w:t>
              </w:r>
            </w:ins>
          </w:p>
          <w:p w14:paraId="5DBE7BE7" w14:textId="77777777" w:rsidR="00005EEA" w:rsidRPr="00E70010" w:rsidRDefault="00005EEA" w:rsidP="00005EEA">
            <w:pPr>
              <w:pStyle w:val="ListParagraph"/>
              <w:numPr>
                <w:ilvl w:val="0"/>
                <w:numId w:val="125"/>
              </w:numPr>
              <w:spacing w:line="240" w:lineRule="auto"/>
              <w:contextualSpacing/>
              <w:rPr>
                <w:ins w:id="780" w:author="Anderson, Simon MR 1" w:date="2026-04-14T10:56:00Z"/>
                <w:sz w:val="20"/>
              </w:rPr>
            </w:pPr>
            <w:ins w:id="781" w:author="Anderson, Simon MR 1" w:date="2026-04-14T10:56:00Z">
              <w:r w:rsidRPr="00E70010">
                <w:rPr>
                  <w:sz w:val="20"/>
                </w:rPr>
                <w:t xml:space="preserve">Document the Security DLD, SSP and other security solution related documents, including review of design documents to make sure the security requirements </w:t>
              </w:r>
              <w:proofErr w:type="gramStart"/>
              <w:r w:rsidRPr="00E70010">
                <w:rPr>
                  <w:sz w:val="20"/>
                </w:rPr>
                <w:t>are achieved</w:t>
              </w:r>
              <w:proofErr w:type="gramEnd"/>
              <w:r w:rsidRPr="00E70010">
                <w:rPr>
                  <w:sz w:val="20"/>
                </w:rPr>
                <w:t>.</w:t>
              </w:r>
            </w:ins>
          </w:p>
          <w:p w14:paraId="6FA43836" w14:textId="77777777" w:rsidR="00005EEA" w:rsidRPr="00E70010" w:rsidRDefault="00005EEA" w:rsidP="00005EEA">
            <w:pPr>
              <w:pStyle w:val="ListParagraph"/>
              <w:numPr>
                <w:ilvl w:val="0"/>
                <w:numId w:val="125"/>
              </w:numPr>
              <w:spacing w:line="240" w:lineRule="auto"/>
              <w:contextualSpacing/>
              <w:rPr>
                <w:ins w:id="782" w:author="Anderson, Simon MR 1" w:date="2026-04-14T10:56:00Z"/>
                <w:sz w:val="20"/>
              </w:rPr>
            </w:pPr>
            <w:ins w:id="783" w:author="Anderson, Simon MR 1" w:date="2026-04-14T10:56:00Z">
              <w:r w:rsidRPr="00E70010">
                <w:rPr>
                  <w:sz w:val="20"/>
                </w:rPr>
                <w:t xml:space="preserve">Providing inputs for securing the Software Defined Networking solutions - Cisco ACI and VMWare NSX-T </w:t>
              </w:r>
            </w:ins>
          </w:p>
          <w:p w14:paraId="0A0D7405" w14:textId="77777777" w:rsidR="00005EEA" w:rsidRPr="00E70010" w:rsidRDefault="00005EEA" w:rsidP="00005EEA">
            <w:pPr>
              <w:pStyle w:val="ListParagraph"/>
              <w:numPr>
                <w:ilvl w:val="0"/>
                <w:numId w:val="125"/>
              </w:numPr>
              <w:spacing w:line="240" w:lineRule="auto"/>
              <w:contextualSpacing/>
              <w:rPr>
                <w:ins w:id="784" w:author="Anderson, Simon MR 1" w:date="2026-04-14T10:56:00Z"/>
                <w:sz w:val="20"/>
              </w:rPr>
            </w:pPr>
            <w:ins w:id="785" w:author="Anderson, Simon MR 1" w:date="2026-04-14T10:56:00Z">
              <w:r w:rsidRPr="00E70010">
                <w:rPr>
                  <w:sz w:val="20"/>
                </w:rPr>
                <w:t>Providing security requirement assessment and review for any new solution/product pre-deployment in the Data Centre.</w:t>
              </w:r>
            </w:ins>
          </w:p>
          <w:p w14:paraId="412895CB" w14:textId="77777777" w:rsidR="00005EEA" w:rsidRPr="009D4A31" w:rsidRDefault="00005EEA" w:rsidP="00005EEA">
            <w:pPr>
              <w:pStyle w:val="ListParagraph"/>
              <w:numPr>
                <w:ilvl w:val="0"/>
                <w:numId w:val="125"/>
              </w:numPr>
              <w:spacing w:line="240" w:lineRule="auto"/>
              <w:contextualSpacing/>
              <w:rPr>
                <w:ins w:id="786" w:author="Anderson, Simon MR 1" w:date="2026-04-14T10:56:00Z"/>
                <w:sz w:val="20"/>
              </w:rPr>
            </w:pPr>
            <w:ins w:id="787" w:author="Anderson, Simon MR 1" w:date="2026-04-14T10:56:00Z">
              <w:r w:rsidRPr="00E70010">
                <w:rPr>
                  <w:sz w:val="20"/>
                </w:rPr>
                <w:t>Document and review the ISM controls in each of the Data Centre design document</w:t>
              </w:r>
            </w:ins>
          </w:p>
          <w:p w14:paraId="4D076C81" w14:textId="77777777" w:rsidR="00005EEA" w:rsidRPr="009125CD" w:rsidRDefault="00005EEA" w:rsidP="00005EEA">
            <w:pPr>
              <w:spacing w:before="120" w:after="120" w:line="240" w:lineRule="auto"/>
              <w:contextualSpacing/>
              <w:rPr>
                <w:ins w:id="788" w:author="Anderson, Simon MR 1" w:date="2026-04-14T10:56:00Z"/>
                <w:b/>
                <w:color w:val="000000"/>
                <w:sz w:val="20"/>
              </w:rPr>
            </w:pPr>
            <w:ins w:id="789" w:author="Anderson, Simon MR 1" w:date="2026-04-14T10:56:00Z">
              <w:r w:rsidRPr="009125CD">
                <w:rPr>
                  <w:b/>
                  <w:color w:val="000000"/>
                  <w:sz w:val="20"/>
                </w:rPr>
                <w:t>Secondary Responsibilities:</w:t>
              </w:r>
            </w:ins>
          </w:p>
          <w:p w14:paraId="678381D1" w14:textId="30DA6FF3" w:rsidR="00005EEA" w:rsidRPr="00812F83" w:rsidDel="00BD71C2" w:rsidRDefault="00005EEA" w:rsidP="00005EEA">
            <w:pPr>
              <w:pStyle w:val="NoSpacing"/>
              <w:rPr>
                <w:del w:id="790" w:author="Anderson, Simon MR 1" w:date="2026-04-14T10:56:00Z"/>
                <w:b/>
                <w:color w:val="000000"/>
                <w:sz w:val="20"/>
              </w:rPr>
            </w:pPr>
            <w:ins w:id="791" w:author="Anderson, Simon MR 1" w:date="2026-04-14T10:56:00Z">
              <w:r w:rsidRPr="009125CD">
                <w:rPr>
                  <w:color w:val="000000"/>
                  <w:sz w:val="20"/>
                </w:rPr>
                <w:t xml:space="preserve">All CDS Above-the-Line contractors </w:t>
              </w:r>
              <w:proofErr w:type="gramStart"/>
              <w:r w:rsidRPr="009125CD">
                <w:rPr>
                  <w:color w:val="000000"/>
                  <w:sz w:val="20"/>
                </w:rPr>
                <w:t>may be tasked</w:t>
              </w:r>
              <w:proofErr w:type="gramEnd"/>
              <w:r w:rsidRPr="009125CD">
                <w:rPr>
                  <w:color w:val="000000"/>
                  <w:sz w:val="20"/>
                </w:rPr>
                <w:t xml:space="preserve"> with assisting other CDS functional areas where the member’s skills and knowledge are relevant.</w:t>
              </w:r>
            </w:ins>
            <w:del w:id="792" w:author="Anderson, Simon MR 1" w:date="2026-04-14T10:56:00Z">
              <w:r w:rsidRPr="00812F83" w:rsidDel="00BD71C2">
                <w:rPr>
                  <w:b/>
                  <w:color w:val="000000"/>
                  <w:sz w:val="20"/>
                </w:rPr>
                <w:delText>Skills and Knowledge</w:delText>
              </w:r>
            </w:del>
          </w:p>
          <w:p w14:paraId="3B182D2E" w14:textId="623A0A3A" w:rsidR="00005EEA" w:rsidRPr="00812F83" w:rsidDel="00BD71C2" w:rsidRDefault="00005EEA" w:rsidP="00005EEA">
            <w:pPr>
              <w:pStyle w:val="ListParagraph"/>
              <w:numPr>
                <w:ilvl w:val="0"/>
                <w:numId w:val="125"/>
              </w:numPr>
              <w:spacing w:line="240" w:lineRule="auto"/>
              <w:contextualSpacing/>
              <w:rPr>
                <w:del w:id="793" w:author="Anderson, Simon MR 1" w:date="2026-04-14T10:56:00Z"/>
                <w:color w:val="000000"/>
                <w:sz w:val="20"/>
              </w:rPr>
            </w:pPr>
            <w:del w:id="794" w:author="Anderson, Simon MR 1" w:date="2026-04-14T10:56:00Z">
              <w:r w:rsidDel="00BD71C2">
                <w:rPr>
                  <w:color w:val="000000"/>
                  <w:sz w:val="20"/>
                </w:rPr>
                <w:delText>xx</w:delText>
              </w:r>
            </w:del>
          </w:p>
          <w:p w14:paraId="298A1A06" w14:textId="142C1FF1" w:rsidR="00005EEA" w:rsidRPr="00812F83" w:rsidDel="00BD71C2" w:rsidRDefault="00005EEA" w:rsidP="00005EEA">
            <w:pPr>
              <w:pStyle w:val="ListParagraph"/>
              <w:numPr>
                <w:ilvl w:val="0"/>
                <w:numId w:val="125"/>
              </w:numPr>
              <w:spacing w:line="240" w:lineRule="auto"/>
              <w:contextualSpacing/>
              <w:rPr>
                <w:del w:id="795" w:author="Anderson, Simon MR 1" w:date="2026-04-14T10:56:00Z"/>
                <w:color w:val="000000"/>
                <w:sz w:val="20"/>
              </w:rPr>
            </w:pPr>
            <w:del w:id="796" w:author="Anderson, Simon MR 1" w:date="2026-04-14T10:56:00Z">
              <w:r w:rsidDel="00BD71C2">
                <w:rPr>
                  <w:color w:val="000000"/>
                  <w:sz w:val="20"/>
                </w:rPr>
                <w:delText>xx</w:delText>
              </w:r>
            </w:del>
          </w:p>
          <w:p w14:paraId="321529A1" w14:textId="45292449" w:rsidR="00005EEA" w:rsidRPr="00812F83" w:rsidDel="00BD71C2" w:rsidRDefault="00005EEA" w:rsidP="00005EEA">
            <w:pPr>
              <w:pStyle w:val="ListParagraph"/>
              <w:numPr>
                <w:ilvl w:val="0"/>
                <w:numId w:val="125"/>
              </w:numPr>
              <w:spacing w:line="240" w:lineRule="auto"/>
              <w:contextualSpacing/>
              <w:rPr>
                <w:del w:id="797" w:author="Anderson, Simon MR 1" w:date="2026-04-14T10:56:00Z"/>
                <w:color w:val="000000"/>
                <w:sz w:val="20"/>
              </w:rPr>
            </w:pPr>
            <w:del w:id="798" w:author="Anderson, Simon MR 1" w:date="2026-04-14T10:56:00Z">
              <w:r w:rsidDel="00BD71C2">
                <w:rPr>
                  <w:color w:val="000000"/>
                  <w:sz w:val="20"/>
                </w:rPr>
                <w:delText>xx</w:delText>
              </w:r>
            </w:del>
          </w:p>
          <w:p w14:paraId="70EAC9F8" w14:textId="01F2D43D" w:rsidR="00005EEA" w:rsidRPr="00812F83" w:rsidDel="00BD71C2" w:rsidRDefault="00005EEA" w:rsidP="00005EEA">
            <w:pPr>
              <w:pStyle w:val="ListParagraph"/>
              <w:numPr>
                <w:ilvl w:val="0"/>
                <w:numId w:val="125"/>
              </w:numPr>
              <w:spacing w:line="240" w:lineRule="auto"/>
              <w:contextualSpacing/>
              <w:rPr>
                <w:del w:id="799" w:author="Anderson, Simon MR 1" w:date="2026-04-14T10:56:00Z"/>
                <w:color w:val="000000"/>
                <w:sz w:val="20"/>
              </w:rPr>
            </w:pPr>
            <w:del w:id="800" w:author="Anderson, Simon MR 1" w:date="2026-04-14T10:56:00Z">
              <w:r w:rsidDel="00BD71C2">
                <w:rPr>
                  <w:color w:val="000000"/>
                  <w:sz w:val="20"/>
                </w:rPr>
                <w:delText>xx</w:delText>
              </w:r>
            </w:del>
          </w:p>
          <w:p w14:paraId="7A53300B" w14:textId="5BC4D74A" w:rsidR="00005EEA" w:rsidRPr="00812F83" w:rsidDel="00BD71C2" w:rsidRDefault="00005EEA" w:rsidP="00005EEA">
            <w:pPr>
              <w:pStyle w:val="ListParagraph"/>
              <w:spacing w:line="240" w:lineRule="auto"/>
              <w:contextualSpacing/>
              <w:rPr>
                <w:del w:id="801" w:author="Anderson, Simon MR 1" w:date="2026-04-14T10:56:00Z"/>
                <w:color w:val="000000"/>
                <w:sz w:val="20"/>
              </w:rPr>
            </w:pPr>
          </w:p>
          <w:p w14:paraId="64670710" w14:textId="4B357033" w:rsidR="00005EEA" w:rsidRPr="00812F83" w:rsidDel="00BD71C2" w:rsidRDefault="00005EEA" w:rsidP="00005EEA">
            <w:pPr>
              <w:pStyle w:val="ListParagraph"/>
              <w:spacing w:line="240" w:lineRule="auto"/>
              <w:ind w:left="0"/>
              <w:contextualSpacing/>
              <w:rPr>
                <w:del w:id="802" w:author="Anderson, Simon MR 1" w:date="2026-04-14T10:56:00Z"/>
                <w:b/>
                <w:color w:val="000000"/>
                <w:sz w:val="20"/>
              </w:rPr>
            </w:pPr>
            <w:del w:id="803" w:author="Anderson, Simon MR 1" w:date="2026-04-14T10:56:00Z">
              <w:r w:rsidRPr="00812F83" w:rsidDel="00BD71C2">
                <w:rPr>
                  <w:b/>
                  <w:color w:val="000000"/>
                  <w:sz w:val="20"/>
                </w:rPr>
                <w:delText>Major Responsibilities:</w:delText>
              </w:r>
              <w:r w:rsidRPr="00812F83" w:rsidDel="00BD71C2">
                <w:rPr>
                  <w:b/>
                  <w:color w:val="000000"/>
                  <w:sz w:val="20"/>
                </w:rPr>
                <w:tab/>
              </w:r>
              <w:r w:rsidRPr="00812F83" w:rsidDel="00BD71C2">
                <w:rPr>
                  <w:b/>
                  <w:color w:val="000000"/>
                  <w:sz w:val="20"/>
                </w:rPr>
                <w:tab/>
              </w:r>
            </w:del>
          </w:p>
          <w:p w14:paraId="5F86CE65" w14:textId="0C4A64CF" w:rsidR="00005EEA" w:rsidRPr="00812F83" w:rsidDel="00BD71C2" w:rsidRDefault="00005EEA" w:rsidP="00005EEA">
            <w:pPr>
              <w:pStyle w:val="ListParagraph"/>
              <w:numPr>
                <w:ilvl w:val="0"/>
                <w:numId w:val="125"/>
              </w:numPr>
              <w:spacing w:line="240" w:lineRule="auto"/>
              <w:contextualSpacing/>
              <w:rPr>
                <w:del w:id="804" w:author="Anderson, Simon MR 1" w:date="2026-04-14T10:56:00Z"/>
                <w:color w:val="000000"/>
                <w:sz w:val="20"/>
              </w:rPr>
            </w:pPr>
            <w:del w:id="805" w:author="Anderson, Simon MR 1" w:date="2026-04-14T10:56:00Z">
              <w:r w:rsidDel="00BD71C2">
                <w:rPr>
                  <w:color w:val="000000"/>
                  <w:sz w:val="20"/>
                </w:rPr>
                <w:delText>xx</w:delText>
              </w:r>
            </w:del>
          </w:p>
          <w:p w14:paraId="51A8F3DF" w14:textId="245EA87D" w:rsidR="00005EEA" w:rsidRPr="00812F83" w:rsidDel="00BD71C2" w:rsidRDefault="00005EEA" w:rsidP="00005EEA">
            <w:pPr>
              <w:pStyle w:val="ListParagraph"/>
              <w:numPr>
                <w:ilvl w:val="0"/>
                <w:numId w:val="125"/>
              </w:numPr>
              <w:spacing w:line="240" w:lineRule="auto"/>
              <w:contextualSpacing/>
              <w:rPr>
                <w:del w:id="806" w:author="Anderson, Simon MR 1" w:date="2026-04-14T10:56:00Z"/>
                <w:color w:val="000000"/>
                <w:sz w:val="20"/>
              </w:rPr>
            </w:pPr>
            <w:del w:id="807" w:author="Anderson, Simon MR 1" w:date="2026-04-14T10:56:00Z">
              <w:r w:rsidDel="00BD71C2">
                <w:rPr>
                  <w:color w:val="000000"/>
                  <w:sz w:val="20"/>
                </w:rPr>
                <w:delText>xx</w:delText>
              </w:r>
            </w:del>
          </w:p>
          <w:p w14:paraId="59A0A387" w14:textId="6BABCD14" w:rsidR="00005EEA" w:rsidRPr="00812F83" w:rsidDel="00BD71C2" w:rsidRDefault="00005EEA" w:rsidP="00005EEA">
            <w:pPr>
              <w:pStyle w:val="ListParagraph"/>
              <w:numPr>
                <w:ilvl w:val="0"/>
                <w:numId w:val="125"/>
              </w:numPr>
              <w:spacing w:line="240" w:lineRule="auto"/>
              <w:contextualSpacing/>
              <w:rPr>
                <w:del w:id="808" w:author="Anderson, Simon MR 1" w:date="2026-04-14T10:56:00Z"/>
                <w:color w:val="000000"/>
                <w:sz w:val="20"/>
              </w:rPr>
            </w:pPr>
            <w:del w:id="809" w:author="Anderson, Simon MR 1" w:date="2026-04-14T10:56:00Z">
              <w:r w:rsidDel="00BD71C2">
                <w:rPr>
                  <w:color w:val="000000"/>
                  <w:sz w:val="20"/>
                </w:rPr>
                <w:delText>xx</w:delText>
              </w:r>
            </w:del>
          </w:p>
          <w:p w14:paraId="02AE5301" w14:textId="206A8359" w:rsidR="00005EEA" w:rsidRPr="00812F83" w:rsidDel="00BD71C2" w:rsidRDefault="00005EEA" w:rsidP="00005EEA">
            <w:pPr>
              <w:pStyle w:val="ListParagraph"/>
              <w:numPr>
                <w:ilvl w:val="0"/>
                <w:numId w:val="125"/>
              </w:numPr>
              <w:spacing w:line="240" w:lineRule="auto"/>
              <w:contextualSpacing/>
              <w:rPr>
                <w:del w:id="810" w:author="Anderson, Simon MR 1" w:date="2026-04-14T10:56:00Z"/>
                <w:color w:val="000000"/>
                <w:sz w:val="20"/>
              </w:rPr>
            </w:pPr>
            <w:del w:id="811" w:author="Anderson, Simon MR 1" w:date="2026-04-14T10:56:00Z">
              <w:r w:rsidDel="00BD71C2">
                <w:rPr>
                  <w:color w:val="000000"/>
                  <w:sz w:val="20"/>
                </w:rPr>
                <w:delText>xx</w:delText>
              </w:r>
            </w:del>
          </w:p>
          <w:p w14:paraId="74B3027C" w14:textId="313DA455" w:rsidR="00005EEA" w:rsidRPr="00812F83" w:rsidDel="00BD71C2" w:rsidRDefault="00005EEA" w:rsidP="00005EEA">
            <w:pPr>
              <w:pStyle w:val="ListParagraph"/>
              <w:spacing w:line="240" w:lineRule="auto"/>
              <w:ind w:left="1440"/>
              <w:contextualSpacing/>
              <w:rPr>
                <w:del w:id="812" w:author="Anderson, Simon MR 1" w:date="2026-04-14T10:56:00Z"/>
                <w:color w:val="000000"/>
                <w:sz w:val="20"/>
              </w:rPr>
            </w:pPr>
          </w:p>
          <w:p w14:paraId="127346F0" w14:textId="434F1343" w:rsidR="00005EEA" w:rsidRPr="00812F83" w:rsidDel="00BD71C2" w:rsidRDefault="00005EEA" w:rsidP="00005EEA">
            <w:pPr>
              <w:pStyle w:val="ListParagraph"/>
              <w:spacing w:line="240" w:lineRule="auto"/>
              <w:ind w:left="0"/>
              <w:contextualSpacing/>
              <w:rPr>
                <w:del w:id="813" w:author="Anderson, Simon MR 1" w:date="2026-04-14T10:56:00Z"/>
                <w:b/>
                <w:color w:val="000000"/>
                <w:sz w:val="20"/>
              </w:rPr>
            </w:pPr>
            <w:del w:id="814" w:author="Anderson, Simon MR 1" w:date="2026-04-14T10:56:00Z">
              <w:r w:rsidRPr="00812F83" w:rsidDel="00BD71C2">
                <w:rPr>
                  <w:b/>
                  <w:color w:val="000000"/>
                  <w:sz w:val="20"/>
                </w:rPr>
                <w:delText>Secondary Responsibilities:</w:delText>
              </w:r>
            </w:del>
          </w:p>
          <w:p w14:paraId="6B75215A" w14:textId="5BFA213E" w:rsidR="00005EEA" w:rsidRPr="00812F83" w:rsidDel="00BD71C2" w:rsidRDefault="00005EEA" w:rsidP="00005EEA">
            <w:pPr>
              <w:pStyle w:val="ListParagraph"/>
              <w:numPr>
                <w:ilvl w:val="0"/>
                <w:numId w:val="135"/>
              </w:numPr>
              <w:spacing w:line="240" w:lineRule="auto"/>
              <w:contextualSpacing/>
              <w:rPr>
                <w:del w:id="815" w:author="Anderson, Simon MR 1" w:date="2026-04-14T10:56:00Z"/>
                <w:color w:val="000000"/>
                <w:sz w:val="20"/>
              </w:rPr>
            </w:pPr>
            <w:del w:id="816" w:author="Anderson, Simon MR 1" w:date="2026-04-14T10:56:00Z">
              <w:r w:rsidRPr="00812F83" w:rsidDel="00BD71C2">
                <w:rPr>
                  <w:color w:val="000000"/>
                  <w:sz w:val="20"/>
                </w:rPr>
                <w:delText>All CDS Above-the-Line contractors may be tasked with assisting other CDS functional areas where the member’s skills and knowledge are relevant.</w:delText>
              </w:r>
            </w:del>
          </w:p>
          <w:p w14:paraId="078D746E" w14:textId="77777777" w:rsidR="00005EEA" w:rsidRPr="009C5D49" w:rsidRDefault="00005EEA" w:rsidP="00005EEA">
            <w:pPr>
              <w:spacing w:line="240" w:lineRule="auto"/>
              <w:contextualSpacing/>
              <w:rPr>
                <w:color w:val="000000"/>
                <w:sz w:val="20"/>
              </w:rPr>
            </w:pPr>
          </w:p>
        </w:tc>
      </w:tr>
      <w:tr w:rsidR="001449CD" w:rsidRPr="00FC1E35" w14:paraId="69475180" w14:textId="77777777" w:rsidTr="00920063">
        <w:trPr>
          <w:trHeight w:val="558"/>
        </w:trPr>
        <w:tc>
          <w:tcPr>
            <w:tcW w:w="1129" w:type="dxa"/>
            <w:tcBorders>
              <w:top w:val="single" w:sz="4" w:space="0" w:color="auto"/>
              <w:left w:val="single" w:sz="4" w:space="0" w:color="auto"/>
              <w:bottom w:val="single" w:sz="4" w:space="0" w:color="auto"/>
              <w:right w:val="single" w:sz="4" w:space="0" w:color="auto"/>
            </w:tcBorders>
          </w:tcPr>
          <w:p w14:paraId="35739E2F" w14:textId="77777777" w:rsidR="001449CD" w:rsidRPr="00B364E1" w:rsidRDefault="001449CD" w:rsidP="00920063">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lastRenderedPageBreak/>
              <w:t>4</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884213" w14:textId="77777777" w:rsidR="001449CD" w:rsidRPr="00B364E1" w:rsidRDefault="001449CD" w:rsidP="00920063">
            <w:pPr>
              <w:spacing w:after="0" w:line="240" w:lineRule="auto"/>
              <w:rPr>
                <w:rFonts w:ascii="Arial" w:eastAsia="Times New Roman" w:hAnsi="Arial" w:cs="Arial"/>
                <w:b/>
                <w:color w:val="000000"/>
                <w:sz w:val="20"/>
                <w:szCs w:val="20"/>
                <w:lang w:eastAsia="en-AU"/>
              </w:rPr>
            </w:pPr>
            <w:r w:rsidRPr="00B364E1">
              <w:rPr>
                <w:rFonts w:ascii="Arial" w:eastAsia="Times New Roman" w:hAnsi="Arial" w:cs="Arial"/>
                <w:b/>
                <w:color w:val="000000"/>
                <w:sz w:val="20"/>
                <w:szCs w:val="20"/>
                <w:lang w:eastAsia="en-AU"/>
              </w:rPr>
              <w:t>Timeframe</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195B93F1" w14:textId="77777777" w:rsidR="001449CD" w:rsidRPr="00B364E1" w:rsidRDefault="001449CD" w:rsidP="00920063">
            <w:pPr>
              <w:spacing w:after="0" w:line="240" w:lineRule="auto"/>
              <w:rPr>
                <w:rFonts w:ascii="Arial" w:eastAsia="Times New Roman" w:hAnsi="Arial" w:cs="Arial"/>
                <w:color w:val="000000"/>
                <w:sz w:val="20"/>
                <w:szCs w:val="20"/>
                <w:lang w:eastAsia="en-AU"/>
              </w:rPr>
            </w:pPr>
            <w:r w:rsidRPr="00B364E1">
              <w:rPr>
                <w:rFonts w:ascii="Arial" w:eastAsia="Times New Roman" w:hAnsi="Arial" w:cs="Arial"/>
                <w:color w:val="000000"/>
                <w:sz w:val="20"/>
                <w:szCs w:val="20"/>
                <w:lang w:eastAsia="en-AU"/>
              </w:rPr>
              <w:t>The specific time and material are expected to be delivered in approximately Forty (40) hours per week</w:t>
            </w:r>
          </w:p>
        </w:tc>
      </w:tr>
      <w:tr w:rsidR="001449CD" w:rsidRPr="00FC1E35" w14:paraId="3504C6D1" w14:textId="77777777" w:rsidTr="00920063">
        <w:trPr>
          <w:trHeight w:val="558"/>
        </w:trPr>
        <w:tc>
          <w:tcPr>
            <w:tcW w:w="1129" w:type="dxa"/>
            <w:tcBorders>
              <w:top w:val="single" w:sz="4" w:space="0" w:color="auto"/>
              <w:left w:val="single" w:sz="4" w:space="0" w:color="auto"/>
              <w:bottom w:val="single" w:sz="4" w:space="0" w:color="auto"/>
              <w:right w:val="single" w:sz="4" w:space="0" w:color="auto"/>
            </w:tcBorders>
          </w:tcPr>
          <w:p w14:paraId="700E8A3E" w14:textId="77777777" w:rsidR="001449CD" w:rsidRPr="00B364E1" w:rsidRDefault="001449CD" w:rsidP="00920063">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5</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DA5831" w14:textId="77777777" w:rsidR="001449CD" w:rsidRPr="00B364E1" w:rsidRDefault="001449CD" w:rsidP="00920063">
            <w:pPr>
              <w:spacing w:after="0" w:line="240" w:lineRule="auto"/>
              <w:rPr>
                <w:rFonts w:ascii="Arial" w:eastAsia="Times New Roman" w:hAnsi="Arial" w:cs="Arial"/>
                <w:b/>
                <w:color w:val="000000"/>
                <w:sz w:val="20"/>
                <w:szCs w:val="20"/>
                <w:lang w:eastAsia="en-AU"/>
              </w:rPr>
            </w:pPr>
            <w:r w:rsidRPr="00B364E1">
              <w:rPr>
                <w:rFonts w:ascii="Arial" w:eastAsia="Times New Roman" w:hAnsi="Arial" w:cs="Arial"/>
                <w:b/>
                <w:color w:val="000000"/>
                <w:sz w:val="20"/>
                <w:szCs w:val="20"/>
                <w:lang w:eastAsia="en-AU"/>
              </w:rPr>
              <w:t>Location</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6B7650C0" w14:textId="77777777" w:rsidR="001449CD" w:rsidRPr="00B364E1" w:rsidRDefault="001449CD" w:rsidP="00920063">
            <w:pPr>
              <w:spacing w:after="0" w:line="240" w:lineRule="auto"/>
              <w:rPr>
                <w:rFonts w:ascii="Arial" w:eastAsia="Times New Roman" w:hAnsi="Arial" w:cs="Arial"/>
                <w:color w:val="000000"/>
                <w:sz w:val="20"/>
                <w:szCs w:val="20"/>
                <w:lang w:eastAsia="en-AU"/>
              </w:rPr>
            </w:pPr>
            <w:r w:rsidRPr="00B364E1">
              <w:rPr>
                <w:rFonts w:ascii="Arial" w:eastAsia="Times New Roman" w:hAnsi="Arial" w:cs="Arial"/>
                <w:color w:val="000000"/>
                <w:sz w:val="20"/>
                <w:szCs w:val="20"/>
                <w:lang w:eastAsia="en-AU"/>
              </w:rPr>
              <w:t>The Service Provider’s Key Personnel will primarily perform the activities described above at Defence sites in Canberra, ACT.</w:t>
            </w:r>
          </w:p>
        </w:tc>
      </w:tr>
      <w:tr w:rsidR="001449CD" w:rsidRPr="00FC1E35" w14:paraId="3C3E8691" w14:textId="77777777" w:rsidTr="00920063">
        <w:trPr>
          <w:trHeight w:val="558"/>
        </w:trPr>
        <w:tc>
          <w:tcPr>
            <w:tcW w:w="1129" w:type="dxa"/>
            <w:tcBorders>
              <w:top w:val="single" w:sz="4" w:space="0" w:color="auto"/>
              <w:left w:val="single" w:sz="4" w:space="0" w:color="auto"/>
              <w:bottom w:val="single" w:sz="4" w:space="0" w:color="auto"/>
              <w:right w:val="single" w:sz="4" w:space="0" w:color="auto"/>
            </w:tcBorders>
          </w:tcPr>
          <w:p w14:paraId="134C1D84" w14:textId="77777777" w:rsidR="001449CD" w:rsidRPr="00B364E1" w:rsidRDefault="001449CD" w:rsidP="00920063">
            <w:pPr>
              <w:spacing w:after="0" w:line="240" w:lineRule="auto"/>
              <w:jc w:val="center"/>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6</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14FF68" w14:textId="77777777" w:rsidR="001449CD" w:rsidRPr="00B364E1" w:rsidRDefault="001449CD" w:rsidP="00920063">
            <w:pPr>
              <w:spacing w:after="0" w:line="240" w:lineRule="auto"/>
              <w:rPr>
                <w:rFonts w:ascii="Arial" w:eastAsia="Times New Roman" w:hAnsi="Arial" w:cs="Arial"/>
                <w:b/>
                <w:color w:val="000000"/>
                <w:sz w:val="20"/>
                <w:szCs w:val="20"/>
                <w:lang w:eastAsia="en-AU"/>
              </w:rPr>
            </w:pPr>
            <w:r w:rsidRPr="00B364E1">
              <w:rPr>
                <w:rFonts w:ascii="Arial" w:eastAsia="Times New Roman" w:hAnsi="Arial" w:cs="Arial"/>
                <w:b/>
                <w:color w:val="000000"/>
                <w:sz w:val="20"/>
                <w:szCs w:val="20"/>
                <w:lang w:eastAsia="en-AU"/>
              </w:rPr>
              <w:t>Security Clearance</w:t>
            </w:r>
          </w:p>
        </w:tc>
        <w:tc>
          <w:tcPr>
            <w:tcW w:w="12742" w:type="dxa"/>
            <w:tcBorders>
              <w:top w:val="single" w:sz="4" w:space="0" w:color="auto"/>
              <w:left w:val="nil"/>
              <w:bottom w:val="single" w:sz="4" w:space="0" w:color="auto"/>
              <w:right w:val="single" w:sz="4" w:space="0" w:color="auto"/>
            </w:tcBorders>
            <w:shd w:val="clear" w:color="auto" w:fill="auto"/>
            <w:noWrap/>
            <w:vAlign w:val="center"/>
          </w:tcPr>
          <w:p w14:paraId="42972A4C" w14:textId="77777777" w:rsidR="001449CD" w:rsidRPr="00B364E1" w:rsidRDefault="001449CD" w:rsidP="00920063">
            <w:pPr>
              <w:spacing w:after="0" w:line="240" w:lineRule="auto"/>
              <w:rPr>
                <w:rFonts w:ascii="Arial" w:eastAsia="Times New Roman" w:hAnsi="Arial" w:cs="Arial"/>
                <w:color w:val="000000"/>
                <w:sz w:val="20"/>
                <w:szCs w:val="20"/>
                <w:lang w:eastAsia="en-AU"/>
              </w:rPr>
            </w:pPr>
            <w:r w:rsidRPr="00B364E1">
              <w:rPr>
                <w:rFonts w:ascii="Arial" w:eastAsia="Times New Roman" w:hAnsi="Arial" w:cs="Arial"/>
                <w:color w:val="000000"/>
                <w:sz w:val="20"/>
                <w:szCs w:val="20"/>
                <w:lang w:eastAsia="en-AU"/>
              </w:rPr>
              <w:t>Top Secret, Negative Vetting Level 2 (NV2)</w:t>
            </w:r>
          </w:p>
        </w:tc>
      </w:tr>
    </w:tbl>
    <w:p w14:paraId="45BD442A" w14:textId="47058402" w:rsidR="001449CD" w:rsidDel="00005EEA" w:rsidRDefault="001449CD" w:rsidP="001449CD">
      <w:pPr>
        <w:pStyle w:val="Style5"/>
        <w:jc w:val="center"/>
        <w:textAlignment w:val="auto"/>
        <w:rPr>
          <w:del w:id="817" w:author="Anderson, Simon MR 1" w:date="2026-04-14T10:57:00Z"/>
          <w:sz w:val="30"/>
        </w:rPr>
      </w:pPr>
    </w:p>
    <w:p w14:paraId="1B5C7001" w14:textId="4441A9D5" w:rsidR="00F612F5" w:rsidRDefault="00F612F5" w:rsidP="00005EEA">
      <w:pPr>
        <w:pStyle w:val="Style5"/>
        <w:textAlignment w:val="auto"/>
        <w:rPr>
          <w:sz w:val="30"/>
        </w:rPr>
        <w:pPrChange w:id="818" w:author="Anderson, Simon MR 1" w:date="2026-04-14T10:57:00Z">
          <w:pPr>
            <w:pStyle w:val="Style5"/>
            <w:jc w:val="center"/>
            <w:textAlignment w:val="auto"/>
          </w:pPr>
        </w:pPrChange>
      </w:pPr>
    </w:p>
    <w:p w14:paraId="261D378F" w14:textId="77777777" w:rsidR="00F612F5" w:rsidRDefault="00F612F5" w:rsidP="007C07BC">
      <w:pPr>
        <w:pStyle w:val="Style5"/>
        <w:jc w:val="center"/>
        <w:textAlignment w:val="auto"/>
        <w:rPr>
          <w:szCs w:val="21"/>
        </w:rPr>
      </w:pPr>
    </w:p>
    <w:p w14:paraId="4D0FCDEE" w14:textId="77777777" w:rsidR="00F612F5" w:rsidRDefault="00F612F5" w:rsidP="00F612F5">
      <w:pPr>
        <w:pStyle w:val="Style5"/>
        <w:jc w:val="center"/>
        <w:textAlignment w:val="auto"/>
        <w:rPr>
          <w:noProof w:val="0"/>
          <w:sz w:val="30"/>
          <w:lang w:eastAsia="en-AU"/>
        </w:rPr>
      </w:pPr>
    </w:p>
    <w:p w14:paraId="2DB417E2" w14:textId="1FC9DF46" w:rsidR="00E31192" w:rsidRPr="003D4740" w:rsidRDefault="00E31192" w:rsidP="007C07BC">
      <w:pPr>
        <w:spacing w:after="100" w:afterAutospacing="1" w:line="240" w:lineRule="auto"/>
        <w:rPr>
          <w:szCs w:val="21"/>
        </w:rPr>
      </w:pPr>
    </w:p>
    <w:sectPr w:rsidR="00E31192" w:rsidRPr="003D4740" w:rsidSect="007C07BC">
      <w:headerReference w:type="default" r:id="rId8"/>
      <w:pgSz w:w="16838" w:h="11906" w:orient="landscape"/>
      <w:pgMar w:top="720" w:right="720" w:bottom="720" w:left="720" w:header="709" w:footer="709" w:gutter="0"/>
      <w:pgNumType w:start="1"/>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CD9B98" w16cex:dateUtc="2022-09-15T02:39:00Z"/>
  <w16cex:commentExtensible w16cex:durableId="26CD9C12" w16cex:dateUtc="2022-09-15T02:41:00Z"/>
  <w16cex:commentExtensible w16cex:durableId="26CD8B28" w16cex:dateUtc="2022-09-15T01:29:00Z"/>
  <w16cex:commentExtensible w16cex:durableId="26CD8A91" w16cex:dateUtc="2022-09-15T01:27:00Z"/>
  <w16cex:commentExtensible w16cex:durableId="26CD8AB5" w16cex:dateUtc="2022-09-15T01:27:00Z"/>
  <w16cex:commentExtensible w16cex:durableId="26CD9CCB" w16cex:dateUtc="2022-09-15T02:44:00Z"/>
  <w16cex:commentExtensible w16cex:durableId="26CD9CDB" w16cex:dateUtc="2022-09-15T02:45:00Z"/>
  <w16cex:commentExtensible w16cex:durableId="26CD8E71" w16cex:dateUtc="2022-09-15T01:43:00Z"/>
  <w16cex:commentExtensible w16cex:durableId="26CD8FA5" w16cex:dateUtc="2022-09-15T01:48:00Z"/>
  <w16cex:commentExtensible w16cex:durableId="26CD9DAA" w16cex:dateUtc="2022-09-15T02:48:00Z"/>
  <w16cex:commentExtensible w16cex:durableId="26CD9068" w16cex:dateUtc="2022-09-15T01:52:00Z"/>
  <w16cex:commentExtensible w16cex:durableId="26CD9216" w16cex:dateUtc="2022-09-15T01:59:00Z"/>
  <w16cex:commentExtensible w16cex:durableId="26CD9DD9" w16cex:dateUtc="2022-09-15T02:49:00Z"/>
  <w16cex:commentExtensible w16cex:durableId="26CD92AB" w16cex:dateUtc="2022-09-15T02:01:00Z"/>
  <w16cex:commentExtensible w16cex:durableId="26CD9308" w16cex:dateUtc="2022-09-15T02: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61B871" w16cid:durableId="26CD9B98"/>
  <w16cid:commentId w16cid:paraId="7C0FB0E7" w16cid:durableId="26CD866F"/>
  <w16cid:commentId w16cid:paraId="09F837A7" w16cid:durableId="26CD9C12"/>
  <w16cid:commentId w16cid:paraId="1EA1C7B0" w16cid:durableId="26CD8B28"/>
  <w16cid:commentId w16cid:paraId="7C743D17" w16cid:durableId="26CD8A91"/>
  <w16cid:commentId w16cid:paraId="5AECC326" w16cid:durableId="26CD8AB5"/>
  <w16cid:commentId w16cid:paraId="43165965" w16cid:durableId="26CD8670"/>
  <w16cid:commentId w16cid:paraId="27C828B0" w16cid:durableId="26CD8671"/>
  <w16cid:commentId w16cid:paraId="4076FE3B" w16cid:durableId="26CD9CCB"/>
  <w16cid:commentId w16cid:paraId="639475B3" w16cid:durableId="26CD9CDB"/>
  <w16cid:commentId w16cid:paraId="1AFDC8B2" w16cid:durableId="26CD8672"/>
  <w16cid:commentId w16cid:paraId="3DC4414D" w16cid:durableId="26CD8673"/>
  <w16cid:commentId w16cid:paraId="0D8B8924" w16cid:durableId="26CD8E71"/>
  <w16cid:commentId w16cid:paraId="3857F4C7" w16cid:durableId="26CD8674"/>
  <w16cid:commentId w16cid:paraId="5F39EBDC" w16cid:durableId="26CD8675"/>
  <w16cid:commentId w16cid:paraId="5F17EBA1" w16cid:durableId="26CD8676"/>
  <w16cid:commentId w16cid:paraId="0472A4C6" w16cid:durableId="26CD8677"/>
  <w16cid:commentId w16cid:paraId="7586BA76" w16cid:durableId="26CD8FA5"/>
  <w16cid:commentId w16cid:paraId="68226DF2" w16cid:durableId="26CD8678"/>
  <w16cid:commentId w16cid:paraId="151D46D9" w16cid:durableId="26CD9DAA"/>
  <w16cid:commentId w16cid:paraId="03102D1B" w16cid:durableId="26CD9068"/>
  <w16cid:commentId w16cid:paraId="12FBE308" w16cid:durableId="26CD9216"/>
  <w16cid:commentId w16cid:paraId="189F2245" w16cid:durableId="26CD9DD9"/>
  <w16cid:commentId w16cid:paraId="6D760647" w16cid:durableId="26CD92AB"/>
  <w16cid:commentId w16cid:paraId="30E9D611" w16cid:durableId="26CD8679"/>
  <w16cid:commentId w16cid:paraId="3AC09E1F" w16cid:durableId="26CD867A"/>
  <w16cid:commentId w16cid:paraId="54B81910" w16cid:durableId="26CD867B"/>
  <w16cid:commentId w16cid:paraId="572D990C" w16cid:durableId="26CD867C"/>
  <w16cid:commentId w16cid:paraId="08423D6F" w16cid:durableId="26CD867D"/>
  <w16cid:commentId w16cid:paraId="0F5AEEA8" w16cid:durableId="26CD9308"/>
  <w16cid:commentId w16cid:paraId="499A3CCE" w16cid:durableId="26CD867E"/>
  <w16cid:commentId w16cid:paraId="224BC5E8" w16cid:durableId="26CD867F"/>
  <w16cid:commentId w16cid:paraId="03F4670C" w16cid:durableId="26CD8680"/>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E68DB9" w14:textId="77777777" w:rsidR="00B613ED" w:rsidRDefault="00B613ED" w:rsidP="00FF0964">
      <w:pPr>
        <w:spacing w:after="0" w:line="240" w:lineRule="auto"/>
      </w:pPr>
      <w:r>
        <w:separator/>
      </w:r>
    </w:p>
    <w:p w14:paraId="08D7C694" w14:textId="77777777" w:rsidR="00B613ED" w:rsidRDefault="00B613ED"/>
  </w:endnote>
  <w:endnote w:type="continuationSeparator" w:id="0">
    <w:p w14:paraId="1FC86C48" w14:textId="77777777" w:rsidR="00B613ED" w:rsidRDefault="00B613ED" w:rsidP="00FF0964">
      <w:pPr>
        <w:spacing w:after="0" w:line="240" w:lineRule="auto"/>
      </w:pPr>
      <w:r>
        <w:continuationSeparator/>
      </w:r>
    </w:p>
    <w:p w14:paraId="66EEB908" w14:textId="77777777" w:rsidR="00B613ED" w:rsidRDefault="00B613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00000000"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TZhongsong">
    <w:charset w:val="86"/>
    <w:family w:val="auto"/>
    <w:pitch w:val="variable"/>
    <w:sig w:usb0="00000000" w:usb1="080F0000" w:usb2="00000010" w:usb3="00000000" w:csb0="0004009F" w:csb1="00000000"/>
  </w:font>
  <w:font w:name="HGMinchoE">
    <w:charset w:val="80"/>
    <w:family w:val="modern"/>
    <w:pitch w:val="fixed"/>
    <w:sig w:usb0="E00002FF" w:usb1="2AC7EDFE" w:usb2="00000012" w:usb3="00000000" w:csb0="00020001" w:csb1="00000000"/>
  </w:font>
  <w:font w:name="ArialMT">
    <w:altName w:val="Arial"/>
    <w:panose1 w:val="00000000000000000000"/>
    <w:charset w:val="4D"/>
    <w:family w:val="auto"/>
    <w:notTrueType/>
    <w:pitch w:val="default"/>
    <w:sig w:usb0="00000003" w:usb1="00000000" w:usb2="00000000" w:usb3="00000000" w:csb0="00000001" w:csb1="00000000"/>
  </w:font>
  <w:font w:name="Arial-BoldMT">
    <w:altName w:val="Cambria"/>
    <w:panose1 w:val="00000000000000000000"/>
    <w:charset w:val="4D"/>
    <w:family w:val="auto"/>
    <w:notTrueType/>
    <w:pitch w:val="default"/>
    <w:sig w:usb0="00000003" w:usb1="00000000" w:usb2="00000000" w:usb3="00000000" w:csb0="00000001" w:csb1="00000000"/>
  </w:font>
  <w:font w:name="HelveticaNeueLT Std">
    <w:altName w:val="Arial"/>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CC36D0" w14:textId="77777777" w:rsidR="00B613ED" w:rsidRDefault="00B613ED" w:rsidP="00FF0964">
      <w:pPr>
        <w:spacing w:after="0" w:line="240" w:lineRule="auto"/>
      </w:pPr>
      <w:r>
        <w:separator/>
      </w:r>
    </w:p>
    <w:p w14:paraId="625F734C" w14:textId="77777777" w:rsidR="00B613ED" w:rsidRDefault="00B613ED"/>
  </w:footnote>
  <w:footnote w:type="continuationSeparator" w:id="0">
    <w:p w14:paraId="0ED255F1" w14:textId="77777777" w:rsidR="00B613ED" w:rsidRDefault="00B613ED" w:rsidP="00FF0964">
      <w:pPr>
        <w:spacing w:after="0" w:line="240" w:lineRule="auto"/>
      </w:pPr>
      <w:r>
        <w:continuationSeparator/>
      </w:r>
    </w:p>
    <w:p w14:paraId="3637C270" w14:textId="77777777" w:rsidR="00B613ED" w:rsidRDefault="00B613ED"/>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33588F" w14:textId="77777777" w:rsidR="00970581" w:rsidRPr="006D1C13" w:rsidRDefault="00970581" w:rsidP="004211DE">
    <w:pPr>
      <w:pStyle w:val="Header"/>
      <w:spacing w:after="120" w:line="240" w:lineRule="auto"/>
      <w:jc w:val="center"/>
      <w:rPr>
        <w:sz w:val="22"/>
        <w:szCs w:val="22"/>
      </w:rPr>
    </w:pPr>
    <w:r>
      <w:rPr>
        <w:b/>
        <w:bCs/>
        <w:color w:val="FF0000"/>
        <w:sz w:val="22"/>
        <w:szCs w:val="22"/>
      </w:rPr>
      <w:t>OFFICIAL</w:t>
    </w:r>
  </w:p>
  <w:tbl>
    <w:tblPr>
      <w:tblW w:w="5059" w:type="pct"/>
      <w:tblInd w:w="-142" w:type="dxa"/>
      <w:tblLook w:val="0000" w:firstRow="0" w:lastRow="0" w:firstColumn="0" w:lastColumn="0" w:noHBand="0" w:noVBand="0"/>
    </w:tblPr>
    <w:tblGrid>
      <w:gridCol w:w="15580"/>
    </w:tblGrid>
    <w:tr w:rsidR="00970581" w:rsidRPr="00EB77B3" w14:paraId="6C6ACDC0" w14:textId="77777777" w:rsidTr="00DA6C80">
      <w:tc>
        <w:tcPr>
          <w:tcW w:w="5000" w:type="pct"/>
        </w:tcPr>
        <w:p w14:paraId="6DD93525" w14:textId="77777777" w:rsidR="00970581" w:rsidRDefault="00970581" w:rsidP="004211DE">
          <w:pPr>
            <w:pStyle w:val="ASDEFCONHeaderFooterLeft"/>
            <w:spacing w:line="276" w:lineRule="auto"/>
            <w:rPr>
              <w:szCs w:val="18"/>
            </w:rPr>
          </w:pPr>
          <w:r w:rsidRPr="006C295A">
            <w:rPr>
              <w:szCs w:val="18"/>
            </w:rPr>
            <w:t>Information Communications Technology Provider Arrangement (ICTPA)</w:t>
          </w:r>
        </w:p>
        <w:p w14:paraId="40D8CC6B" w14:textId="6FD5A596" w:rsidR="00970581" w:rsidRDefault="00970581" w:rsidP="004211DE">
          <w:pPr>
            <w:pStyle w:val="ASDEFCONHeaderFooterLeft"/>
            <w:spacing w:line="276" w:lineRule="auto"/>
            <w:rPr>
              <w:szCs w:val="16"/>
            </w:rPr>
          </w:pPr>
          <w:r>
            <w:rPr>
              <w:szCs w:val="16"/>
            </w:rPr>
            <w:t>RFQ Number: NMP69524</w:t>
          </w:r>
        </w:p>
        <w:p w14:paraId="58270800" w14:textId="40EF37A7" w:rsidR="00970581" w:rsidRPr="00EB77B3" w:rsidRDefault="00970581">
          <w:pPr>
            <w:pStyle w:val="ASDEFCONHeaderFooterRight"/>
            <w:jc w:val="left"/>
          </w:pPr>
          <w:r>
            <w:rPr>
              <w:szCs w:val="16"/>
            </w:rPr>
            <w:t>Work Order Title: SOW Annexure D</w:t>
          </w:r>
        </w:p>
      </w:tc>
    </w:tr>
  </w:tbl>
  <w:p w14:paraId="3498E577" w14:textId="77777777" w:rsidR="00970581" w:rsidRDefault="009705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5A25338"/>
    <w:lvl w:ilvl="0">
      <w:start w:val="1"/>
      <w:numFmt w:val="decimal"/>
      <w:pStyle w:val="ListNumber5"/>
      <w:lvlText w:val="%1."/>
      <w:lvlJc w:val="left"/>
      <w:pPr>
        <w:tabs>
          <w:tab w:val="num" w:pos="1492"/>
        </w:tabs>
        <w:ind w:left="1492" w:hanging="360"/>
      </w:pPr>
      <w:rPr>
        <w:rFonts w:cs="Times New Roman"/>
      </w:rPr>
    </w:lvl>
  </w:abstractNum>
  <w:abstractNum w:abstractNumId="1" w15:restartNumberingAfterBreak="0">
    <w:nsid w:val="FFFFFF7D"/>
    <w:multiLevelType w:val="singleLevel"/>
    <w:tmpl w:val="E334C37C"/>
    <w:lvl w:ilvl="0">
      <w:numFmt w:val="none"/>
      <w:pStyle w:val="Heading9"/>
      <w:lvlText w:val=""/>
      <w:lvlJc w:val="left"/>
      <w:pPr>
        <w:tabs>
          <w:tab w:val="num" w:pos="360"/>
        </w:tabs>
      </w:pPr>
    </w:lvl>
  </w:abstractNum>
  <w:abstractNum w:abstractNumId="2" w15:restartNumberingAfterBreak="0">
    <w:nsid w:val="FFFFFF7E"/>
    <w:multiLevelType w:val="singleLevel"/>
    <w:tmpl w:val="B32E6712"/>
    <w:lvl w:ilvl="0">
      <w:start w:val="1"/>
      <w:numFmt w:val="decimal"/>
      <w:pStyle w:val="ListNumber3"/>
      <w:lvlText w:val="%1."/>
      <w:lvlJc w:val="left"/>
      <w:pPr>
        <w:tabs>
          <w:tab w:val="num" w:pos="926"/>
        </w:tabs>
        <w:ind w:left="926" w:hanging="360"/>
      </w:pPr>
      <w:rPr>
        <w:rFonts w:cs="Times New Roman"/>
      </w:rPr>
    </w:lvl>
  </w:abstractNum>
  <w:abstractNum w:abstractNumId="3" w15:restartNumberingAfterBreak="0">
    <w:nsid w:val="FFFFFF7F"/>
    <w:multiLevelType w:val="singleLevel"/>
    <w:tmpl w:val="5A340420"/>
    <w:lvl w:ilvl="0">
      <w:start w:val="1"/>
      <w:numFmt w:val="decimal"/>
      <w:pStyle w:val="ListNumber2"/>
      <w:lvlText w:val="%1."/>
      <w:lvlJc w:val="left"/>
      <w:pPr>
        <w:tabs>
          <w:tab w:val="num" w:pos="643"/>
        </w:tabs>
        <w:ind w:left="643" w:hanging="360"/>
      </w:pPr>
      <w:rPr>
        <w:rFonts w:cs="Times New Roman"/>
      </w:rPr>
    </w:lvl>
  </w:abstractNum>
  <w:abstractNum w:abstractNumId="4" w15:restartNumberingAfterBreak="0">
    <w:nsid w:val="FFFFFF80"/>
    <w:multiLevelType w:val="singleLevel"/>
    <w:tmpl w:val="47BE9F6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19A506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6146DA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8"/>
    <w:multiLevelType w:val="singleLevel"/>
    <w:tmpl w:val="0E1EE312"/>
    <w:lvl w:ilvl="0">
      <w:start w:val="1"/>
      <w:numFmt w:val="decimal"/>
      <w:pStyle w:val="ListNumber"/>
      <w:lvlText w:val="%1."/>
      <w:lvlJc w:val="left"/>
      <w:pPr>
        <w:tabs>
          <w:tab w:val="num" w:pos="360"/>
        </w:tabs>
        <w:ind w:left="360" w:hanging="360"/>
      </w:pPr>
      <w:rPr>
        <w:rFonts w:cs="Times New Roman"/>
      </w:rPr>
    </w:lvl>
  </w:abstractNum>
  <w:abstractNum w:abstractNumId="8" w15:restartNumberingAfterBreak="0">
    <w:nsid w:val="FFFFFF89"/>
    <w:multiLevelType w:val="singleLevel"/>
    <w:tmpl w:val="A700359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6"/>
    <w:multiLevelType w:val="multilevel"/>
    <w:tmpl w:val="614E6CAE"/>
    <w:name w:val="Recitals"/>
    <w:lvl w:ilvl="0">
      <w:start w:val="1"/>
      <w:numFmt w:val="upperLetter"/>
      <w:pStyle w:val="RecitalsA"/>
      <w:lvlText w:val="%1"/>
      <w:lvlJc w:val="left"/>
      <w:pPr>
        <w:tabs>
          <w:tab w:val="num" w:pos="720"/>
        </w:tabs>
        <w:ind w:left="720" w:hanging="720"/>
      </w:pPr>
      <w:rPr>
        <w:rFonts w:cs="Times New Roman" w:hint="default"/>
        <w:b w:val="0"/>
        <w:sz w:val="21"/>
      </w:rPr>
    </w:lvl>
    <w:lvl w:ilvl="1">
      <w:start w:val="1"/>
      <w:numFmt w:val="lowerLetter"/>
      <w:pStyle w:val="Recitalsa0"/>
      <w:lvlText w:val="(%2)"/>
      <w:lvlJc w:val="left"/>
      <w:pPr>
        <w:tabs>
          <w:tab w:val="num" w:pos="1440"/>
        </w:tabs>
        <w:ind w:left="1440" w:hanging="720"/>
      </w:pPr>
      <w:rPr>
        <w:rFonts w:cs="Times New Roman" w:hint="default"/>
        <w:b w:val="0"/>
        <w:sz w:val="21"/>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0" w15:restartNumberingAfterBreak="0">
    <w:nsid w:val="01D46087"/>
    <w:multiLevelType w:val="hybridMultilevel"/>
    <w:tmpl w:val="B93CC2F6"/>
    <w:lvl w:ilvl="0" w:tplc="0C090019">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22A459F"/>
    <w:multiLevelType w:val="multilevel"/>
    <w:tmpl w:val="131C8706"/>
    <w:lvl w:ilvl="0">
      <w:start w:val="1"/>
      <w:numFmt w:val="none"/>
      <w:pStyle w:val="Definitionsitem"/>
      <w:suff w:val="nothing"/>
      <w:lvlText w:val=""/>
      <w:lvlJc w:val="left"/>
      <w:pPr>
        <w:tabs>
          <w:tab w:val="num" w:pos="720"/>
        </w:tabs>
        <w:ind w:left="720" w:firstLine="0"/>
      </w:pPr>
      <w:rPr>
        <w:b w:val="0"/>
        <w:sz w:val="21"/>
      </w:rPr>
    </w:lvl>
    <w:lvl w:ilvl="1">
      <w:start w:val="1"/>
      <w:numFmt w:val="lowerLetter"/>
      <w:pStyle w:val="Definitionsa"/>
      <w:lvlText w:val="(%2)"/>
      <w:lvlJc w:val="left"/>
      <w:pPr>
        <w:tabs>
          <w:tab w:val="num" w:pos="1440"/>
        </w:tabs>
        <w:ind w:left="1440" w:hanging="720"/>
      </w:pPr>
      <w:rPr>
        <w:b w:val="0"/>
        <w:sz w:val="21"/>
      </w:rPr>
    </w:lvl>
    <w:lvl w:ilvl="2">
      <w:start w:val="1"/>
      <w:numFmt w:val="lowerRoman"/>
      <w:pStyle w:val="Definitionsi"/>
      <w:lvlText w:val="(%3)"/>
      <w:lvlJc w:val="left"/>
      <w:pPr>
        <w:tabs>
          <w:tab w:val="num" w:pos="2160"/>
        </w:tabs>
        <w:ind w:left="2160" w:hanging="720"/>
      </w:pPr>
      <w:rPr>
        <w:b w:val="0"/>
        <w:sz w:val="21"/>
      </w:rPr>
    </w:lvl>
    <w:lvl w:ilvl="3">
      <w:start w:val="1"/>
      <w:numFmt w:val="upperLetter"/>
      <w:pStyle w:val="DefinitionsCapA"/>
      <w:lvlText w:val="(%4)"/>
      <w:lvlJc w:val="left"/>
      <w:pPr>
        <w:tabs>
          <w:tab w:val="num" w:pos="2880"/>
        </w:tabs>
        <w:ind w:left="2880" w:hanging="720"/>
      </w:pPr>
      <w:rPr>
        <w:b w:val="0"/>
        <w:sz w:val="21"/>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2B4729D"/>
    <w:multiLevelType w:val="multilevel"/>
    <w:tmpl w:val="CB481D42"/>
    <w:styleLink w:val="ListStyleContinue"/>
    <w:lvl w:ilvl="0">
      <w:start w:val="1"/>
      <w:numFmt w:val="none"/>
      <w:suff w:val="nothing"/>
      <w:lvlText w:val=""/>
      <w:lvlJc w:val="left"/>
      <w:pPr>
        <w:ind w:left="1800"/>
      </w:pPr>
      <w:rPr>
        <w:rFonts w:cs="Times New Roman" w:hint="default"/>
      </w:rPr>
    </w:lvl>
    <w:lvl w:ilvl="1">
      <w:start w:val="1"/>
      <w:numFmt w:val="none"/>
      <w:suff w:val="nothing"/>
      <w:lvlText w:val=""/>
      <w:lvlJc w:val="left"/>
      <w:pPr>
        <w:ind w:left="2160"/>
      </w:pPr>
      <w:rPr>
        <w:rFonts w:cs="Times New Roman" w:hint="default"/>
      </w:rPr>
    </w:lvl>
    <w:lvl w:ilvl="2">
      <w:start w:val="1"/>
      <w:numFmt w:val="none"/>
      <w:suff w:val="nothing"/>
      <w:lvlText w:val=""/>
      <w:lvlJc w:val="left"/>
      <w:pPr>
        <w:ind w:left="2520"/>
      </w:pPr>
      <w:rPr>
        <w:rFonts w:cs="Times New Roman" w:hint="default"/>
      </w:rPr>
    </w:lvl>
    <w:lvl w:ilvl="3">
      <w:start w:val="1"/>
      <w:numFmt w:val="none"/>
      <w:suff w:val="nothing"/>
      <w:lvlText w:val=""/>
      <w:lvlJc w:val="left"/>
      <w:pPr>
        <w:ind w:left="2880"/>
      </w:pPr>
      <w:rPr>
        <w:rFonts w:cs="Times New Roman" w:hint="default"/>
      </w:rPr>
    </w:lvl>
    <w:lvl w:ilvl="4">
      <w:start w:val="1"/>
      <w:numFmt w:val="none"/>
      <w:lvlText w:val=""/>
      <w:lvlJc w:val="left"/>
      <w:pPr>
        <w:ind w:left="3240" w:hanging="360"/>
      </w:pPr>
      <w:rPr>
        <w:rFonts w:cs="Times New Roman" w:hint="default"/>
      </w:rPr>
    </w:lvl>
    <w:lvl w:ilvl="5">
      <w:start w:val="1"/>
      <w:numFmt w:val="none"/>
      <w:lvlText w:val=""/>
      <w:lvlJc w:val="left"/>
      <w:pPr>
        <w:ind w:left="3600" w:hanging="360"/>
      </w:pPr>
      <w:rPr>
        <w:rFonts w:cs="Times New Roman" w:hint="default"/>
      </w:rPr>
    </w:lvl>
    <w:lvl w:ilvl="6">
      <w:start w:val="1"/>
      <w:numFmt w:val="none"/>
      <w:lvlText w:val=""/>
      <w:lvlJc w:val="left"/>
      <w:pPr>
        <w:ind w:left="3960" w:hanging="360"/>
      </w:pPr>
      <w:rPr>
        <w:rFonts w:cs="Times New Roman" w:hint="default"/>
      </w:rPr>
    </w:lvl>
    <w:lvl w:ilvl="7">
      <w:start w:val="1"/>
      <w:numFmt w:val="none"/>
      <w:lvlText w:val=""/>
      <w:lvlJc w:val="left"/>
      <w:pPr>
        <w:ind w:left="4320" w:hanging="360"/>
      </w:pPr>
      <w:rPr>
        <w:rFonts w:cs="Times New Roman" w:hint="default"/>
      </w:rPr>
    </w:lvl>
    <w:lvl w:ilvl="8">
      <w:start w:val="1"/>
      <w:numFmt w:val="none"/>
      <w:lvlText w:val=""/>
      <w:lvlJc w:val="left"/>
      <w:pPr>
        <w:ind w:left="4680" w:hanging="360"/>
      </w:pPr>
      <w:rPr>
        <w:rFonts w:cs="Times New Roman" w:hint="default"/>
      </w:rPr>
    </w:lvl>
  </w:abstractNum>
  <w:abstractNum w:abstractNumId="13" w15:restartNumberingAfterBreak="0">
    <w:nsid w:val="049B5762"/>
    <w:multiLevelType w:val="multilevel"/>
    <w:tmpl w:val="A30A6602"/>
    <w:lvl w:ilvl="0">
      <w:start w:val="1"/>
      <w:numFmt w:val="decimal"/>
      <w:pStyle w:val="MENumber1"/>
      <w:lvlText w:val="%1."/>
      <w:lvlJc w:val="left"/>
      <w:pPr>
        <w:tabs>
          <w:tab w:val="num" w:pos="680"/>
        </w:tabs>
        <w:ind w:left="680" w:hanging="680"/>
      </w:pPr>
      <w:rPr>
        <w:rFonts w:hint="default"/>
      </w:rPr>
    </w:lvl>
    <w:lvl w:ilvl="1">
      <w:start w:val="1"/>
      <w:numFmt w:val="lowerLetter"/>
      <w:pStyle w:val="MENumber2"/>
      <w:lvlText w:val="(%2)"/>
      <w:lvlJc w:val="left"/>
      <w:pPr>
        <w:tabs>
          <w:tab w:val="num" w:pos="1361"/>
        </w:tabs>
        <w:ind w:left="1361" w:hanging="681"/>
      </w:pPr>
      <w:rPr>
        <w:rFonts w:hint="default"/>
      </w:rPr>
    </w:lvl>
    <w:lvl w:ilvl="2">
      <w:start w:val="1"/>
      <w:numFmt w:val="lowerRoman"/>
      <w:pStyle w:val="MENumber3"/>
      <w:lvlText w:val="(%3)"/>
      <w:lvlJc w:val="left"/>
      <w:pPr>
        <w:tabs>
          <w:tab w:val="num" w:pos="2041"/>
        </w:tabs>
        <w:ind w:left="2041" w:hanging="680"/>
      </w:pPr>
      <w:rPr>
        <w:rFonts w:hint="default"/>
      </w:rPr>
    </w:lvl>
    <w:lvl w:ilvl="3">
      <w:start w:val="1"/>
      <w:numFmt w:val="upperLetter"/>
      <w:pStyle w:val="MENumber4"/>
      <w:lvlText w:val="(%4)"/>
      <w:lvlJc w:val="left"/>
      <w:pPr>
        <w:tabs>
          <w:tab w:val="num" w:pos="2722"/>
        </w:tabs>
        <w:ind w:left="2722" w:hanging="681"/>
      </w:pPr>
      <w:rPr>
        <w:rFonts w:hint="default"/>
      </w:rPr>
    </w:lvl>
    <w:lvl w:ilvl="4">
      <w:start w:val="1"/>
      <w:numFmt w:val="upperRoman"/>
      <w:pStyle w:val="MENumber5"/>
      <w:lvlText w:val="(%5)"/>
      <w:lvlJc w:val="left"/>
      <w:pPr>
        <w:tabs>
          <w:tab w:val="num" w:pos="3402"/>
        </w:tabs>
        <w:ind w:left="3402" w:hanging="680"/>
      </w:pPr>
      <w:rPr>
        <w:rFonts w:hint="default"/>
      </w:rPr>
    </w:lvl>
    <w:lvl w:ilvl="5">
      <w:start w:val="1"/>
      <w:numFmt w:val="decimal"/>
      <w:pStyle w:val="MENumber6"/>
      <w:lvlText w:val="(%6)"/>
      <w:lvlJc w:val="left"/>
      <w:pPr>
        <w:tabs>
          <w:tab w:val="num" w:pos="4082"/>
        </w:tabs>
        <w:ind w:left="4082" w:hanging="68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4" w15:restartNumberingAfterBreak="0">
    <w:nsid w:val="083912DD"/>
    <w:multiLevelType w:val="singleLevel"/>
    <w:tmpl w:val="DE6689F4"/>
    <w:name w:val="TransSummary"/>
    <w:lvl w:ilvl="0">
      <w:start w:val="1"/>
      <w:numFmt w:val="decimal"/>
      <w:pStyle w:val="TransactionSummaryNumbered"/>
      <w:lvlText w:val="%1"/>
      <w:lvlJc w:val="left"/>
      <w:pPr>
        <w:tabs>
          <w:tab w:val="num" w:pos="357"/>
        </w:tabs>
        <w:ind w:left="357" w:hanging="357"/>
      </w:pPr>
      <w:rPr>
        <w:rFonts w:cs="Times New Roman" w:hint="default"/>
        <w:b/>
        <w:sz w:val="21"/>
      </w:rPr>
    </w:lvl>
  </w:abstractNum>
  <w:abstractNum w:abstractNumId="15" w15:restartNumberingAfterBreak="0">
    <w:nsid w:val="09507E13"/>
    <w:multiLevelType w:val="multilevel"/>
    <w:tmpl w:val="09041F8E"/>
    <w:name w:val="Schedule222"/>
    <w:numStyleLink w:val="MELegal"/>
  </w:abstractNum>
  <w:abstractNum w:abstractNumId="16" w15:restartNumberingAfterBreak="0">
    <w:nsid w:val="0BE27D20"/>
    <w:multiLevelType w:val="singleLevel"/>
    <w:tmpl w:val="A5F4F59E"/>
    <w:lvl w:ilvl="0">
      <w:start w:val="1"/>
      <w:numFmt w:val="decimal"/>
      <w:lvlText w:val="%1"/>
      <w:lvlJc w:val="left"/>
      <w:pPr>
        <w:tabs>
          <w:tab w:val="num" w:pos="737"/>
        </w:tabs>
        <w:ind w:left="737" w:hanging="737"/>
      </w:pPr>
    </w:lvl>
  </w:abstractNum>
  <w:abstractNum w:abstractNumId="17" w15:restartNumberingAfterBreak="0">
    <w:nsid w:val="0C9843A0"/>
    <w:multiLevelType w:val="multilevel"/>
    <w:tmpl w:val="0C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 w15:restartNumberingAfterBreak="0">
    <w:nsid w:val="0D110102"/>
    <w:multiLevelType w:val="multilevel"/>
    <w:tmpl w:val="58B821B8"/>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0"/>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11A04BAE"/>
    <w:multiLevelType w:val="hybridMultilevel"/>
    <w:tmpl w:val="6D32B402"/>
    <w:lvl w:ilvl="0" w:tplc="217E4330">
      <w:start w:val="1"/>
      <w:numFmt w:val="upperLetter"/>
      <w:pStyle w:val="Style7"/>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139B50F0"/>
    <w:multiLevelType w:val="multilevel"/>
    <w:tmpl w:val="8126FAE2"/>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15593EE9"/>
    <w:multiLevelType w:val="hybridMultilevel"/>
    <w:tmpl w:val="71AA236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17B1228F"/>
    <w:multiLevelType w:val="multilevel"/>
    <w:tmpl w:val="4866F442"/>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180F36FF"/>
    <w:multiLevelType w:val="hybridMultilevel"/>
    <w:tmpl w:val="707A5334"/>
    <w:lvl w:ilvl="0" w:tplc="30F0DB6C">
      <w:start w:val="1"/>
      <w:numFmt w:val="lowerRoman"/>
      <w:lvlText w:val="(%1)"/>
      <w:lvlJc w:val="left"/>
      <w:pPr>
        <w:ind w:left="1110" w:hanging="720"/>
      </w:pPr>
      <w:rPr>
        <w:rFonts w:hint="default"/>
      </w:rPr>
    </w:lvl>
    <w:lvl w:ilvl="1" w:tplc="0C090019" w:tentative="1">
      <w:start w:val="1"/>
      <w:numFmt w:val="lowerLetter"/>
      <w:lvlText w:val="%2."/>
      <w:lvlJc w:val="left"/>
      <w:pPr>
        <w:ind w:left="1470" w:hanging="360"/>
      </w:pPr>
    </w:lvl>
    <w:lvl w:ilvl="2" w:tplc="0C09001B" w:tentative="1">
      <w:start w:val="1"/>
      <w:numFmt w:val="lowerRoman"/>
      <w:lvlText w:val="%3."/>
      <w:lvlJc w:val="right"/>
      <w:pPr>
        <w:ind w:left="2190" w:hanging="180"/>
      </w:pPr>
    </w:lvl>
    <w:lvl w:ilvl="3" w:tplc="0C09000F" w:tentative="1">
      <w:start w:val="1"/>
      <w:numFmt w:val="decimal"/>
      <w:lvlText w:val="%4."/>
      <w:lvlJc w:val="left"/>
      <w:pPr>
        <w:ind w:left="2910" w:hanging="360"/>
      </w:pPr>
    </w:lvl>
    <w:lvl w:ilvl="4" w:tplc="0C090019" w:tentative="1">
      <w:start w:val="1"/>
      <w:numFmt w:val="lowerLetter"/>
      <w:lvlText w:val="%5."/>
      <w:lvlJc w:val="left"/>
      <w:pPr>
        <w:ind w:left="3630" w:hanging="360"/>
      </w:pPr>
    </w:lvl>
    <w:lvl w:ilvl="5" w:tplc="0C09001B" w:tentative="1">
      <w:start w:val="1"/>
      <w:numFmt w:val="lowerRoman"/>
      <w:lvlText w:val="%6."/>
      <w:lvlJc w:val="right"/>
      <w:pPr>
        <w:ind w:left="4350" w:hanging="180"/>
      </w:pPr>
    </w:lvl>
    <w:lvl w:ilvl="6" w:tplc="0C09000F" w:tentative="1">
      <w:start w:val="1"/>
      <w:numFmt w:val="decimal"/>
      <w:lvlText w:val="%7."/>
      <w:lvlJc w:val="left"/>
      <w:pPr>
        <w:ind w:left="5070" w:hanging="360"/>
      </w:pPr>
    </w:lvl>
    <w:lvl w:ilvl="7" w:tplc="0C090019" w:tentative="1">
      <w:start w:val="1"/>
      <w:numFmt w:val="lowerLetter"/>
      <w:lvlText w:val="%8."/>
      <w:lvlJc w:val="left"/>
      <w:pPr>
        <w:ind w:left="5790" w:hanging="360"/>
      </w:pPr>
    </w:lvl>
    <w:lvl w:ilvl="8" w:tplc="0C09001B" w:tentative="1">
      <w:start w:val="1"/>
      <w:numFmt w:val="lowerRoman"/>
      <w:lvlText w:val="%9."/>
      <w:lvlJc w:val="right"/>
      <w:pPr>
        <w:ind w:left="6510" w:hanging="180"/>
      </w:pPr>
    </w:lvl>
  </w:abstractNum>
  <w:abstractNum w:abstractNumId="24" w15:restartNumberingAfterBreak="0">
    <w:nsid w:val="198B294C"/>
    <w:multiLevelType w:val="multilevel"/>
    <w:tmpl w:val="09041F8E"/>
    <w:name w:val="Schedule2"/>
    <w:numStyleLink w:val="MELegal"/>
  </w:abstractNum>
  <w:abstractNum w:abstractNumId="25" w15:restartNumberingAfterBreak="0">
    <w:nsid w:val="1B147986"/>
    <w:multiLevelType w:val="multilevel"/>
    <w:tmpl w:val="74F2DF84"/>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1C603609"/>
    <w:multiLevelType w:val="singleLevel"/>
    <w:tmpl w:val="A5F4F59E"/>
    <w:lvl w:ilvl="0">
      <w:start w:val="1"/>
      <w:numFmt w:val="decimal"/>
      <w:lvlText w:val="%1"/>
      <w:lvlJc w:val="left"/>
      <w:pPr>
        <w:tabs>
          <w:tab w:val="num" w:pos="737"/>
        </w:tabs>
        <w:ind w:left="737" w:hanging="737"/>
      </w:pPr>
    </w:lvl>
  </w:abstractNum>
  <w:abstractNum w:abstractNumId="27" w15:restartNumberingAfterBreak="0">
    <w:nsid w:val="1C773814"/>
    <w:multiLevelType w:val="multilevel"/>
    <w:tmpl w:val="DB82B4CA"/>
    <w:styleLink w:val="MarketSounding1"/>
    <w:lvl w:ilvl="0">
      <w:start w:val="1"/>
      <w:numFmt w:val="decimal"/>
      <w:lvlText w:val="%1."/>
      <w:lvlJc w:val="left"/>
      <w:pPr>
        <w:tabs>
          <w:tab w:val="num" w:pos="0"/>
        </w:tabs>
        <w:ind w:left="2007" w:hanging="567"/>
      </w:pPr>
      <w:rPr>
        <w:rFonts w:ascii="Georgia" w:hAnsi="Georgia" w:cs="Times New Roman" w:hint="default"/>
        <w:color w:val="E86D1F"/>
        <w:sz w:val="48"/>
      </w:rPr>
    </w:lvl>
    <w:lvl w:ilvl="1">
      <w:start w:val="1"/>
      <w:numFmt w:val="decimal"/>
      <w:isLgl/>
      <w:lvlText w:val="%1.%2"/>
      <w:lvlJc w:val="left"/>
      <w:pPr>
        <w:tabs>
          <w:tab w:val="num" w:pos="0"/>
        </w:tabs>
        <w:ind w:left="2727" w:hanging="567"/>
      </w:pPr>
      <w:rPr>
        <w:rFonts w:ascii="Arial" w:hAnsi="Arial" w:cs="Times New Roman"/>
        <w:color w:val="5B6770"/>
        <w:sz w:val="28"/>
      </w:rPr>
    </w:lvl>
    <w:lvl w:ilvl="2">
      <w:start w:val="1"/>
      <w:numFmt w:val="decimal"/>
      <w:isLgl/>
      <w:lvlText w:val="%1.%2.%3"/>
      <w:lvlJc w:val="left"/>
      <w:pPr>
        <w:tabs>
          <w:tab w:val="num" w:pos="846"/>
        </w:tabs>
        <w:ind w:left="3447" w:hanging="567"/>
      </w:pPr>
      <w:rPr>
        <w:rFonts w:cs="Times" w:hint="default"/>
        <w:color w:val="auto"/>
        <w:sz w:val="20"/>
        <w:szCs w:val="20"/>
      </w:rPr>
    </w:lvl>
    <w:lvl w:ilvl="3">
      <w:start w:val="1"/>
      <w:numFmt w:val="lowerLetter"/>
      <w:lvlText w:val="%4."/>
      <w:lvlJc w:val="left"/>
      <w:pPr>
        <w:tabs>
          <w:tab w:val="num" w:pos="0"/>
        </w:tabs>
        <w:ind w:left="4110" w:hanging="510"/>
      </w:pPr>
      <w:rPr>
        <w:rFonts w:ascii="Times New Roman" w:eastAsia="Times New Roman" w:hAnsi="Times New Roman" w:cs="Times New Roman"/>
      </w:rPr>
    </w:lvl>
    <w:lvl w:ilvl="4">
      <w:start w:val="1"/>
      <w:numFmt w:val="decimal"/>
      <w:isLgl/>
      <w:lvlText w:val="%1.%2.%3.%4.%5"/>
      <w:lvlJc w:val="left"/>
      <w:pPr>
        <w:tabs>
          <w:tab w:val="num" w:pos="0"/>
        </w:tabs>
        <w:ind w:left="1080" w:hanging="1080"/>
      </w:pPr>
      <w:rPr>
        <w:rFonts w:cs="Times" w:hint="default"/>
      </w:rPr>
    </w:lvl>
    <w:lvl w:ilvl="5">
      <w:start w:val="1"/>
      <w:numFmt w:val="decimal"/>
      <w:isLgl/>
      <w:lvlText w:val="%1.%2.%3.%4.%5.%6"/>
      <w:lvlJc w:val="left"/>
      <w:pPr>
        <w:tabs>
          <w:tab w:val="num" w:pos="0"/>
        </w:tabs>
        <w:ind w:left="1080" w:hanging="1080"/>
      </w:pPr>
      <w:rPr>
        <w:rFonts w:cs="Times" w:hint="default"/>
      </w:rPr>
    </w:lvl>
    <w:lvl w:ilvl="6">
      <w:start w:val="1"/>
      <w:numFmt w:val="decimal"/>
      <w:isLgl/>
      <w:lvlText w:val="%1.%2.%3.%4.%5.%6.%7"/>
      <w:lvlJc w:val="left"/>
      <w:pPr>
        <w:tabs>
          <w:tab w:val="num" w:pos="0"/>
        </w:tabs>
        <w:ind w:left="1440" w:hanging="1440"/>
      </w:pPr>
      <w:rPr>
        <w:rFonts w:cs="Times" w:hint="default"/>
      </w:rPr>
    </w:lvl>
    <w:lvl w:ilvl="7">
      <w:start w:val="1"/>
      <w:numFmt w:val="decimal"/>
      <w:isLgl/>
      <w:lvlText w:val="%1.%2.%3.%4.%5.%6.%7.%8"/>
      <w:lvlJc w:val="left"/>
      <w:pPr>
        <w:tabs>
          <w:tab w:val="num" w:pos="0"/>
        </w:tabs>
        <w:ind w:left="1440" w:hanging="1440"/>
      </w:pPr>
      <w:rPr>
        <w:rFonts w:cs="Times" w:hint="default"/>
      </w:rPr>
    </w:lvl>
    <w:lvl w:ilvl="8">
      <w:start w:val="1"/>
      <w:numFmt w:val="decimal"/>
      <w:isLgl/>
      <w:lvlText w:val="%1.%2.%3.%4.%5.%6.%7.%8.%9"/>
      <w:lvlJc w:val="left"/>
      <w:pPr>
        <w:tabs>
          <w:tab w:val="num" w:pos="0"/>
        </w:tabs>
        <w:ind w:left="1800" w:hanging="1800"/>
      </w:pPr>
      <w:rPr>
        <w:rFonts w:cs="Times" w:hint="default"/>
      </w:rPr>
    </w:lvl>
  </w:abstractNum>
  <w:abstractNum w:abstractNumId="28" w15:restartNumberingAfterBreak="0">
    <w:nsid w:val="1CD548CC"/>
    <w:multiLevelType w:val="multilevel"/>
    <w:tmpl w:val="B6821042"/>
    <w:lvl w:ilvl="0">
      <w:start w:val="1"/>
      <w:numFmt w:val="decimal"/>
      <w:pStyle w:val="Level1Legal"/>
      <w:lvlText w:val="%1"/>
      <w:lvlJc w:val="left"/>
      <w:pPr>
        <w:tabs>
          <w:tab w:val="num" w:pos="720"/>
        </w:tabs>
        <w:ind w:left="720" w:hanging="720"/>
      </w:pPr>
      <w:rPr>
        <w:rFonts w:cs="Times New Roman"/>
        <w:b/>
        <w:sz w:val="21"/>
      </w:rPr>
    </w:lvl>
    <w:lvl w:ilvl="1">
      <w:start w:val="1"/>
      <w:numFmt w:val="decimal"/>
      <w:pStyle w:val="Level2Legal"/>
      <w:lvlText w:val="%1.%2"/>
      <w:lvlJc w:val="left"/>
      <w:pPr>
        <w:tabs>
          <w:tab w:val="num" w:pos="720"/>
        </w:tabs>
        <w:ind w:left="720" w:hanging="720"/>
      </w:pPr>
      <w:rPr>
        <w:rFonts w:cs="Times New Roman"/>
        <w:b w:val="0"/>
        <w:i w:val="0"/>
        <w:sz w:val="21"/>
      </w:rPr>
    </w:lvl>
    <w:lvl w:ilvl="2">
      <w:start w:val="1"/>
      <w:numFmt w:val="lowerLetter"/>
      <w:pStyle w:val="Level3Legal"/>
      <w:lvlText w:val="(%3)"/>
      <w:lvlJc w:val="left"/>
      <w:pPr>
        <w:tabs>
          <w:tab w:val="num" w:pos="1440"/>
        </w:tabs>
        <w:ind w:left="1440" w:hanging="720"/>
      </w:pPr>
      <w:rPr>
        <w:rFonts w:ascii="Arial" w:hAnsi="Arial" w:cs="Arial" w:hint="default"/>
        <w:b w:val="0"/>
        <w:sz w:val="21"/>
      </w:rPr>
    </w:lvl>
    <w:lvl w:ilvl="3">
      <w:start w:val="1"/>
      <w:numFmt w:val="lowerRoman"/>
      <w:pStyle w:val="Level4Legal"/>
      <w:lvlText w:val="(%4)"/>
      <w:lvlJc w:val="left"/>
      <w:pPr>
        <w:tabs>
          <w:tab w:val="num" w:pos="2160"/>
        </w:tabs>
        <w:ind w:left="2160" w:hanging="720"/>
      </w:pPr>
      <w:rPr>
        <w:rFonts w:cs="Times New Roman"/>
        <w:b w:val="0"/>
        <w:sz w:val="21"/>
      </w:rPr>
    </w:lvl>
    <w:lvl w:ilvl="4">
      <w:start w:val="1"/>
      <w:numFmt w:val="upperLetter"/>
      <w:pStyle w:val="Level5Legal"/>
      <w:lvlText w:val="(%5)"/>
      <w:lvlJc w:val="left"/>
      <w:pPr>
        <w:tabs>
          <w:tab w:val="num" w:pos="2880"/>
        </w:tabs>
        <w:ind w:left="2880" w:hanging="720"/>
      </w:pPr>
      <w:rPr>
        <w:rFonts w:cs="Times New Roman"/>
        <w:b w:val="0"/>
        <w:sz w:val="20"/>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 w15:restartNumberingAfterBreak="0">
    <w:nsid w:val="1CDB3811"/>
    <w:multiLevelType w:val="multilevel"/>
    <w:tmpl w:val="53345CB2"/>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b w:val="0"/>
        <w:i w:val="0"/>
        <w:color w:val="000000" w:themeColor="text1"/>
      </w:rPr>
    </w:lvl>
    <w:lvl w:ilvl="2">
      <w:start w:val="1"/>
      <w:numFmt w:val="lowerLetter"/>
      <w:lvlText w:val="(%3)"/>
      <w:lvlJc w:val="left"/>
      <w:pPr>
        <w:ind w:left="1134" w:hanging="567"/>
      </w:pPr>
      <w:rPr>
        <w:rFonts w:ascii="Arial" w:hAnsi="Arial" w:cs="Arial" w:hint="default"/>
        <w:b w:val="0"/>
        <w:i w:val="0"/>
        <w:spacing w:val="0"/>
        <w:w w:val="100"/>
        <w:sz w:val="21"/>
        <w:szCs w:val="21"/>
      </w:rPr>
    </w:lvl>
    <w:lvl w:ilvl="3">
      <w:start w:val="1"/>
      <w:numFmt w:val="lowerRoman"/>
      <w:lvlText w:val="(%4)"/>
      <w:lvlJc w:val="left"/>
      <w:pPr>
        <w:ind w:left="1701" w:hanging="567"/>
      </w:pPr>
      <w:rPr>
        <w:rFonts w:hint="default"/>
      </w:rPr>
    </w:lvl>
    <w:lvl w:ilvl="4">
      <w:start w:val="1"/>
      <w:numFmt w:val="upperLetter"/>
      <w:lvlText w:val="%5."/>
      <w:lvlJc w:val="left"/>
      <w:pPr>
        <w:ind w:left="2268"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1DBA3020"/>
    <w:multiLevelType w:val="hybridMultilevel"/>
    <w:tmpl w:val="E9EEDAB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1" w15:restartNumberingAfterBreak="0">
    <w:nsid w:val="1E833A82"/>
    <w:multiLevelType w:val="multilevel"/>
    <w:tmpl w:val="F5AA3630"/>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hAnsi="Arial" w:hint="default"/>
        <w:b w:val="0"/>
        <w:bCs/>
        <w:i/>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1FA53F22"/>
    <w:multiLevelType w:val="multilevel"/>
    <w:tmpl w:val="88BC27FA"/>
    <w:styleLink w:val="Schedule"/>
    <w:lvl w:ilvl="0">
      <w:start w:val="1"/>
      <w:numFmt w:val="decimal"/>
      <w:pStyle w:val="ScheduleL1"/>
      <w:suff w:val="nothing"/>
      <w:lvlText w:val="Schedule %1"/>
      <w:lvlJc w:val="left"/>
      <w:pPr>
        <w:ind w:left="0" w:firstLine="0"/>
      </w:pPr>
      <w:rPr>
        <w:rFonts w:hint="default"/>
      </w:rPr>
    </w:lvl>
    <w:lvl w:ilvl="1">
      <w:start w:val="1"/>
      <w:numFmt w:val="decimal"/>
      <w:pStyle w:val="ScheduleL2"/>
      <w:lvlText w:val="%2."/>
      <w:lvlJc w:val="left"/>
      <w:pPr>
        <w:ind w:left="680" w:hanging="680"/>
      </w:pPr>
      <w:rPr>
        <w:rFonts w:hint="default"/>
      </w:rPr>
    </w:lvl>
    <w:lvl w:ilvl="2">
      <w:start w:val="1"/>
      <w:numFmt w:val="decimal"/>
      <w:pStyle w:val="ScheduleL3"/>
      <w:lvlText w:val="%2.%3"/>
      <w:lvlJc w:val="left"/>
      <w:pPr>
        <w:ind w:left="680" w:hanging="680"/>
      </w:pPr>
      <w:rPr>
        <w:rFonts w:hint="default"/>
      </w:rPr>
    </w:lvl>
    <w:lvl w:ilvl="3">
      <w:start w:val="1"/>
      <w:numFmt w:val="lowerLetter"/>
      <w:pStyle w:val="ScheduleL4"/>
      <w:lvlText w:val="(%4)"/>
      <w:lvlJc w:val="left"/>
      <w:pPr>
        <w:ind w:left="1361" w:hanging="681"/>
      </w:pPr>
      <w:rPr>
        <w:rFonts w:hint="default"/>
      </w:rPr>
    </w:lvl>
    <w:lvl w:ilvl="4">
      <w:start w:val="1"/>
      <w:numFmt w:val="lowerRoman"/>
      <w:pStyle w:val="ScheduleL5"/>
      <w:lvlText w:val="(%5)"/>
      <w:lvlJc w:val="left"/>
      <w:pPr>
        <w:ind w:left="2041" w:hanging="680"/>
      </w:pPr>
      <w:rPr>
        <w:rFonts w:hint="default"/>
      </w:rPr>
    </w:lvl>
    <w:lvl w:ilvl="5">
      <w:start w:val="1"/>
      <w:numFmt w:val="upperLetter"/>
      <w:pStyle w:val="ScheduleL6"/>
      <w:lvlText w:val="(%6)"/>
      <w:lvlJc w:val="left"/>
      <w:pPr>
        <w:tabs>
          <w:tab w:val="num" w:pos="2722"/>
        </w:tabs>
        <w:ind w:left="2722" w:hanging="681"/>
      </w:pPr>
      <w:rPr>
        <w:rFonts w:hint="default"/>
      </w:rPr>
    </w:lvl>
    <w:lvl w:ilvl="6">
      <w:start w:val="1"/>
      <w:numFmt w:val="upperRoman"/>
      <w:pStyle w:val="ScheduleL7"/>
      <w:lvlText w:val="(%7)"/>
      <w:lvlJc w:val="left"/>
      <w:pPr>
        <w:tabs>
          <w:tab w:val="num" w:pos="3402"/>
        </w:tabs>
        <w:ind w:left="3402" w:hanging="680"/>
      </w:pPr>
      <w:rPr>
        <w:rFonts w:hint="default"/>
      </w:rPr>
    </w:lvl>
    <w:lvl w:ilvl="7">
      <w:start w:val="1"/>
      <w:numFmt w:val="decimal"/>
      <w:pStyle w:val="ScheduleL8"/>
      <w:lvlText w:val="(%8)"/>
      <w:lvlJc w:val="left"/>
      <w:pPr>
        <w:tabs>
          <w:tab w:val="num" w:pos="4082"/>
        </w:tabs>
        <w:ind w:left="4082" w:hanging="680"/>
      </w:pPr>
      <w:rPr>
        <w:rFonts w:hint="default"/>
      </w:rPr>
    </w:lvl>
    <w:lvl w:ilvl="8">
      <w:start w:val="1"/>
      <w:numFmt w:val="upperLetter"/>
      <w:pStyle w:val="ScheduleL9"/>
      <w:lvlText w:val="%9."/>
      <w:lvlJc w:val="left"/>
      <w:pPr>
        <w:tabs>
          <w:tab w:val="num" w:pos="4763"/>
        </w:tabs>
        <w:ind w:left="4763" w:hanging="681"/>
      </w:pPr>
      <w:rPr>
        <w:rFonts w:hint="default"/>
      </w:rPr>
    </w:lvl>
  </w:abstractNum>
  <w:abstractNum w:abstractNumId="33" w15:restartNumberingAfterBreak="0">
    <w:nsid w:val="215B4C8A"/>
    <w:multiLevelType w:val="hybridMultilevel"/>
    <w:tmpl w:val="51C21422"/>
    <w:lvl w:ilvl="0" w:tplc="7BF27A88">
      <w:start w:val="1"/>
      <w:numFmt w:val="bullet"/>
      <w:lvlText w:val=""/>
      <w:lvlJc w:val="left"/>
      <w:pPr>
        <w:ind w:left="720" w:hanging="36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22653479"/>
    <w:multiLevelType w:val="hybridMultilevel"/>
    <w:tmpl w:val="CCC67274"/>
    <w:lvl w:ilvl="0" w:tplc="563C93BE">
      <w:start w:val="1"/>
      <w:numFmt w:val="decimal"/>
      <w:lvlText w:val="%1."/>
      <w:lvlJc w:val="left"/>
      <w:pPr>
        <w:ind w:left="720" w:hanging="360"/>
      </w:pPr>
      <w:rPr>
        <w:rFonts w:ascii="Arial" w:hAnsi="Arial" w:cs="Arial" w:hint="default"/>
        <w:i w:val="0"/>
        <w:sz w:val="16"/>
        <w:szCs w:val="16"/>
      </w:r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239A7F63"/>
    <w:multiLevelType w:val="multilevel"/>
    <w:tmpl w:val="95241F1A"/>
    <w:lvl w:ilvl="0">
      <w:start w:val="1"/>
      <w:numFmt w:val="decimal"/>
      <w:pStyle w:val="SOWHL1-ASDEFCON"/>
      <w:lvlText w:val="%1."/>
      <w:lvlJc w:val="left"/>
      <w:pPr>
        <w:tabs>
          <w:tab w:val="num" w:pos="1134"/>
        </w:tabs>
        <w:ind w:left="1134" w:hanging="1134"/>
      </w:pPr>
      <w:rPr>
        <w:rFonts w:ascii="Arial" w:hAnsi="Arial" w:cs="Times New Roman" w:hint="default"/>
        <w:b/>
        <w:i w:val="0"/>
        <w:sz w:val="20"/>
      </w:rPr>
    </w:lvl>
    <w:lvl w:ilvl="1">
      <w:start w:val="1"/>
      <w:numFmt w:val="decimal"/>
      <w:pStyle w:val="SOWHL2-ASDEFCON"/>
      <w:lvlText w:val="%1.%2"/>
      <w:lvlJc w:val="left"/>
      <w:pPr>
        <w:tabs>
          <w:tab w:val="num" w:pos="1134"/>
        </w:tabs>
        <w:ind w:left="1134" w:hanging="1134"/>
      </w:pPr>
      <w:rPr>
        <w:rFonts w:ascii="Arial" w:hAnsi="Arial" w:cs="Times New Roman" w:hint="default"/>
        <w:b/>
        <w:i w:val="0"/>
      </w:rPr>
    </w:lvl>
    <w:lvl w:ilvl="2">
      <w:start w:val="1"/>
      <w:numFmt w:val="decimal"/>
      <w:pStyle w:val="SOWHL3-ASDEFCON"/>
      <w:lvlText w:val="%1.%2.%3"/>
      <w:lvlJc w:val="left"/>
      <w:pPr>
        <w:tabs>
          <w:tab w:val="num" w:pos="1134"/>
        </w:tabs>
        <w:ind w:left="1134" w:hanging="1134"/>
      </w:pPr>
      <w:rPr>
        <w:rFonts w:cs="Times New Roman"/>
        <w:b/>
        <w:bCs w:val="0"/>
        <w:i w:val="0"/>
        <w:iCs w:val="0"/>
        <w:caps w:val="0"/>
        <w:smallCaps w:val="0"/>
        <w:strike w:val="0"/>
        <w:dstrike w:val="0"/>
        <w:outline w:val="0"/>
        <w:shadow w:val="0"/>
        <w:emboss w:val="0"/>
        <w:imprint w:val="0"/>
        <w:noProof w:val="0"/>
        <w:vanish w:val="0"/>
        <w:webHidden w:val="0"/>
        <w:color w:val="000000"/>
        <w:spacing w:val="0"/>
        <w:kern w:val="0"/>
        <w:position w:val="0"/>
        <w:u w:val="none"/>
        <w:effect w:val="none"/>
        <w:vertAlign w:val="baseline"/>
        <w:em w:val="none"/>
        <w:specVanish w:val="0"/>
      </w:rPr>
    </w:lvl>
    <w:lvl w:ilvl="3">
      <w:start w:val="1"/>
      <w:numFmt w:val="decimal"/>
      <w:pStyle w:val="SOWHL4-ASDEFCON"/>
      <w:lvlText w:val="%1.%2.%3.%4"/>
      <w:lvlJc w:val="left"/>
      <w:pPr>
        <w:tabs>
          <w:tab w:val="num" w:pos="1134"/>
        </w:tabs>
        <w:ind w:left="1134" w:hanging="1134"/>
      </w:pPr>
      <w:rPr>
        <w:rFonts w:cs="Times New Roman"/>
        <w:b/>
        <w:bCs w:val="0"/>
        <w:i w:val="0"/>
        <w:iCs w:val="0"/>
        <w:caps w:val="0"/>
        <w:smallCaps w:val="0"/>
        <w:strike w:val="0"/>
        <w:dstrike w:val="0"/>
        <w:outline w:val="0"/>
        <w:shadow w:val="0"/>
        <w:emboss w:val="0"/>
        <w:imprint w:val="0"/>
        <w:noProof w:val="0"/>
        <w:vanish w:val="0"/>
        <w:webHidden w:val="0"/>
        <w:color w:val="000000"/>
        <w:spacing w:val="0"/>
        <w:kern w:val="0"/>
        <w:position w:val="0"/>
        <w:u w:val="none"/>
        <w:effect w:val="none"/>
        <w:vertAlign w:val="baseline"/>
        <w:em w:val="none"/>
        <w:specVanish w:val="0"/>
      </w:rPr>
    </w:lvl>
    <w:lvl w:ilvl="4">
      <w:start w:val="1"/>
      <w:numFmt w:val="decimal"/>
      <w:pStyle w:val="SOWHL5-ASDEFCON"/>
      <w:lvlText w:val="%1.%2.%3.%4.%5"/>
      <w:lvlJc w:val="left"/>
      <w:pPr>
        <w:tabs>
          <w:tab w:val="num" w:pos="1134"/>
        </w:tabs>
        <w:ind w:left="1134" w:hanging="1134"/>
      </w:pPr>
      <w:rPr>
        <w:rFonts w:ascii="Arial" w:hAnsi="Arial" w:cs="Times New Roman" w:hint="default"/>
        <w:b/>
        <w:i w:val="0"/>
      </w:rPr>
    </w:lvl>
    <w:lvl w:ilvl="5">
      <w:start w:val="1"/>
      <w:numFmt w:val="lowerLetter"/>
      <w:pStyle w:val="SOWSubL1-ASDEFCON"/>
      <w:lvlText w:val="%6."/>
      <w:lvlJc w:val="left"/>
      <w:pPr>
        <w:tabs>
          <w:tab w:val="num" w:pos="1701"/>
        </w:tabs>
        <w:ind w:left="1701" w:hanging="567"/>
      </w:pPr>
      <w:rPr>
        <w:b w:val="0"/>
      </w:rPr>
    </w:lvl>
    <w:lvl w:ilvl="6">
      <w:start w:val="1"/>
      <w:numFmt w:val="lowerRoman"/>
      <w:pStyle w:val="SOWSubL2-ASDEFCON"/>
      <w:lvlText w:val="(%7)"/>
      <w:lvlJc w:val="left"/>
      <w:pPr>
        <w:tabs>
          <w:tab w:val="num" w:pos="2268"/>
        </w:tabs>
        <w:ind w:left="2268" w:hanging="567"/>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36" w15:restartNumberingAfterBreak="0">
    <w:nsid w:val="25A852D3"/>
    <w:multiLevelType w:val="multilevel"/>
    <w:tmpl w:val="521C543A"/>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color w:val="000000" w:themeColor="text1"/>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260B2773"/>
    <w:multiLevelType w:val="hybridMultilevel"/>
    <w:tmpl w:val="4ED81ACE"/>
    <w:name w:val="List2"/>
    <w:lvl w:ilvl="0" w:tplc="61A6974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26E8501D"/>
    <w:multiLevelType w:val="hybridMultilevel"/>
    <w:tmpl w:val="794CC134"/>
    <w:lvl w:ilvl="0" w:tplc="0C090019">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27CD260B"/>
    <w:multiLevelType w:val="singleLevel"/>
    <w:tmpl w:val="9A74C940"/>
    <w:lvl w:ilvl="0">
      <w:start w:val="1"/>
      <w:numFmt w:val="decimal"/>
      <w:lvlText w:val="%1"/>
      <w:lvlJc w:val="left"/>
      <w:pPr>
        <w:tabs>
          <w:tab w:val="num" w:pos="737"/>
        </w:tabs>
        <w:ind w:left="737" w:hanging="737"/>
      </w:pPr>
    </w:lvl>
  </w:abstractNum>
  <w:abstractNum w:abstractNumId="40" w15:restartNumberingAfterBreak="0">
    <w:nsid w:val="29C656F1"/>
    <w:multiLevelType w:val="hybridMultilevel"/>
    <w:tmpl w:val="FD763CD6"/>
    <w:lvl w:ilvl="0" w:tplc="0C090015">
      <w:start w:val="1"/>
      <w:numFmt w:val="upp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1" w15:restartNumberingAfterBreak="0">
    <w:nsid w:val="2A203B5E"/>
    <w:multiLevelType w:val="singleLevel"/>
    <w:tmpl w:val="A84AC620"/>
    <w:lvl w:ilvl="0">
      <w:start w:val="1"/>
      <w:numFmt w:val="bullet"/>
      <w:lvlText w:val=""/>
      <w:lvlJc w:val="left"/>
      <w:pPr>
        <w:tabs>
          <w:tab w:val="num" w:pos="737"/>
        </w:tabs>
        <w:ind w:left="737" w:hanging="737"/>
      </w:pPr>
      <w:rPr>
        <w:rFonts w:ascii="Symbol" w:hAnsi="Symbol" w:hint="default"/>
      </w:rPr>
    </w:lvl>
  </w:abstractNum>
  <w:abstractNum w:abstractNumId="42" w15:restartNumberingAfterBreak="0">
    <w:nsid w:val="2A5E161F"/>
    <w:multiLevelType w:val="multilevel"/>
    <w:tmpl w:val="53345CB2"/>
    <w:lvl w:ilvl="0">
      <w:start w:val="1"/>
      <w:numFmt w:val="decimal"/>
      <w:lvlText w:val="%1."/>
      <w:lvlJc w:val="left"/>
      <w:pPr>
        <w:ind w:left="567" w:hanging="567"/>
      </w:pPr>
      <w:rPr>
        <w:rFonts w:hint="default"/>
      </w:rPr>
    </w:lvl>
    <w:lvl w:ilvl="1">
      <w:start w:val="1"/>
      <w:numFmt w:val="decimal"/>
      <w:pStyle w:val="Style3"/>
      <w:lvlText w:val="%1.%2"/>
      <w:lvlJc w:val="left"/>
      <w:pPr>
        <w:ind w:left="567" w:hanging="567"/>
      </w:pPr>
      <w:rPr>
        <w:rFonts w:hint="default"/>
        <w:b w:val="0"/>
        <w:i w:val="0"/>
        <w:color w:val="000000" w:themeColor="text1"/>
      </w:rPr>
    </w:lvl>
    <w:lvl w:ilvl="2">
      <w:start w:val="1"/>
      <w:numFmt w:val="lowerLetter"/>
      <w:lvlText w:val="(%3)"/>
      <w:lvlJc w:val="left"/>
      <w:pPr>
        <w:ind w:left="1134" w:hanging="567"/>
      </w:pPr>
      <w:rPr>
        <w:rFonts w:ascii="Arial" w:hAnsi="Arial" w:cs="Arial" w:hint="default"/>
        <w:b w:val="0"/>
        <w:i w:val="0"/>
        <w:spacing w:val="0"/>
        <w:w w:val="100"/>
        <w:sz w:val="21"/>
        <w:szCs w:val="21"/>
      </w:rPr>
    </w:lvl>
    <w:lvl w:ilvl="3">
      <w:start w:val="1"/>
      <w:numFmt w:val="lowerRoman"/>
      <w:lvlText w:val="(%4)"/>
      <w:lvlJc w:val="left"/>
      <w:pPr>
        <w:ind w:left="1701" w:hanging="567"/>
      </w:pPr>
      <w:rPr>
        <w:rFonts w:hint="default"/>
      </w:rPr>
    </w:lvl>
    <w:lvl w:ilvl="4">
      <w:start w:val="1"/>
      <w:numFmt w:val="upperLetter"/>
      <w:lvlText w:val="%5."/>
      <w:lvlJc w:val="left"/>
      <w:pPr>
        <w:ind w:left="2268"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2AC87849"/>
    <w:multiLevelType w:val="hybridMultilevel"/>
    <w:tmpl w:val="C4905716"/>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2AD564F8"/>
    <w:multiLevelType w:val="multilevel"/>
    <w:tmpl w:val="74F2DF84"/>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 w15:restartNumberingAfterBreak="0">
    <w:nsid w:val="2B353E17"/>
    <w:multiLevelType w:val="singleLevel"/>
    <w:tmpl w:val="9A74C940"/>
    <w:lvl w:ilvl="0">
      <w:start w:val="1"/>
      <w:numFmt w:val="decimal"/>
      <w:lvlText w:val="%1"/>
      <w:lvlJc w:val="left"/>
      <w:pPr>
        <w:tabs>
          <w:tab w:val="num" w:pos="737"/>
        </w:tabs>
        <w:ind w:left="737" w:hanging="737"/>
      </w:pPr>
    </w:lvl>
  </w:abstractNum>
  <w:abstractNum w:abstractNumId="46" w15:restartNumberingAfterBreak="0">
    <w:nsid w:val="2B3B2A8A"/>
    <w:multiLevelType w:val="multilevel"/>
    <w:tmpl w:val="4D400834"/>
    <w:lvl w:ilvl="0">
      <w:start w:val="1"/>
      <w:numFmt w:val="decimal"/>
      <w:pStyle w:val="Item"/>
      <w:lvlText w:val="Item %1"/>
      <w:lvlJc w:val="left"/>
      <w:pPr>
        <w:tabs>
          <w:tab w:val="num" w:pos="1418"/>
        </w:tabs>
        <w:ind w:left="1418" w:hanging="1418"/>
      </w:pPr>
      <w:rPr>
        <w:rFonts w:ascii="Arial" w:hAnsi="Arial" w:hint="default"/>
        <w:b w:val="0"/>
        <w:i w:val="0"/>
        <w:sz w:val="20"/>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lef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47" w15:restartNumberingAfterBreak="0">
    <w:nsid w:val="2B634246"/>
    <w:multiLevelType w:val="multilevel"/>
    <w:tmpl w:val="5F50F02E"/>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15:restartNumberingAfterBreak="0">
    <w:nsid w:val="2E2501CC"/>
    <w:multiLevelType w:val="multilevel"/>
    <w:tmpl w:val="9AA4F22E"/>
    <w:name w:val="List"/>
    <w:lvl w:ilvl="0">
      <w:start w:val="1"/>
      <w:numFmt w:val="decimal"/>
      <w:lvlText w:val="%1."/>
      <w:lvlJc w:val="left"/>
      <w:pPr>
        <w:tabs>
          <w:tab w:val="num" w:pos="720"/>
        </w:tabs>
        <w:ind w:left="720" w:hanging="720"/>
      </w:pPr>
      <w:rPr>
        <w:b w:val="0"/>
        <w:sz w:val="21"/>
      </w:rPr>
    </w:lvl>
    <w:lvl w:ilvl="1">
      <w:start w:val="1"/>
      <w:numFmt w:val="lowerLetter"/>
      <w:lvlText w:val="(%2)"/>
      <w:lvlJc w:val="left"/>
      <w:pPr>
        <w:tabs>
          <w:tab w:val="num" w:pos="1440"/>
        </w:tabs>
        <w:ind w:left="1440" w:hanging="720"/>
      </w:pPr>
      <w:rPr>
        <w:b w:val="0"/>
        <w:sz w:val="21"/>
      </w:rPr>
    </w:lvl>
    <w:lvl w:ilvl="2">
      <w:start w:val="1"/>
      <w:numFmt w:val="lowerRoman"/>
      <w:lvlText w:val="(%3)"/>
      <w:lvlJc w:val="left"/>
      <w:pPr>
        <w:tabs>
          <w:tab w:val="num" w:pos="2160"/>
        </w:tabs>
        <w:ind w:left="2160" w:hanging="720"/>
      </w:pPr>
      <w:rPr>
        <w:b w:val="0"/>
        <w:sz w:val="21"/>
      </w:rPr>
    </w:lvl>
    <w:lvl w:ilvl="3">
      <w:start w:val="1"/>
      <w:numFmt w:val="upperLetter"/>
      <w:lvlText w:val="(%4)"/>
      <w:lvlJc w:val="left"/>
      <w:pPr>
        <w:tabs>
          <w:tab w:val="num" w:pos="2880"/>
        </w:tabs>
        <w:ind w:left="2880" w:hanging="720"/>
      </w:pPr>
      <w:rPr>
        <w:b w:val="0"/>
        <w:sz w:val="20"/>
      </w:rPr>
    </w:lvl>
    <w:lvl w:ilvl="4">
      <w:start w:val="1"/>
      <w:numFmt w:val="decimal"/>
      <w:lvlText w:val="(%5)"/>
      <w:lvlJc w:val="left"/>
      <w:pPr>
        <w:tabs>
          <w:tab w:val="num" w:pos="3600"/>
        </w:tabs>
        <w:ind w:left="3600" w:hanging="720"/>
      </w:pPr>
      <w:rPr>
        <w:b w:val="0"/>
        <w:sz w:val="2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3165229D"/>
    <w:multiLevelType w:val="hybridMultilevel"/>
    <w:tmpl w:val="9BAE06F0"/>
    <w:lvl w:ilvl="0" w:tplc="B7DCE292">
      <w:start w:val="2"/>
      <w:numFmt w:val="upperLetter"/>
      <w:lvlText w:val="%1."/>
      <w:lvlJc w:val="left"/>
      <w:pPr>
        <w:ind w:left="2203" w:hanging="360"/>
      </w:pPr>
      <w:rPr>
        <w:rFonts w:hint="default"/>
      </w:rPr>
    </w:lvl>
    <w:lvl w:ilvl="1" w:tplc="0C090019" w:tentative="1">
      <w:start w:val="1"/>
      <w:numFmt w:val="lowerLetter"/>
      <w:lvlText w:val="%2."/>
      <w:lvlJc w:val="left"/>
      <w:pPr>
        <w:ind w:left="2923" w:hanging="360"/>
      </w:pPr>
    </w:lvl>
    <w:lvl w:ilvl="2" w:tplc="0C09001B" w:tentative="1">
      <w:start w:val="1"/>
      <w:numFmt w:val="lowerRoman"/>
      <w:lvlText w:val="%3."/>
      <w:lvlJc w:val="right"/>
      <w:pPr>
        <w:ind w:left="3643" w:hanging="180"/>
      </w:pPr>
    </w:lvl>
    <w:lvl w:ilvl="3" w:tplc="0C09000F" w:tentative="1">
      <w:start w:val="1"/>
      <w:numFmt w:val="decimal"/>
      <w:lvlText w:val="%4."/>
      <w:lvlJc w:val="left"/>
      <w:pPr>
        <w:ind w:left="4363" w:hanging="360"/>
      </w:pPr>
    </w:lvl>
    <w:lvl w:ilvl="4" w:tplc="0C090019" w:tentative="1">
      <w:start w:val="1"/>
      <w:numFmt w:val="lowerLetter"/>
      <w:lvlText w:val="%5."/>
      <w:lvlJc w:val="left"/>
      <w:pPr>
        <w:ind w:left="5083" w:hanging="360"/>
      </w:pPr>
    </w:lvl>
    <w:lvl w:ilvl="5" w:tplc="0C09001B" w:tentative="1">
      <w:start w:val="1"/>
      <w:numFmt w:val="lowerRoman"/>
      <w:lvlText w:val="%6."/>
      <w:lvlJc w:val="right"/>
      <w:pPr>
        <w:ind w:left="5803" w:hanging="180"/>
      </w:pPr>
    </w:lvl>
    <w:lvl w:ilvl="6" w:tplc="0C09000F" w:tentative="1">
      <w:start w:val="1"/>
      <w:numFmt w:val="decimal"/>
      <w:lvlText w:val="%7."/>
      <w:lvlJc w:val="left"/>
      <w:pPr>
        <w:ind w:left="6523" w:hanging="360"/>
      </w:pPr>
    </w:lvl>
    <w:lvl w:ilvl="7" w:tplc="0C090019" w:tentative="1">
      <w:start w:val="1"/>
      <w:numFmt w:val="lowerLetter"/>
      <w:lvlText w:val="%8."/>
      <w:lvlJc w:val="left"/>
      <w:pPr>
        <w:ind w:left="7243" w:hanging="360"/>
      </w:pPr>
    </w:lvl>
    <w:lvl w:ilvl="8" w:tplc="0C09001B" w:tentative="1">
      <w:start w:val="1"/>
      <w:numFmt w:val="lowerRoman"/>
      <w:lvlText w:val="%9."/>
      <w:lvlJc w:val="right"/>
      <w:pPr>
        <w:ind w:left="7963" w:hanging="180"/>
      </w:pPr>
    </w:lvl>
  </w:abstractNum>
  <w:abstractNum w:abstractNumId="50" w15:restartNumberingAfterBreak="0">
    <w:nsid w:val="32151C12"/>
    <w:multiLevelType w:val="hybridMultilevel"/>
    <w:tmpl w:val="A142F8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33034314"/>
    <w:multiLevelType w:val="singleLevel"/>
    <w:tmpl w:val="A5F4F59E"/>
    <w:lvl w:ilvl="0">
      <w:start w:val="1"/>
      <w:numFmt w:val="decimal"/>
      <w:lvlText w:val="%1"/>
      <w:lvlJc w:val="left"/>
      <w:pPr>
        <w:tabs>
          <w:tab w:val="num" w:pos="737"/>
        </w:tabs>
        <w:ind w:left="737" w:hanging="737"/>
      </w:pPr>
    </w:lvl>
  </w:abstractNum>
  <w:abstractNum w:abstractNumId="52" w15:restartNumberingAfterBreak="0">
    <w:nsid w:val="340F62D9"/>
    <w:multiLevelType w:val="hybridMultilevel"/>
    <w:tmpl w:val="B4B064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34137597"/>
    <w:multiLevelType w:val="multilevel"/>
    <w:tmpl w:val="B5B099A6"/>
    <w:styleLink w:val="Definition"/>
    <w:lvl w:ilvl="0">
      <w:start w:val="1"/>
      <w:numFmt w:val="none"/>
      <w:pStyle w:val="DefinitionL1"/>
      <w:suff w:val="nothing"/>
      <w:lvlText w:val=""/>
      <w:lvlJc w:val="left"/>
      <w:pPr>
        <w:ind w:left="680" w:firstLine="0"/>
      </w:pPr>
      <w:rPr>
        <w:rFonts w:hint="default"/>
      </w:rPr>
    </w:lvl>
    <w:lvl w:ilvl="1">
      <w:start w:val="1"/>
      <w:numFmt w:val="lowerLetter"/>
      <w:pStyle w:val="DefinitionL2"/>
      <w:lvlText w:val="(%2)"/>
      <w:lvlJc w:val="left"/>
      <w:pPr>
        <w:ind w:left="1361" w:hanging="681"/>
      </w:pPr>
      <w:rPr>
        <w:rFonts w:hint="default"/>
      </w:rPr>
    </w:lvl>
    <w:lvl w:ilvl="2">
      <w:start w:val="1"/>
      <w:numFmt w:val="lowerRoman"/>
      <w:pStyle w:val="DefinitionL3"/>
      <w:lvlText w:val="(%3)"/>
      <w:lvlJc w:val="left"/>
      <w:pPr>
        <w:tabs>
          <w:tab w:val="num" w:pos="2041"/>
        </w:tabs>
        <w:ind w:left="2041" w:hanging="680"/>
      </w:pPr>
      <w:rPr>
        <w:rFonts w:hint="default"/>
      </w:rPr>
    </w:lvl>
    <w:lvl w:ilvl="3">
      <w:start w:val="1"/>
      <w:numFmt w:val="upperLetter"/>
      <w:pStyle w:val="DefinitionL4"/>
      <w:lvlText w:val="(%4)"/>
      <w:lvlJc w:val="left"/>
      <w:pPr>
        <w:tabs>
          <w:tab w:val="num" w:pos="2722"/>
        </w:tabs>
        <w:ind w:left="2722" w:hanging="681"/>
      </w:pPr>
      <w:rPr>
        <w:rFonts w:hint="default"/>
      </w:rPr>
    </w:lvl>
    <w:lvl w:ilvl="4">
      <w:start w:val="1"/>
      <w:numFmt w:val="upperRoman"/>
      <w:pStyle w:val="DefinitionL5"/>
      <w:lvlText w:val="(%5)"/>
      <w:lvlJc w:val="left"/>
      <w:pPr>
        <w:tabs>
          <w:tab w:val="num" w:pos="2722"/>
        </w:tabs>
        <w:ind w:left="3402" w:hanging="68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54" w15:restartNumberingAfterBreak="0">
    <w:nsid w:val="348631D6"/>
    <w:multiLevelType w:val="multilevel"/>
    <w:tmpl w:val="E208EDC8"/>
    <w:name w:val="Schedule22"/>
    <w:numStyleLink w:val="MEBasic"/>
  </w:abstractNum>
  <w:abstractNum w:abstractNumId="55" w15:restartNumberingAfterBreak="0">
    <w:nsid w:val="35537072"/>
    <w:multiLevelType w:val="hybridMultilevel"/>
    <w:tmpl w:val="764244A8"/>
    <w:lvl w:ilvl="0" w:tplc="0C090019">
      <w:start w:val="1"/>
      <w:numFmt w:val="lowerLetter"/>
      <w:lvlText w:val="%1."/>
      <w:lvlJc w:val="left"/>
      <w:pPr>
        <w:ind w:left="360" w:hanging="360"/>
      </w:pPr>
      <w:rPr>
        <w:rFont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6" w15:restartNumberingAfterBreak="0">
    <w:nsid w:val="3606316C"/>
    <w:multiLevelType w:val="multilevel"/>
    <w:tmpl w:val="3D88180C"/>
    <w:name w:val="Table"/>
    <w:lvl w:ilvl="0">
      <w:start w:val="1"/>
      <w:numFmt w:val="decimal"/>
      <w:pStyle w:val="Level1Table"/>
      <w:lvlText w:val="%1."/>
      <w:lvlJc w:val="left"/>
      <w:pPr>
        <w:tabs>
          <w:tab w:val="num" w:pos="357"/>
        </w:tabs>
        <w:ind w:left="357" w:hanging="357"/>
      </w:pPr>
      <w:rPr>
        <w:b w:val="0"/>
        <w:sz w:val="21"/>
      </w:rPr>
    </w:lvl>
    <w:lvl w:ilvl="1">
      <w:start w:val="1"/>
      <w:numFmt w:val="lowerLetter"/>
      <w:pStyle w:val="Level2Table"/>
      <w:lvlText w:val="(%2)"/>
      <w:lvlJc w:val="left"/>
      <w:pPr>
        <w:tabs>
          <w:tab w:val="num" w:pos="357"/>
        </w:tabs>
        <w:ind w:left="357" w:hanging="357"/>
      </w:pPr>
      <w:rPr>
        <w:b w:val="0"/>
        <w:sz w:val="21"/>
      </w:rPr>
    </w:lvl>
    <w:lvl w:ilvl="2">
      <w:start w:val="1"/>
      <w:numFmt w:val="lowerRoman"/>
      <w:pStyle w:val="Level3Table"/>
      <w:lvlText w:val="(%3)"/>
      <w:lvlJc w:val="left"/>
      <w:pPr>
        <w:tabs>
          <w:tab w:val="num" w:pos="357"/>
        </w:tabs>
        <w:ind w:left="357" w:hanging="357"/>
      </w:pPr>
      <w:rPr>
        <w:b w:val="0"/>
        <w:sz w:val="21"/>
      </w:rPr>
    </w:lvl>
    <w:lvl w:ilvl="3">
      <w:start w:val="1"/>
      <w:numFmt w:val="upperLetter"/>
      <w:pStyle w:val="Level4Table"/>
      <w:lvlText w:val="(%4)"/>
      <w:lvlJc w:val="left"/>
      <w:pPr>
        <w:tabs>
          <w:tab w:val="num" w:pos="357"/>
        </w:tabs>
        <w:ind w:left="357" w:hanging="357"/>
      </w:pPr>
      <w:rPr>
        <w:b w:val="0"/>
        <w:sz w:val="20"/>
      </w:rPr>
    </w:lvl>
    <w:lvl w:ilvl="4">
      <w:start w:val="1"/>
      <w:numFmt w:val="decimal"/>
      <w:pStyle w:val="Level5Table"/>
      <w:lvlText w:val="(%5)"/>
      <w:lvlJc w:val="left"/>
      <w:pPr>
        <w:tabs>
          <w:tab w:val="num" w:pos="357"/>
        </w:tabs>
        <w:ind w:left="357" w:hanging="357"/>
      </w:pPr>
      <w:rPr>
        <w:b w:val="0"/>
        <w:sz w:val="2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7" w15:restartNumberingAfterBreak="0">
    <w:nsid w:val="362E4170"/>
    <w:multiLevelType w:val="multilevel"/>
    <w:tmpl w:val="84CC1628"/>
    <w:lvl w:ilvl="0">
      <w:start w:val="1"/>
      <w:numFmt w:val="decimal"/>
      <w:pStyle w:val="ASDEFCONOperativePartListLV1"/>
      <w:lvlText w:val="%1."/>
      <w:lvlJc w:val="left"/>
      <w:pPr>
        <w:tabs>
          <w:tab w:val="num" w:pos="567"/>
        </w:tabs>
        <w:ind w:left="567" w:hanging="567"/>
      </w:pPr>
      <w:rPr>
        <w:rFonts w:cs="Times New Roman" w:hint="default"/>
        <w:bCs w:val="0"/>
        <w:i w:val="0"/>
        <w:iC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ASDEFCONOperativePartListLV2"/>
      <w:lvlText w:val="%2."/>
      <w:lvlJc w:val="left"/>
      <w:pPr>
        <w:tabs>
          <w:tab w:val="num" w:pos="1134"/>
        </w:tabs>
        <w:ind w:left="1134" w:hanging="567"/>
      </w:pPr>
      <w:rPr>
        <w:rFonts w:hint="default"/>
      </w:rPr>
    </w:lvl>
    <w:lvl w:ilvl="2">
      <w:start w:val="1"/>
      <w:numFmt w:val="none"/>
      <w:lvlText w:val=""/>
      <w:lvlJc w:val="left"/>
      <w:pPr>
        <w:tabs>
          <w:tab w:val="num" w:pos="1701"/>
        </w:tabs>
        <w:ind w:left="1701" w:hanging="1701"/>
      </w:pPr>
      <w:rPr>
        <w:rFonts w:hint="default"/>
      </w:rPr>
    </w:lvl>
    <w:lvl w:ilvl="3">
      <w:start w:val="1"/>
      <w:numFmt w:val="lowerLetter"/>
      <w:lvlText w:val="%4."/>
      <w:lvlJc w:val="left"/>
      <w:pPr>
        <w:tabs>
          <w:tab w:val="num" w:pos="2268"/>
        </w:tabs>
        <w:ind w:left="2268" w:hanging="567"/>
      </w:pPr>
      <w:rPr>
        <w:rFonts w:hint="default"/>
      </w:rPr>
    </w:lvl>
    <w:lvl w:ilvl="4">
      <w:start w:val="1"/>
      <w:numFmt w:val="bullet"/>
      <w:lvlText w:val=""/>
      <w:lvlJc w:val="left"/>
      <w:pPr>
        <w:tabs>
          <w:tab w:val="num" w:pos="2835"/>
        </w:tabs>
        <w:ind w:left="2835" w:hanging="567"/>
      </w:pPr>
      <w:rPr>
        <w:rFonts w:ascii="Symbol" w:hAnsi="Symbol"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8" w15:restartNumberingAfterBreak="0">
    <w:nsid w:val="36494FAD"/>
    <w:multiLevelType w:val="multilevel"/>
    <w:tmpl w:val="74F2DF84"/>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9" w15:restartNumberingAfterBreak="0">
    <w:nsid w:val="387E6AAC"/>
    <w:multiLevelType w:val="singleLevel"/>
    <w:tmpl w:val="A5F4F59E"/>
    <w:lvl w:ilvl="0">
      <w:start w:val="1"/>
      <w:numFmt w:val="decimal"/>
      <w:lvlText w:val="%1"/>
      <w:lvlJc w:val="left"/>
      <w:pPr>
        <w:tabs>
          <w:tab w:val="num" w:pos="737"/>
        </w:tabs>
        <w:ind w:left="737" w:hanging="737"/>
      </w:pPr>
    </w:lvl>
  </w:abstractNum>
  <w:abstractNum w:abstractNumId="60" w15:restartNumberingAfterBreak="0">
    <w:nsid w:val="38F07F1D"/>
    <w:multiLevelType w:val="hybridMultilevel"/>
    <w:tmpl w:val="3230E174"/>
    <w:lvl w:ilvl="0" w:tplc="CC161CD2">
      <w:start w:val="1"/>
      <w:numFmt w:val="lowerLetter"/>
      <w:pStyle w:val="DMO-NotetoTenderersLIST"/>
      <w:lvlText w:val="%1."/>
      <w:lvlJc w:val="left"/>
      <w:pPr>
        <w:tabs>
          <w:tab w:val="num" w:pos="851"/>
        </w:tabs>
        <w:ind w:left="851" w:hanging="851"/>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1" w15:restartNumberingAfterBreak="0">
    <w:nsid w:val="3AD133A0"/>
    <w:multiLevelType w:val="multilevel"/>
    <w:tmpl w:val="0C09001F"/>
    <w:styleLink w:val="111111"/>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62" w15:restartNumberingAfterBreak="0">
    <w:nsid w:val="3C9D19BC"/>
    <w:multiLevelType w:val="hybridMultilevel"/>
    <w:tmpl w:val="8A9E65F0"/>
    <w:lvl w:ilvl="0" w:tplc="201A0DB8">
      <w:start w:val="1"/>
      <w:numFmt w:val="upperLetter"/>
      <w:lvlText w:val="%1."/>
      <w:lvlJc w:val="left"/>
      <w:pPr>
        <w:ind w:left="360" w:hanging="360"/>
      </w:pPr>
      <w:rPr>
        <w:b/>
        <w:i/>
        <w:color w:val="000000" w:themeColor="text1"/>
      </w:r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3" w15:restartNumberingAfterBreak="0">
    <w:nsid w:val="3DC90ADE"/>
    <w:multiLevelType w:val="hybridMultilevel"/>
    <w:tmpl w:val="17F0BDCE"/>
    <w:lvl w:ilvl="0" w:tplc="96A847CE">
      <w:start w:val="1"/>
      <w:numFmt w:val="lowerLetter"/>
      <w:lvlText w:val="(%1)"/>
      <w:lvlJc w:val="left"/>
      <w:pPr>
        <w:ind w:left="390" w:hanging="360"/>
      </w:pPr>
      <w:rPr>
        <w:rFonts w:hint="default"/>
      </w:rPr>
    </w:lvl>
    <w:lvl w:ilvl="1" w:tplc="0C090019" w:tentative="1">
      <w:start w:val="1"/>
      <w:numFmt w:val="lowerLetter"/>
      <w:lvlText w:val="%2."/>
      <w:lvlJc w:val="left"/>
      <w:pPr>
        <w:ind w:left="1110" w:hanging="360"/>
      </w:pPr>
    </w:lvl>
    <w:lvl w:ilvl="2" w:tplc="0C09001B" w:tentative="1">
      <w:start w:val="1"/>
      <w:numFmt w:val="lowerRoman"/>
      <w:lvlText w:val="%3."/>
      <w:lvlJc w:val="right"/>
      <w:pPr>
        <w:ind w:left="1830" w:hanging="180"/>
      </w:pPr>
    </w:lvl>
    <w:lvl w:ilvl="3" w:tplc="0C09000F">
      <w:start w:val="1"/>
      <w:numFmt w:val="decimal"/>
      <w:lvlText w:val="%4."/>
      <w:lvlJc w:val="left"/>
      <w:pPr>
        <w:ind w:left="2550" w:hanging="360"/>
      </w:pPr>
    </w:lvl>
    <w:lvl w:ilvl="4" w:tplc="0C090019" w:tentative="1">
      <w:start w:val="1"/>
      <w:numFmt w:val="lowerLetter"/>
      <w:lvlText w:val="%5."/>
      <w:lvlJc w:val="left"/>
      <w:pPr>
        <w:ind w:left="3270" w:hanging="360"/>
      </w:pPr>
    </w:lvl>
    <w:lvl w:ilvl="5" w:tplc="0C09001B" w:tentative="1">
      <w:start w:val="1"/>
      <w:numFmt w:val="lowerRoman"/>
      <w:lvlText w:val="%6."/>
      <w:lvlJc w:val="right"/>
      <w:pPr>
        <w:ind w:left="3990" w:hanging="180"/>
      </w:pPr>
    </w:lvl>
    <w:lvl w:ilvl="6" w:tplc="0C09000F" w:tentative="1">
      <w:start w:val="1"/>
      <w:numFmt w:val="decimal"/>
      <w:lvlText w:val="%7."/>
      <w:lvlJc w:val="left"/>
      <w:pPr>
        <w:ind w:left="4710" w:hanging="360"/>
      </w:pPr>
    </w:lvl>
    <w:lvl w:ilvl="7" w:tplc="0C090019" w:tentative="1">
      <w:start w:val="1"/>
      <w:numFmt w:val="lowerLetter"/>
      <w:lvlText w:val="%8."/>
      <w:lvlJc w:val="left"/>
      <w:pPr>
        <w:ind w:left="5430" w:hanging="360"/>
      </w:pPr>
    </w:lvl>
    <w:lvl w:ilvl="8" w:tplc="0C09001B" w:tentative="1">
      <w:start w:val="1"/>
      <w:numFmt w:val="lowerRoman"/>
      <w:lvlText w:val="%9."/>
      <w:lvlJc w:val="right"/>
      <w:pPr>
        <w:ind w:left="6150" w:hanging="180"/>
      </w:pPr>
    </w:lvl>
  </w:abstractNum>
  <w:abstractNum w:abstractNumId="64" w15:restartNumberingAfterBreak="0">
    <w:nsid w:val="3E2841CB"/>
    <w:multiLevelType w:val="hybridMultilevel"/>
    <w:tmpl w:val="FD763CD6"/>
    <w:lvl w:ilvl="0" w:tplc="0C090015">
      <w:start w:val="1"/>
      <w:numFmt w:val="upp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5" w15:restartNumberingAfterBreak="0">
    <w:nsid w:val="3E9E6733"/>
    <w:multiLevelType w:val="multilevel"/>
    <w:tmpl w:val="80469F68"/>
    <w:lvl w:ilvl="0">
      <w:start w:val="1"/>
      <w:numFmt w:val="decimal"/>
      <w:lvlText w:val="%1."/>
      <w:lvlJc w:val="left"/>
      <w:pPr>
        <w:ind w:left="709" w:hanging="709"/>
      </w:pPr>
      <w:rPr>
        <w:rFonts w:ascii="Arial Bold" w:hAnsi="Arial Bold" w:cs="Arial" w:hint="default"/>
        <w:b w:val="0"/>
        <w:i w:val="0"/>
        <w:color w:val="C45911" w:themeColor="accent2" w:themeShade="BF"/>
        <w:sz w:val="26"/>
        <w:szCs w:val="26"/>
      </w:rPr>
    </w:lvl>
    <w:lvl w:ilvl="1">
      <w:start w:val="1"/>
      <w:numFmt w:val="decimal"/>
      <w:lvlText w:val="%1.%2."/>
      <w:lvlJc w:val="left"/>
      <w:pPr>
        <w:ind w:left="709" w:hanging="709"/>
      </w:pPr>
      <w:rPr>
        <w:rFonts w:ascii="Arial" w:hAnsi="Arial" w:hint="default"/>
        <w:b w:val="0"/>
        <w:i w:val="0"/>
        <w:color w:val="000000" w:themeColor="text1"/>
        <w:sz w:val="20"/>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6" w15:restartNumberingAfterBreak="0">
    <w:nsid w:val="3EEC17F1"/>
    <w:multiLevelType w:val="hybridMultilevel"/>
    <w:tmpl w:val="44083F9A"/>
    <w:lvl w:ilvl="0" w:tplc="0C090019">
      <w:start w:val="1"/>
      <w:numFmt w:val="lowerLetter"/>
      <w:lvlText w:val="%1."/>
      <w:lvlJc w:val="left"/>
      <w:pPr>
        <w:ind w:left="360" w:hanging="360"/>
      </w:pPr>
      <w:rPr>
        <w:rFont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7" w15:restartNumberingAfterBreak="0">
    <w:nsid w:val="401D5F41"/>
    <w:multiLevelType w:val="multilevel"/>
    <w:tmpl w:val="09041F8E"/>
    <w:styleLink w:val="MELegal"/>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lowerLetter"/>
      <w:lvlText w:val="(%3)"/>
      <w:lvlJc w:val="left"/>
      <w:pPr>
        <w:ind w:left="1361" w:hanging="681"/>
      </w:pPr>
      <w:rPr>
        <w:rFonts w:hint="default"/>
      </w:rPr>
    </w:lvl>
    <w:lvl w:ilvl="3">
      <w:start w:val="1"/>
      <w:numFmt w:val="lowerRoman"/>
      <w:lvlText w:val="(%4)"/>
      <w:lvlJc w:val="left"/>
      <w:pPr>
        <w:ind w:left="2041" w:hanging="680"/>
      </w:pPr>
      <w:rPr>
        <w:rFonts w:hint="default"/>
      </w:rPr>
    </w:lvl>
    <w:lvl w:ilvl="4">
      <w:start w:val="1"/>
      <w:numFmt w:val="upperLetter"/>
      <w:lvlText w:val="(%5)"/>
      <w:lvlJc w:val="left"/>
      <w:pPr>
        <w:tabs>
          <w:tab w:val="num" w:pos="2722"/>
        </w:tabs>
        <w:ind w:left="2722" w:hanging="681"/>
      </w:pPr>
      <w:rPr>
        <w:rFonts w:hint="default"/>
      </w:rPr>
    </w:lvl>
    <w:lvl w:ilvl="5">
      <w:start w:val="1"/>
      <w:numFmt w:val="upperRoman"/>
      <w:lvlText w:val="(%6)"/>
      <w:lvlJc w:val="left"/>
      <w:pPr>
        <w:tabs>
          <w:tab w:val="num" w:pos="3402"/>
        </w:tabs>
        <w:ind w:left="3402" w:hanging="680"/>
      </w:pPr>
      <w:rPr>
        <w:rFonts w:hint="default"/>
      </w:rPr>
    </w:lvl>
    <w:lvl w:ilvl="6">
      <w:start w:val="1"/>
      <w:numFmt w:val="decimal"/>
      <w:lvlText w:val="(%7)"/>
      <w:lvlJc w:val="left"/>
      <w:pPr>
        <w:tabs>
          <w:tab w:val="num" w:pos="4082"/>
        </w:tabs>
        <w:ind w:left="4082" w:hanging="680"/>
      </w:pPr>
      <w:rPr>
        <w:rFonts w:hint="default"/>
      </w:rPr>
    </w:lvl>
    <w:lvl w:ilvl="7">
      <w:start w:val="1"/>
      <w:numFmt w:val="upperLetter"/>
      <w:lvlText w:val="%8."/>
      <w:lvlJc w:val="left"/>
      <w:pPr>
        <w:tabs>
          <w:tab w:val="num" w:pos="4763"/>
        </w:tabs>
        <w:ind w:left="4763" w:hanging="681"/>
      </w:pPr>
      <w:rPr>
        <w:rFonts w:hint="default"/>
      </w:rPr>
    </w:lvl>
    <w:lvl w:ilvl="8">
      <w:start w:val="1"/>
      <w:numFmt w:val="upperRoman"/>
      <w:lvlText w:val="%9."/>
      <w:lvlJc w:val="left"/>
      <w:pPr>
        <w:tabs>
          <w:tab w:val="num" w:pos="5443"/>
        </w:tabs>
        <w:ind w:left="5443" w:hanging="680"/>
      </w:pPr>
    </w:lvl>
  </w:abstractNum>
  <w:abstractNum w:abstractNumId="68" w15:restartNumberingAfterBreak="0">
    <w:nsid w:val="40DE429D"/>
    <w:multiLevelType w:val="hybridMultilevel"/>
    <w:tmpl w:val="F70E925A"/>
    <w:lvl w:ilvl="0" w:tplc="F8A4397C">
      <w:start w:val="1"/>
      <w:numFmt w:val="bullet"/>
      <w:pStyle w:val="ASDEFCONBulletsLV2"/>
      <w:lvlText w:val=""/>
      <w:lvlJc w:val="left"/>
      <w:pPr>
        <w:tabs>
          <w:tab w:val="num" w:pos="1134"/>
        </w:tabs>
        <w:ind w:left="1134" w:hanging="567"/>
      </w:pPr>
      <w:rPr>
        <w:rFonts w:ascii="Symbol" w:hAnsi="Symbol" w:hint="default"/>
      </w:rPr>
    </w:lvl>
    <w:lvl w:ilvl="1" w:tplc="0C090003" w:tentative="1">
      <w:start w:val="1"/>
      <w:numFmt w:val="bullet"/>
      <w:lvlText w:val="o"/>
      <w:lvlJc w:val="left"/>
      <w:pPr>
        <w:tabs>
          <w:tab w:val="num" w:pos="873"/>
        </w:tabs>
        <w:ind w:left="873" w:hanging="360"/>
      </w:pPr>
      <w:rPr>
        <w:rFonts w:ascii="Courier New" w:hAnsi="Courier New" w:cs="Courier New" w:hint="default"/>
      </w:rPr>
    </w:lvl>
    <w:lvl w:ilvl="2" w:tplc="0C090005" w:tentative="1">
      <w:start w:val="1"/>
      <w:numFmt w:val="bullet"/>
      <w:lvlText w:val=""/>
      <w:lvlJc w:val="left"/>
      <w:pPr>
        <w:tabs>
          <w:tab w:val="num" w:pos="1593"/>
        </w:tabs>
        <w:ind w:left="1593" w:hanging="360"/>
      </w:pPr>
      <w:rPr>
        <w:rFonts w:ascii="Wingdings" w:hAnsi="Wingdings" w:hint="default"/>
      </w:rPr>
    </w:lvl>
    <w:lvl w:ilvl="3" w:tplc="0C090001" w:tentative="1">
      <w:start w:val="1"/>
      <w:numFmt w:val="bullet"/>
      <w:lvlText w:val=""/>
      <w:lvlJc w:val="left"/>
      <w:pPr>
        <w:tabs>
          <w:tab w:val="num" w:pos="2313"/>
        </w:tabs>
        <w:ind w:left="2313" w:hanging="360"/>
      </w:pPr>
      <w:rPr>
        <w:rFonts w:ascii="Symbol" w:hAnsi="Symbol" w:hint="default"/>
      </w:rPr>
    </w:lvl>
    <w:lvl w:ilvl="4" w:tplc="0C090003" w:tentative="1">
      <w:start w:val="1"/>
      <w:numFmt w:val="bullet"/>
      <w:lvlText w:val="o"/>
      <w:lvlJc w:val="left"/>
      <w:pPr>
        <w:tabs>
          <w:tab w:val="num" w:pos="3033"/>
        </w:tabs>
        <w:ind w:left="3033" w:hanging="360"/>
      </w:pPr>
      <w:rPr>
        <w:rFonts w:ascii="Courier New" w:hAnsi="Courier New" w:cs="Courier New" w:hint="default"/>
      </w:rPr>
    </w:lvl>
    <w:lvl w:ilvl="5" w:tplc="0C090005" w:tentative="1">
      <w:start w:val="1"/>
      <w:numFmt w:val="bullet"/>
      <w:lvlText w:val=""/>
      <w:lvlJc w:val="left"/>
      <w:pPr>
        <w:tabs>
          <w:tab w:val="num" w:pos="3753"/>
        </w:tabs>
        <w:ind w:left="3753" w:hanging="360"/>
      </w:pPr>
      <w:rPr>
        <w:rFonts w:ascii="Wingdings" w:hAnsi="Wingdings" w:hint="default"/>
      </w:rPr>
    </w:lvl>
    <w:lvl w:ilvl="6" w:tplc="0C090001" w:tentative="1">
      <w:start w:val="1"/>
      <w:numFmt w:val="bullet"/>
      <w:lvlText w:val=""/>
      <w:lvlJc w:val="left"/>
      <w:pPr>
        <w:tabs>
          <w:tab w:val="num" w:pos="4473"/>
        </w:tabs>
        <w:ind w:left="4473" w:hanging="360"/>
      </w:pPr>
      <w:rPr>
        <w:rFonts w:ascii="Symbol" w:hAnsi="Symbol" w:hint="default"/>
      </w:rPr>
    </w:lvl>
    <w:lvl w:ilvl="7" w:tplc="0C090003" w:tentative="1">
      <w:start w:val="1"/>
      <w:numFmt w:val="bullet"/>
      <w:lvlText w:val="o"/>
      <w:lvlJc w:val="left"/>
      <w:pPr>
        <w:tabs>
          <w:tab w:val="num" w:pos="5193"/>
        </w:tabs>
        <w:ind w:left="5193" w:hanging="360"/>
      </w:pPr>
      <w:rPr>
        <w:rFonts w:ascii="Courier New" w:hAnsi="Courier New" w:cs="Courier New" w:hint="default"/>
      </w:rPr>
    </w:lvl>
    <w:lvl w:ilvl="8" w:tplc="0C090005" w:tentative="1">
      <w:start w:val="1"/>
      <w:numFmt w:val="bullet"/>
      <w:lvlText w:val=""/>
      <w:lvlJc w:val="left"/>
      <w:pPr>
        <w:tabs>
          <w:tab w:val="num" w:pos="5913"/>
        </w:tabs>
        <w:ind w:left="5913" w:hanging="360"/>
      </w:pPr>
      <w:rPr>
        <w:rFonts w:ascii="Wingdings" w:hAnsi="Wingdings" w:hint="default"/>
      </w:rPr>
    </w:lvl>
  </w:abstractNum>
  <w:abstractNum w:abstractNumId="69" w15:restartNumberingAfterBreak="0">
    <w:nsid w:val="40F83572"/>
    <w:multiLevelType w:val="multilevel"/>
    <w:tmpl w:val="308601D0"/>
    <w:styleLink w:val="1111111"/>
    <w:lvl w:ilvl="0">
      <w:start w:val="1"/>
      <w:numFmt w:val="decimal"/>
      <w:lvlText w:val="%1."/>
      <w:lvlJc w:val="left"/>
      <w:pPr>
        <w:ind w:left="360" w:hanging="360"/>
      </w:pPr>
      <w:rPr>
        <w:rFonts w:ascii="Georgia" w:eastAsia="Times New Roman" w:hAnsi="Georgia" w:cs="Times New Roman" w:hint="default"/>
      </w:rPr>
    </w:lvl>
    <w:lvl w:ilvl="1">
      <w:start w:val="1"/>
      <w:numFmt w:val="decimal"/>
      <w:isLgl/>
      <w:lvlText w:val="%1.%2"/>
      <w:lvlJc w:val="left"/>
      <w:pPr>
        <w:ind w:left="360" w:hanging="360"/>
      </w:pPr>
      <w:rPr>
        <w:rFonts w:ascii="Times New Roman" w:eastAsia="Times New Roman" w:hAnsi="Times New Roman" w:cs="Times New Roman"/>
      </w:rPr>
    </w:lvl>
    <w:lvl w:ilvl="2">
      <w:start w:val="1"/>
      <w:numFmt w:val="decimal"/>
      <w:isLgl/>
      <w:lvlText w:val="%1.%2.%3"/>
      <w:lvlJc w:val="left"/>
      <w:pPr>
        <w:ind w:left="1713" w:hanging="720"/>
      </w:pPr>
      <w:rPr>
        <w:rFonts w:cs="Times" w:hint="default"/>
        <w:sz w:val="20"/>
        <w:szCs w:val="20"/>
      </w:rPr>
    </w:lvl>
    <w:lvl w:ilvl="3">
      <w:start w:val="1"/>
      <w:numFmt w:val="bullet"/>
      <w:lvlText w:val=""/>
      <w:lvlJc w:val="left"/>
      <w:pPr>
        <w:ind w:left="720" w:hanging="720"/>
      </w:pPr>
      <w:rPr>
        <w:rFonts w:ascii="Symbol" w:hAnsi="Symbol" w:hint="default"/>
      </w:rPr>
    </w:lvl>
    <w:lvl w:ilvl="4">
      <w:start w:val="1"/>
      <w:numFmt w:val="decimal"/>
      <w:isLgl/>
      <w:lvlText w:val="%1.%2.%3.%4.%5"/>
      <w:lvlJc w:val="left"/>
      <w:pPr>
        <w:ind w:left="1080" w:hanging="1080"/>
      </w:pPr>
      <w:rPr>
        <w:rFonts w:cs="Times" w:hint="default"/>
      </w:rPr>
    </w:lvl>
    <w:lvl w:ilvl="5">
      <w:start w:val="1"/>
      <w:numFmt w:val="decimal"/>
      <w:isLgl/>
      <w:lvlText w:val="%1.%2.%3.%4.%5.%6"/>
      <w:lvlJc w:val="left"/>
      <w:pPr>
        <w:ind w:left="1080" w:hanging="1080"/>
      </w:pPr>
      <w:rPr>
        <w:rFonts w:cs="Times" w:hint="default"/>
      </w:rPr>
    </w:lvl>
    <w:lvl w:ilvl="6">
      <w:start w:val="1"/>
      <w:numFmt w:val="decimal"/>
      <w:isLgl/>
      <w:lvlText w:val="%1.%2.%3.%4.%5.%6.%7"/>
      <w:lvlJc w:val="left"/>
      <w:pPr>
        <w:ind w:left="1440" w:hanging="1440"/>
      </w:pPr>
      <w:rPr>
        <w:rFonts w:cs="Times" w:hint="default"/>
      </w:rPr>
    </w:lvl>
    <w:lvl w:ilvl="7">
      <w:start w:val="1"/>
      <w:numFmt w:val="decimal"/>
      <w:isLgl/>
      <w:lvlText w:val="%1.%2.%3.%4.%5.%6.%7.%8"/>
      <w:lvlJc w:val="left"/>
      <w:pPr>
        <w:ind w:left="1440" w:hanging="1440"/>
      </w:pPr>
      <w:rPr>
        <w:rFonts w:cs="Times" w:hint="default"/>
      </w:rPr>
    </w:lvl>
    <w:lvl w:ilvl="8">
      <w:start w:val="1"/>
      <w:numFmt w:val="decimal"/>
      <w:isLgl/>
      <w:lvlText w:val="%1.%2.%3.%4.%5.%6.%7.%8.%9"/>
      <w:lvlJc w:val="left"/>
      <w:pPr>
        <w:ind w:left="1800" w:hanging="1800"/>
      </w:pPr>
      <w:rPr>
        <w:rFonts w:cs="Times" w:hint="default"/>
      </w:rPr>
    </w:lvl>
  </w:abstractNum>
  <w:abstractNum w:abstractNumId="70" w15:restartNumberingAfterBreak="0">
    <w:nsid w:val="411E5F8C"/>
    <w:multiLevelType w:val="multilevel"/>
    <w:tmpl w:val="F5AA3630"/>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hAnsi="Arial" w:hint="default"/>
        <w:b w:val="0"/>
        <w:bCs/>
        <w:i/>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1" w15:restartNumberingAfterBreak="0">
    <w:nsid w:val="42BA2908"/>
    <w:multiLevelType w:val="hybridMultilevel"/>
    <w:tmpl w:val="C66003A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2" w15:restartNumberingAfterBreak="0">
    <w:nsid w:val="433E6EE7"/>
    <w:multiLevelType w:val="hybridMultilevel"/>
    <w:tmpl w:val="C13A7000"/>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3" w15:restartNumberingAfterBreak="0">
    <w:nsid w:val="43BB12DC"/>
    <w:multiLevelType w:val="singleLevel"/>
    <w:tmpl w:val="24A88CF4"/>
    <w:lvl w:ilvl="0">
      <w:start w:val="1"/>
      <w:numFmt w:val="lowerRoman"/>
      <w:pStyle w:val="sspara"/>
      <w:lvlText w:val="(%1)"/>
      <w:lvlJc w:val="left"/>
      <w:pPr>
        <w:tabs>
          <w:tab w:val="num" w:pos="2160"/>
        </w:tabs>
        <w:ind w:left="2016" w:hanging="576"/>
      </w:pPr>
      <w:rPr>
        <w:rFonts w:cs="Times New Roman"/>
      </w:rPr>
    </w:lvl>
  </w:abstractNum>
  <w:abstractNum w:abstractNumId="74" w15:restartNumberingAfterBreak="0">
    <w:nsid w:val="43F14182"/>
    <w:multiLevelType w:val="multilevel"/>
    <w:tmpl w:val="74F2DF84"/>
    <w:lvl w:ilvl="0">
      <w:start w:val="1"/>
      <w:numFmt w:val="decimal"/>
      <w:lvlText w:val="%1."/>
      <w:lvlJc w:val="left"/>
      <w:pPr>
        <w:ind w:left="2869" w:hanging="709"/>
      </w:pPr>
      <w:rPr>
        <w:rFonts w:ascii="Arial Bold" w:hAnsi="Arial Bold" w:hint="default"/>
        <w:b/>
        <w:i w:val="0"/>
        <w:color w:val="D15120"/>
        <w:sz w:val="26"/>
      </w:rPr>
    </w:lvl>
    <w:lvl w:ilvl="1">
      <w:start w:val="1"/>
      <w:numFmt w:val="decimal"/>
      <w:lvlText w:val="%1.%2."/>
      <w:lvlJc w:val="left"/>
      <w:pPr>
        <w:ind w:left="2869" w:hanging="709"/>
      </w:pPr>
      <w:rPr>
        <w:rFonts w:ascii="Arial" w:hAnsi="Arial" w:hint="default"/>
        <w:b w:val="0"/>
        <w:i w:val="0"/>
        <w:color w:val="000000" w:themeColor="text1"/>
        <w:sz w:val="21"/>
      </w:rPr>
    </w:lvl>
    <w:lvl w:ilvl="2">
      <w:start w:val="1"/>
      <w:numFmt w:val="lowerLetter"/>
      <w:lvlText w:val="(%3)"/>
      <w:lvlJc w:val="left"/>
      <w:pPr>
        <w:ind w:left="3436" w:hanging="567"/>
      </w:pPr>
      <w:rPr>
        <w:rFonts w:ascii="Arial" w:hAnsi="Arial" w:cs="Arial" w:hint="default"/>
        <w:b w:val="0"/>
        <w:i w:val="0"/>
        <w:sz w:val="21"/>
      </w:rPr>
    </w:lvl>
    <w:lvl w:ilvl="3">
      <w:start w:val="1"/>
      <w:numFmt w:val="lowerRoman"/>
      <w:lvlText w:val="(%4)."/>
      <w:lvlJc w:val="left"/>
      <w:pPr>
        <w:ind w:left="4003" w:hanging="567"/>
      </w:pPr>
      <w:rPr>
        <w:rFonts w:ascii="Arial" w:hAnsi="Arial" w:hint="default"/>
        <w:b w:val="0"/>
        <w:i w:val="0"/>
        <w:sz w:val="21"/>
      </w:rPr>
    </w:lvl>
    <w:lvl w:ilvl="4">
      <w:start w:val="1"/>
      <w:numFmt w:val="upperLetter"/>
      <w:lvlText w:val="%5."/>
      <w:lvlJc w:val="left"/>
      <w:pPr>
        <w:ind w:left="4570" w:hanging="567"/>
      </w:pPr>
      <w:rPr>
        <w:rFonts w:ascii="Arial" w:hAnsi="Arial" w:hint="default"/>
        <w:b/>
        <w:bCs/>
        <w:i w:val="0"/>
        <w:sz w:val="21"/>
        <w:szCs w:val="21"/>
      </w:rPr>
    </w:lvl>
    <w:lvl w:ilvl="5">
      <w:start w:val="1"/>
      <w:numFmt w:val="lowerRoman"/>
      <w:lvlText w:val="%6."/>
      <w:lvlJc w:val="right"/>
      <w:pPr>
        <w:ind w:left="6480" w:hanging="180"/>
      </w:pPr>
      <w:rPr>
        <w:rFonts w:hint="default"/>
      </w:rPr>
    </w:lvl>
    <w:lvl w:ilvl="6">
      <w:start w:val="1"/>
      <w:numFmt w:val="decimal"/>
      <w:lvlText w:val="%7."/>
      <w:lvlJc w:val="left"/>
      <w:pPr>
        <w:ind w:left="7200" w:hanging="360"/>
      </w:pPr>
      <w:rPr>
        <w:rFonts w:hint="default"/>
      </w:rPr>
    </w:lvl>
    <w:lvl w:ilvl="7">
      <w:start w:val="1"/>
      <w:numFmt w:val="lowerLetter"/>
      <w:lvlText w:val="%8."/>
      <w:lvlJc w:val="left"/>
      <w:pPr>
        <w:ind w:left="7920" w:hanging="360"/>
      </w:pPr>
      <w:rPr>
        <w:rFonts w:hint="default"/>
      </w:rPr>
    </w:lvl>
    <w:lvl w:ilvl="8">
      <w:start w:val="1"/>
      <w:numFmt w:val="lowerRoman"/>
      <w:lvlText w:val="%9."/>
      <w:lvlJc w:val="right"/>
      <w:pPr>
        <w:ind w:left="8640" w:hanging="180"/>
      </w:pPr>
      <w:rPr>
        <w:rFonts w:hint="default"/>
      </w:rPr>
    </w:lvl>
  </w:abstractNum>
  <w:abstractNum w:abstractNumId="75" w15:restartNumberingAfterBreak="0">
    <w:nsid w:val="44CC03ED"/>
    <w:multiLevelType w:val="hybridMultilevel"/>
    <w:tmpl w:val="950A20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6" w15:restartNumberingAfterBreak="0">
    <w:nsid w:val="44FF2817"/>
    <w:multiLevelType w:val="multilevel"/>
    <w:tmpl w:val="787A5EEA"/>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7" w15:restartNumberingAfterBreak="0">
    <w:nsid w:val="450A51E6"/>
    <w:multiLevelType w:val="multilevel"/>
    <w:tmpl w:val="53345CB2"/>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b w:val="0"/>
        <w:i w:val="0"/>
        <w:color w:val="000000" w:themeColor="text1"/>
      </w:rPr>
    </w:lvl>
    <w:lvl w:ilvl="2">
      <w:start w:val="1"/>
      <w:numFmt w:val="lowerLetter"/>
      <w:lvlText w:val="(%3)"/>
      <w:lvlJc w:val="left"/>
      <w:pPr>
        <w:ind w:left="1134" w:hanging="567"/>
      </w:pPr>
      <w:rPr>
        <w:rFonts w:ascii="Arial" w:hAnsi="Arial" w:cs="Arial" w:hint="default"/>
        <w:b w:val="0"/>
        <w:i w:val="0"/>
        <w:spacing w:val="0"/>
        <w:w w:val="100"/>
        <w:sz w:val="21"/>
        <w:szCs w:val="21"/>
      </w:rPr>
    </w:lvl>
    <w:lvl w:ilvl="3">
      <w:start w:val="1"/>
      <w:numFmt w:val="lowerRoman"/>
      <w:lvlText w:val="(%4)"/>
      <w:lvlJc w:val="left"/>
      <w:pPr>
        <w:ind w:left="1701" w:hanging="567"/>
      </w:pPr>
      <w:rPr>
        <w:rFonts w:hint="default"/>
      </w:rPr>
    </w:lvl>
    <w:lvl w:ilvl="4">
      <w:start w:val="1"/>
      <w:numFmt w:val="upperLetter"/>
      <w:lvlText w:val="%5."/>
      <w:lvlJc w:val="left"/>
      <w:pPr>
        <w:ind w:left="2268"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8" w15:restartNumberingAfterBreak="0">
    <w:nsid w:val="470956ED"/>
    <w:multiLevelType w:val="hybridMultilevel"/>
    <w:tmpl w:val="21A2B17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9" w15:restartNumberingAfterBreak="0">
    <w:nsid w:val="4A0A1C56"/>
    <w:multiLevelType w:val="hybridMultilevel"/>
    <w:tmpl w:val="992A56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0" w15:restartNumberingAfterBreak="0">
    <w:nsid w:val="4A2538C3"/>
    <w:multiLevelType w:val="hybridMultilevel"/>
    <w:tmpl w:val="B7A0EB18"/>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81" w15:restartNumberingAfterBreak="0">
    <w:nsid w:val="4C383F8D"/>
    <w:multiLevelType w:val="multilevel"/>
    <w:tmpl w:val="45486EF2"/>
    <w:lvl w:ilvl="0">
      <w:start w:val="1"/>
      <w:numFmt w:val="none"/>
      <w:pStyle w:val="Table10ptText-ASDEFCON"/>
      <w:lvlText w:val=""/>
      <w:lvlJc w:val="left"/>
      <w:pPr>
        <w:tabs>
          <w:tab w:val="num" w:pos="0"/>
        </w:tabs>
        <w:ind w:left="0" w:firstLine="0"/>
      </w:pPr>
      <w:rPr>
        <w:rFonts w:ascii="Arial" w:hAnsi="Arial" w:hint="default"/>
        <w:b w:val="0"/>
        <w:i w:val="0"/>
        <w:sz w:val="20"/>
        <w:szCs w:val="20"/>
      </w:rPr>
    </w:lvl>
    <w:lvl w:ilvl="1">
      <w:start w:val="1"/>
      <w:numFmt w:val="lowerLetter"/>
      <w:pStyle w:val="Table10ptSub1-ASDEFCON"/>
      <w:lvlText w:val="%2."/>
      <w:lvlJc w:val="left"/>
      <w:pPr>
        <w:tabs>
          <w:tab w:val="num" w:pos="284"/>
        </w:tabs>
        <w:ind w:left="284" w:hanging="284"/>
      </w:pPr>
      <w:rPr>
        <w:rFonts w:ascii="Arial" w:hAnsi="Arial" w:hint="default"/>
        <w:b w:val="0"/>
        <w:i w:val="0"/>
      </w:rPr>
    </w:lvl>
    <w:lvl w:ilvl="2">
      <w:start w:val="1"/>
      <w:numFmt w:val="lowerRoman"/>
      <w:pStyle w:val="Table10ptSub2-ASDEFCON"/>
      <w:lvlText w:val="(%3)"/>
      <w:lvlJc w:val="left"/>
      <w:pPr>
        <w:tabs>
          <w:tab w:val="num" w:pos="567"/>
        </w:tabs>
        <w:ind w:left="567" w:hanging="283"/>
      </w:pPr>
      <w:rPr>
        <w:rFonts w:ascii="Arial" w:hAnsi="Arial" w:hint="default"/>
        <w:b w:val="0"/>
        <w:i w:val="0"/>
      </w:rPr>
    </w:lvl>
    <w:lvl w:ilvl="3">
      <w:start w:val="1"/>
      <w:numFmt w:val="decimal"/>
      <w:lvlText w:val="%1.%2.%3.%4"/>
      <w:lvlJc w:val="left"/>
      <w:pPr>
        <w:tabs>
          <w:tab w:val="num" w:pos="1134"/>
        </w:tabs>
        <w:ind w:left="1134" w:hanging="1134"/>
      </w:pPr>
      <w:rPr>
        <w:rFonts w:ascii="Arial" w:hAnsi="Arial" w:hint="default"/>
        <w:b/>
        <w:i w:val="0"/>
      </w:rPr>
    </w:lvl>
    <w:lvl w:ilvl="4">
      <w:start w:val="1"/>
      <w:numFmt w:val="decimal"/>
      <w:lvlText w:val="%1.%2.%3.%4.%5"/>
      <w:lvlJc w:val="left"/>
      <w:pPr>
        <w:tabs>
          <w:tab w:val="num" w:pos="1134"/>
        </w:tabs>
        <w:ind w:left="1134" w:hanging="1134"/>
      </w:pPr>
      <w:rPr>
        <w:rFonts w:ascii="Arial" w:hAnsi="Arial" w:hint="default"/>
        <w:b/>
        <w:i w:val="0"/>
      </w:rPr>
    </w:lvl>
    <w:lvl w:ilvl="5">
      <w:start w:val="1"/>
      <w:numFmt w:val="decimal"/>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82" w15:restartNumberingAfterBreak="0">
    <w:nsid w:val="4D201702"/>
    <w:multiLevelType w:val="hybridMultilevel"/>
    <w:tmpl w:val="AF445A48"/>
    <w:lvl w:ilvl="0" w:tplc="E0E420A4">
      <w:start w:val="1"/>
      <w:numFmt w:val="lowerLetter"/>
      <w:lvlText w:val="%1)"/>
      <w:lvlJc w:val="left"/>
      <w:pPr>
        <w:ind w:left="774" w:hanging="360"/>
      </w:pPr>
      <w:rPr>
        <w:rFonts w:ascii="Arial" w:eastAsia="Times New Roman" w:hAnsi="Arial" w:cs="Arial"/>
      </w:rPr>
    </w:lvl>
    <w:lvl w:ilvl="1" w:tplc="0C090003" w:tentative="1">
      <w:start w:val="1"/>
      <w:numFmt w:val="bullet"/>
      <w:lvlText w:val="o"/>
      <w:lvlJc w:val="left"/>
      <w:pPr>
        <w:ind w:left="1494" w:hanging="360"/>
      </w:pPr>
      <w:rPr>
        <w:rFonts w:ascii="Courier New" w:hAnsi="Courier New" w:cs="Courier New" w:hint="default"/>
      </w:rPr>
    </w:lvl>
    <w:lvl w:ilvl="2" w:tplc="0C090005" w:tentative="1">
      <w:start w:val="1"/>
      <w:numFmt w:val="bullet"/>
      <w:lvlText w:val=""/>
      <w:lvlJc w:val="left"/>
      <w:pPr>
        <w:ind w:left="2214" w:hanging="360"/>
      </w:pPr>
      <w:rPr>
        <w:rFonts w:ascii="Wingdings" w:hAnsi="Wingdings" w:hint="default"/>
      </w:rPr>
    </w:lvl>
    <w:lvl w:ilvl="3" w:tplc="0C090001" w:tentative="1">
      <w:start w:val="1"/>
      <w:numFmt w:val="bullet"/>
      <w:lvlText w:val=""/>
      <w:lvlJc w:val="left"/>
      <w:pPr>
        <w:ind w:left="2934" w:hanging="360"/>
      </w:pPr>
      <w:rPr>
        <w:rFonts w:ascii="Symbol" w:hAnsi="Symbol" w:hint="default"/>
      </w:rPr>
    </w:lvl>
    <w:lvl w:ilvl="4" w:tplc="0C090003" w:tentative="1">
      <w:start w:val="1"/>
      <w:numFmt w:val="bullet"/>
      <w:lvlText w:val="o"/>
      <w:lvlJc w:val="left"/>
      <w:pPr>
        <w:ind w:left="3654" w:hanging="360"/>
      </w:pPr>
      <w:rPr>
        <w:rFonts w:ascii="Courier New" w:hAnsi="Courier New" w:cs="Courier New" w:hint="default"/>
      </w:rPr>
    </w:lvl>
    <w:lvl w:ilvl="5" w:tplc="0C090005" w:tentative="1">
      <w:start w:val="1"/>
      <w:numFmt w:val="bullet"/>
      <w:lvlText w:val=""/>
      <w:lvlJc w:val="left"/>
      <w:pPr>
        <w:ind w:left="4374" w:hanging="360"/>
      </w:pPr>
      <w:rPr>
        <w:rFonts w:ascii="Wingdings" w:hAnsi="Wingdings" w:hint="default"/>
      </w:rPr>
    </w:lvl>
    <w:lvl w:ilvl="6" w:tplc="0C090001" w:tentative="1">
      <w:start w:val="1"/>
      <w:numFmt w:val="bullet"/>
      <w:lvlText w:val=""/>
      <w:lvlJc w:val="left"/>
      <w:pPr>
        <w:ind w:left="5094" w:hanging="360"/>
      </w:pPr>
      <w:rPr>
        <w:rFonts w:ascii="Symbol" w:hAnsi="Symbol" w:hint="default"/>
      </w:rPr>
    </w:lvl>
    <w:lvl w:ilvl="7" w:tplc="0C090003" w:tentative="1">
      <w:start w:val="1"/>
      <w:numFmt w:val="bullet"/>
      <w:lvlText w:val="o"/>
      <w:lvlJc w:val="left"/>
      <w:pPr>
        <w:ind w:left="5814" w:hanging="360"/>
      </w:pPr>
      <w:rPr>
        <w:rFonts w:ascii="Courier New" w:hAnsi="Courier New" w:cs="Courier New" w:hint="default"/>
      </w:rPr>
    </w:lvl>
    <w:lvl w:ilvl="8" w:tplc="0C090005" w:tentative="1">
      <w:start w:val="1"/>
      <w:numFmt w:val="bullet"/>
      <w:lvlText w:val=""/>
      <w:lvlJc w:val="left"/>
      <w:pPr>
        <w:ind w:left="6534" w:hanging="360"/>
      </w:pPr>
      <w:rPr>
        <w:rFonts w:ascii="Wingdings" w:hAnsi="Wingdings" w:hint="default"/>
      </w:rPr>
    </w:lvl>
  </w:abstractNum>
  <w:abstractNum w:abstractNumId="83" w15:restartNumberingAfterBreak="0">
    <w:nsid w:val="4DB3098D"/>
    <w:multiLevelType w:val="hybridMultilevel"/>
    <w:tmpl w:val="70C22256"/>
    <w:lvl w:ilvl="0" w:tplc="D65E7510">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4" w15:restartNumberingAfterBreak="0">
    <w:nsid w:val="4E3A3A26"/>
    <w:multiLevelType w:val="hybridMultilevel"/>
    <w:tmpl w:val="CCC67274"/>
    <w:lvl w:ilvl="0" w:tplc="563C93BE">
      <w:start w:val="1"/>
      <w:numFmt w:val="decimal"/>
      <w:lvlText w:val="%1."/>
      <w:lvlJc w:val="left"/>
      <w:pPr>
        <w:ind w:left="502" w:hanging="360"/>
      </w:pPr>
      <w:rPr>
        <w:rFonts w:ascii="Arial" w:hAnsi="Arial" w:cs="Arial" w:hint="default"/>
        <w:i w:val="0"/>
        <w:sz w:val="16"/>
        <w:szCs w:val="16"/>
      </w:rPr>
    </w:lvl>
    <w:lvl w:ilvl="1" w:tplc="0C090019" w:tentative="1">
      <w:start w:val="1"/>
      <w:numFmt w:val="lowerLetter"/>
      <w:lvlText w:val="%2."/>
      <w:lvlJc w:val="left"/>
      <w:pPr>
        <w:ind w:left="1222" w:hanging="360"/>
      </w:pPr>
    </w:lvl>
    <w:lvl w:ilvl="2" w:tplc="0C09001B">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85" w15:restartNumberingAfterBreak="0">
    <w:nsid w:val="4FD319C4"/>
    <w:multiLevelType w:val="multilevel"/>
    <w:tmpl w:val="D59E9804"/>
    <w:lvl w:ilvl="0">
      <w:start w:val="1"/>
      <w:numFmt w:val="decimal"/>
      <w:pStyle w:val="DMONumListALV1"/>
      <w:lvlText w:val="%1"/>
      <w:lvlJc w:val="left"/>
      <w:pPr>
        <w:tabs>
          <w:tab w:val="num" w:pos="851"/>
        </w:tabs>
        <w:ind w:left="851" w:hanging="851"/>
      </w:pPr>
      <w:rPr>
        <w:rFonts w:ascii="Arial" w:hAnsi="Arial" w:hint="default"/>
        <w:b/>
        <w:i w:val="0"/>
        <w:sz w:val="20"/>
      </w:rPr>
    </w:lvl>
    <w:lvl w:ilvl="1">
      <w:start w:val="1"/>
      <w:numFmt w:val="decimal"/>
      <w:pStyle w:val="DMONumListALV2"/>
      <w:lvlText w:val="%1.%2"/>
      <w:lvlJc w:val="left"/>
      <w:pPr>
        <w:tabs>
          <w:tab w:val="num" w:pos="851"/>
        </w:tabs>
        <w:ind w:left="851" w:hanging="851"/>
      </w:pPr>
      <w:rPr>
        <w:rFonts w:ascii="Arial" w:hAnsi="Arial" w:hint="default"/>
        <w:b/>
        <w:i w:val="0"/>
        <w:sz w:val="20"/>
      </w:rPr>
    </w:lvl>
    <w:lvl w:ilvl="2">
      <w:start w:val="1"/>
      <w:numFmt w:val="decimal"/>
      <w:pStyle w:val="DMONumListALV3"/>
      <w:lvlText w:val="%1.%2.%3"/>
      <w:lvlJc w:val="left"/>
      <w:pPr>
        <w:tabs>
          <w:tab w:val="num" w:pos="851"/>
        </w:tabs>
        <w:ind w:left="851" w:hanging="851"/>
      </w:pPr>
      <w:rPr>
        <w:rFonts w:hint="default"/>
        <w:b w:val="0"/>
      </w:rPr>
    </w:lvl>
    <w:lvl w:ilvl="3">
      <w:start w:val="1"/>
      <w:numFmt w:val="lowerLetter"/>
      <w:pStyle w:val="DMONumListALV4"/>
      <w:lvlText w:val="%4."/>
      <w:lvlJc w:val="left"/>
      <w:pPr>
        <w:tabs>
          <w:tab w:val="num" w:pos="1418"/>
        </w:tabs>
        <w:ind w:left="1418" w:hanging="567"/>
      </w:pPr>
      <w:rPr>
        <w:rFonts w:hint="default"/>
      </w:rPr>
    </w:lvl>
    <w:lvl w:ilvl="4">
      <w:start w:val="1"/>
      <w:numFmt w:val="lowerRoman"/>
      <w:pStyle w:val="DMO-NumListALV5"/>
      <w:lvlText w:val="(%5)"/>
      <w:lvlJc w:val="left"/>
      <w:pPr>
        <w:tabs>
          <w:tab w:val="num" w:pos="1985"/>
        </w:tabs>
        <w:ind w:left="1985" w:hanging="567"/>
      </w:pPr>
      <w:rPr>
        <w:rFonts w:hint="default"/>
      </w:rPr>
    </w:lvl>
    <w:lvl w:ilvl="5">
      <w:start w:val="1"/>
      <w:numFmt w:val="decimal"/>
      <w:pStyle w:val="DMO-NumListALV6"/>
      <w:lvlText w:val="%6)"/>
      <w:lvlJc w:val="left"/>
      <w:pPr>
        <w:tabs>
          <w:tab w:val="num" w:pos="2552"/>
        </w:tabs>
        <w:ind w:left="2552" w:hanging="567"/>
      </w:pPr>
      <w:rPr>
        <w:rFonts w:hint="default"/>
      </w:rPr>
    </w:lvl>
    <w:lvl w:ilvl="6">
      <w:start w:val="1"/>
      <w:numFmt w:val="decimal"/>
      <w:lvlText w:val="%7."/>
      <w:lvlJc w:val="left"/>
      <w:pPr>
        <w:tabs>
          <w:tab w:val="num" w:pos="0"/>
        </w:tabs>
        <w:ind w:left="5760" w:hanging="360"/>
      </w:pPr>
      <w:rPr>
        <w:rFonts w:hint="default"/>
      </w:rPr>
    </w:lvl>
    <w:lvl w:ilvl="7">
      <w:start w:val="1"/>
      <w:numFmt w:val="lowerLetter"/>
      <w:lvlText w:val="%8."/>
      <w:lvlJc w:val="left"/>
      <w:pPr>
        <w:tabs>
          <w:tab w:val="num" w:pos="0"/>
        </w:tabs>
        <w:ind w:left="6120" w:hanging="360"/>
      </w:pPr>
      <w:rPr>
        <w:rFonts w:hint="default"/>
      </w:rPr>
    </w:lvl>
    <w:lvl w:ilvl="8">
      <w:start w:val="1"/>
      <w:numFmt w:val="lowerRoman"/>
      <w:lvlText w:val="%9."/>
      <w:lvlJc w:val="left"/>
      <w:pPr>
        <w:tabs>
          <w:tab w:val="num" w:pos="0"/>
        </w:tabs>
        <w:ind w:left="6480" w:hanging="360"/>
      </w:pPr>
      <w:rPr>
        <w:rFonts w:hint="default"/>
      </w:rPr>
    </w:lvl>
  </w:abstractNum>
  <w:abstractNum w:abstractNumId="86" w15:restartNumberingAfterBreak="0">
    <w:nsid w:val="527B09DE"/>
    <w:multiLevelType w:val="multilevel"/>
    <w:tmpl w:val="6B643BA2"/>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7" w15:restartNumberingAfterBreak="0">
    <w:nsid w:val="52AD7FFA"/>
    <w:multiLevelType w:val="multilevel"/>
    <w:tmpl w:val="BF12AEEA"/>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b w:val="0"/>
        <w:i w:val="0"/>
        <w:color w:val="000000" w:themeColor="text1"/>
      </w:rPr>
    </w:lvl>
    <w:lvl w:ilvl="2">
      <w:start w:val="1"/>
      <w:numFmt w:val="lowerLetter"/>
      <w:lvlText w:val="(%3)"/>
      <w:lvlJc w:val="left"/>
      <w:pPr>
        <w:ind w:left="1134" w:hanging="567"/>
      </w:pPr>
      <w:rPr>
        <w:rFonts w:ascii="Arial" w:hAnsi="Arial" w:cs="Arial" w:hint="default"/>
        <w:b w:val="0"/>
        <w:i w:val="0"/>
        <w:spacing w:val="0"/>
        <w:w w:val="100"/>
        <w:sz w:val="20"/>
        <w:szCs w:val="21"/>
      </w:rPr>
    </w:lvl>
    <w:lvl w:ilvl="3">
      <w:start w:val="1"/>
      <w:numFmt w:val="lowerRoman"/>
      <w:lvlText w:val="(%4)"/>
      <w:lvlJc w:val="left"/>
      <w:pPr>
        <w:ind w:left="1701" w:hanging="567"/>
      </w:pPr>
      <w:rPr>
        <w:rFonts w:hint="default"/>
      </w:rPr>
    </w:lvl>
    <w:lvl w:ilvl="4">
      <w:start w:val="1"/>
      <w:numFmt w:val="upperLetter"/>
      <w:lvlText w:val="%5."/>
      <w:lvlJc w:val="left"/>
      <w:pPr>
        <w:ind w:left="2268"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8" w15:restartNumberingAfterBreak="0">
    <w:nsid w:val="53995EEB"/>
    <w:multiLevelType w:val="hybridMultilevel"/>
    <w:tmpl w:val="2C4A9D8A"/>
    <w:lvl w:ilvl="0" w:tplc="0C090019">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9" w15:restartNumberingAfterBreak="0">
    <w:nsid w:val="53A81E26"/>
    <w:multiLevelType w:val="hybridMultilevel"/>
    <w:tmpl w:val="CCC67274"/>
    <w:lvl w:ilvl="0" w:tplc="563C93BE">
      <w:start w:val="1"/>
      <w:numFmt w:val="decimal"/>
      <w:lvlText w:val="%1."/>
      <w:lvlJc w:val="left"/>
      <w:pPr>
        <w:ind w:left="720" w:hanging="360"/>
      </w:pPr>
      <w:rPr>
        <w:rFonts w:ascii="Arial" w:hAnsi="Arial" w:cs="Arial" w:hint="default"/>
        <w:i w:val="0"/>
        <w:sz w:val="16"/>
        <w:szCs w:val="16"/>
      </w:r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0" w15:restartNumberingAfterBreak="0">
    <w:nsid w:val="546B616A"/>
    <w:multiLevelType w:val="hybridMultilevel"/>
    <w:tmpl w:val="F326BB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1" w15:restartNumberingAfterBreak="0">
    <w:nsid w:val="55F02CAD"/>
    <w:multiLevelType w:val="hybridMultilevel"/>
    <w:tmpl w:val="49C69E2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2" w15:restartNumberingAfterBreak="0">
    <w:nsid w:val="566B0903"/>
    <w:multiLevelType w:val="multilevel"/>
    <w:tmpl w:val="5F50F02E"/>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3" w15:restartNumberingAfterBreak="0">
    <w:nsid w:val="57702AC6"/>
    <w:multiLevelType w:val="multilevel"/>
    <w:tmpl w:val="E9C49D4A"/>
    <w:styleLink w:val="MENoIndent"/>
    <w:lvl w:ilvl="0">
      <w:start w:val="1"/>
      <w:numFmt w:val="decimal"/>
      <w:suff w:val="nothing"/>
      <w:lvlText w:val="%1."/>
      <w:lvlJc w:val="left"/>
      <w:rPr>
        <w:rFonts w:cs="Times New Roman" w:hint="default"/>
      </w:rPr>
    </w:lvl>
    <w:lvl w:ilvl="1">
      <w:start w:val="1"/>
      <w:numFmt w:val="decimal"/>
      <w:suff w:val="nothing"/>
      <w:lvlText w:val="%1.%2"/>
      <w:lvlJc w:val="left"/>
      <w:rPr>
        <w:rFonts w:cs="Times New Roman" w:hint="default"/>
      </w:rPr>
    </w:lvl>
    <w:lvl w:ilvl="2">
      <w:start w:val="1"/>
      <w:numFmt w:val="lowerLetter"/>
      <w:suff w:val="nothing"/>
      <w:lvlText w:val="(%3)"/>
      <w:lvlJc w:val="left"/>
      <w:rPr>
        <w:rFonts w:cs="Times New Roman" w:hint="default"/>
      </w:rPr>
    </w:lvl>
    <w:lvl w:ilvl="3">
      <w:start w:val="1"/>
      <w:numFmt w:val="lowerRoman"/>
      <w:suff w:val="nothing"/>
      <w:lvlText w:val="(%4)"/>
      <w:lvlJc w:val="left"/>
      <w:rPr>
        <w:rFonts w:cs="Times New Roman" w:hint="default"/>
      </w:rPr>
    </w:lvl>
    <w:lvl w:ilvl="4">
      <w:start w:val="1"/>
      <w:numFmt w:val="upperLetter"/>
      <w:suff w:val="nothing"/>
      <w:lvlText w:val="(%5)"/>
      <w:lvlJc w:val="left"/>
      <w:rPr>
        <w:rFonts w:cs="Times New Roman" w:hint="default"/>
      </w:rPr>
    </w:lvl>
    <w:lvl w:ilvl="5">
      <w:start w:val="1"/>
      <w:numFmt w:val="upperRoman"/>
      <w:suff w:val="nothing"/>
      <w:lvlText w:val="(%6)"/>
      <w:lvlJc w:val="left"/>
      <w:rPr>
        <w:rFonts w:cs="Times New Roman" w:hint="default"/>
      </w:rPr>
    </w:lvl>
    <w:lvl w:ilvl="6">
      <w:start w:val="1"/>
      <w:numFmt w:val="none"/>
      <w:lvlText w:val=""/>
      <w:lvlJc w:val="left"/>
      <w:rPr>
        <w:rFonts w:cs="Times New Roman" w:hint="default"/>
      </w:rPr>
    </w:lvl>
    <w:lvl w:ilvl="7">
      <w:start w:val="1"/>
      <w:numFmt w:val="none"/>
      <w:lvlText w:val=""/>
      <w:lvlJc w:val="left"/>
      <w:rPr>
        <w:rFonts w:cs="Times New Roman" w:hint="default"/>
      </w:rPr>
    </w:lvl>
    <w:lvl w:ilvl="8">
      <w:start w:val="1"/>
      <w:numFmt w:val="none"/>
      <w:lvlText w:val=""/>
      <w:lvlJc w:val="left"/>
      <w:rPr>
        <w:rFonts w:cs="Times New Roman" w:hint="default"/>
      </w:rPr>
    </w:lvl>
  </w:abstractNum>
  <w:abstractNum w:abstractNumId="94" w15:restartNumberingAfterBreak="0">
    <w:nsid w:val="578A1290"/>
    <w:multiLevelType w:val="hybridMultilevel"/>
    <w:tmpl w:val="C4905716"/>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5" w15:restartNumberingAfterBreak="0">
    <w:nsid w:val="58132444"/>
    <w:multiLevelType w:val="multilevel"/>
    <w:tmpl w:val="202814B0"/>
    <w:lvl w:ilvl="0">
      <w:start w:val="1"/>
      <w:numFmt w:val="decimal"/>
      <w:pStyle w:val="ScheduleClauseL1"/>
      <w:lvlText w:val="%1"/>
      <w:lvlJc w:val="left"/>
      <w:pPr>
        <w:tabs>
          <w:tab w:val="num" w:pos="851"/>
        </w:tabs>
        <w:ind w:left="851" w:hanging="851"/>
      </w:pPr>
      <w:rPr>
        <w:rFonts w:hint="default"/>
        <w:sz w:val="24"/>
        <w:szCs w:val="24"/>
      </w:rPr>
    </w:lvl>
    <w:lvl w:ilvl="1">
      <w:start w:val="1"/>
      <w:numFmt w:val="decimal"/>
      <w:pStyle w:val="ScheduleClauseL3"/>
      <w:lvlText w:val="%1.%2"/>
      <w:lvlJc w:val="left"/>
      <w:pPr>
        <w:tabs>
          <w:tab w:val="num" w:pos="851"/>
        </w:tabs>
        <w:ind w:left="851" w:hanging="851"/>
      </w:pPr>
      <w:rPr>
        <w:rFonts w:hint="default"/>
        <w:sz w:val="20"/>
      </w:rPr>
    </w:lvl>
    <w:lvl w:ilvl="2">
      <w:start w:val="1"/>
      <w:numFmt w:val="decimal"/>
      <w:pStyle w:val="ScheduleClauseLevel4"/>
      <w:lvlText w:val="%1.%2.%3"/>
      <w:lvlJc w:val="left"/>
      <w:pPr>
        <w:tabs>
          <w:tab w:val="num" w:pos="851"/>
        </w:tabs>
        <w:ind w:left="851" w:hanging="851"/>
      </w:pPr>
      <w:rPr>
        <w:rFonts w:ascii="Arial" w:hAnsi="Arial" w:hint="default"/>
        <w:b w:val="0"/>
        <w:i w:val="0"/>
        <w:sz w:val="20"/>
        <w:szCs w:val="20"/>
      </w:rPr>
    </w:lvl>
    <w:lvl w:ilvl="3">
      <w:start w:val="1"/>
      <w:numFmt w:val="lowerLetter"/>
      <w:pStyle w:val="ScheduleLevel5"/>
      <w:lvlText w:val="%4."/>
      <w:lvlJc w:val="left"/>
      <w:pPr>
        <w:tabs>
          <w:tab w:val="num" w:pos="1418"/>
        </w:tabs>
        <w:ind w:left="1418" w:hanging="567"/>
      </w:pPr>
      <w:rPr>
        <w:rFonts w:ascii="Times New Roman" w:hAnsi="Times New Roman" w:hint="default"/>
        <w:b w:val="0"/>
        <w:i w:val="0"/>
        <w:sz w:val="24"/>
        <w:szCs w:val="24"/>
      </w:rPr>
    </w:lvl>
    <w:lvl w:ilvl="4">
      <w:start w:val="1"/>
      <w:numFmt w:val="lowerRoman"/>
      <w:lvlText w:val="%5."/>
      <w:lvlJc w:val="left"/>
      <w:pPr>
        <w:tabs>
          <w:tab w:val="num" w:pos="1985"/>
        </w:tabs>
        <w:ind w:left="1985" w:hanging="567"/>
      </w:pPr>
      <w:rPr>
        <w:rFonts w:ascii="Times New Roman" w:hAnsi="Times New Roman" w:hint="default"/>
        <w:b w:val="0"/>
        <w:i w:val="0"/>
        <w:sz w:val="24"/>
        <w:szCs w:val="24"/>
      </w:rPr>
    </w:lvl>
    <w:lvl w:ilvl="5">
      <w:start w:val="1"/>
      <w:numFmt w:val="lowerRoman"/>
      <w:lvlText w:val="%6."/>
      <w:lvlJc w:val="left"/>
      <w:pPr>
        <w:tabs>
          <w:tab w:val="num" w:pos="2835"/>
        </w:tabs>
        <w:ind w:left="2835" w:hanging="567"/>
      </w:pPr>
      <w:rPr>
        <w:rFonts w:ascii="Century Gothic" w:hAnsi="Century Gothic" w:hint="default"/>
        <w:b/>
        <w:i w:val="0"/>
        <w:sz w:val="20"/>
        <w:szCs w:val="20"/>
      </w:rPr>
    </w:lvl>
    <w:lvl w:ilvl="6">
      <w:start w:val="1"/>
      <w:numFmt w:val="upperRoman"/>
      <w:lvlText w:val="%7."/>
      <w:lvlJc w:val="left"/>
      <w:pPr>
        <w:tabs>
          <w:tab w:val="num" w:pos="3402"/>
        </w:tabs>
        <w:ind w:left="3402" w:hanging="567"/>
      </w:pPr>
      <w:rPr>
        <w:rFonts w:ascii="Century Gothic" w:hAnsi="Century Gothic" w:hint="default"/>
        <w:b/>
        <w:i w:val="0"/>
        <w:sz w:val="20"/>
        <w:szCs w:val="20"/>
      </w:rPr>
    </w:lvl>
    <w:lvl w:ilvl="7">
      <w:start w:val="1"/>
      <w:numFmt w:val="decimal"/>
      <w:lvlText w:val="%1.%2.%3.%4.%5.%6.%7.%8"/>
      <w:lvlJc w:val="left"/>
      <w:pPr>
        <w:tabs>
          <w:tab w:val="num" w:pos="-261"/>
        </w:tabs>
        <w:ind w:left="-261" w:hanging="1440"/>
      </w:pPr>
      <w:rPr>
        <w:rFonts w:hint="default"/>
        <w:b w:val="0"/>
        <w:i w:val="0"/>
      </w:rPr>
    </w:lvl>
    <w:lvl w:ilvl="8">
      <w:start w:val="1"/>
      <w:numFmt w:val="decimal"/>
      <w:lvlText w:val="%1.%2.%3.%4.%5.%6.%7.%8.%9"/>
      <w:lvlJc w:val="left"/>
      <w:pPr>
        <w:tabs>
          <w:tab w:val="num" w:pos="-117"/>
        </w:tabs>
        <w:ind w:left="-117" w:hanging="1584"/>
      </w:pPr>
      <w:rPr>
        <w:rFonts w:hint="default"/>
        <w:b w:val="0"/>
        <w:i w:val="0"/>
      </w:rPr>
    </w:lvl>
  </w:abstractNum>
  <w:abstractNum w:abstractNumId="96" w15:restartNumberingAfterBreak="0">
    <w:nsid w:val="5AB0681A"/>
    <w:multiLevelType w:val="multilevel"/>
    <w:tmpl w:val="13CE4200"/>
    <w:name w:val="Legal"/>
    <w:lvl w:ilvl="0">
      <w:start w:val="1"/>
      <w:numFmt w:val="decimal"/>
      <w:lvlText w:val="%1"/>
      <w:lvlJc w:val="left"/>
      <w:pPr>
        <w:tabs>
          <w:tab w:val="num" w:pos="720"/>
        </w:tabs>
        <w:ind w:left="720" w:hanging="720"/>
      </w:pPr>
      <w:rPr>
        <w:b/>
        <w:sz w:val="21"/>
      </w:rPr>
    </w:lvl>
    <w:lvl w:ilvl="1">
      <w:start w:val="1"/>
      <w:numFmt w:val="decimal"/>
      <w:lvlText w:val="%1.%2"/>
      <w:lvlJc w:val="left"/>
      <w:pPr>
        <w:tabs>
          <w:tab w:val="num" w:pos="720"/>
        </w:tabs>
        <w:ind w:left="720" w:hanging="720"/>
      </w:pPr>
      <w:rPr>
        <w:b w:val="0"/>
        <w:sz w:val="21"/>
      </w:rPr>
    </w:lvl>
    <w:lvl w:ilvl="2">
      <w:start w:val="1"/>
      <w:numFmt w:val="lowerLetter"/>
      <w:lvlText w:val="(%3)"/>
      <w:lvlJc w:val="left"/>
      <w:pPr>
        <w:tabs>
          <w:tab w:val="num" w:pos="1440"/>
        </w:tabs>
        <w:ind w:left="1440" w:hanging="720"/>
      </w:pPr>
      <w:rPr>
        <w:b w:val="0"/>
        <w:sz w:val="21"/>
      </w:rPr>
    </w:lvl>
    <w:lvl w:ilvl="3">
      <w:start w:val="1"/>
      <w:numFmt w:val="lowerRoman"/>
      <w:lvlText w:val="(%4)"/>
      <w:lvlJc w:val="left"/>
      <w:pPr>
        <w:tabs>
          <w:tab w:val="num" w:pos="2160"/>
        </w:tabs>
        <w:ind w:left="2160" w:hanging="720"/>
      </w:pPr>
      <w:rPr>
        <w:b w:val="0"/>
        <w:sz w:val="21"/>
      </w:rPr>
    </w:lvl>
    <w:lvl w:ilvl="4">
      <w:start w:val="1"/>
      <w:numFmt w:val="upperLetter"/>
      <w:lvlText w:val="(%5)"/>
      <w:lvlJc w:val="left"/>
      <w:pPr>
        <w:tabs>
          <w:tab w:val="num" w:pos="2880"/>
        </w:tabs>
        <w:ind w:left="2880" w:hanging="720"/>
      </w:pPr>
      <w:rPr>
        <w:b w:val="0"/>
        <w:sz w:val="2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7" w15:restartNumberingAfterBreak="0">
    <w:nsid w:val="5CEF0BB7"/>
    <w:multiLevelType w:val="multilevel"/>
    <w:tmpl w:val="A42A47FE"/>
    <w:styleLink w:val="ArticleSection"/>
    <w:lvl w:ilvl="0">
      <w:start w:val="1"/>
      <w:numFmt w:val="decimal"/>
      <w:lvlText w:val="%1"/>
      <w:lvlJc w:val="left"/>
      <w:pPr>
        <w:tabs>
          <w:tab w:val="num" w:pos="720"/>
        </w:tabs>
        <w:ind w:left="720" w:hanging="720"/>
      </w:pPr>
      <w:rPr>
        <w:rFonts w:cs="Times New Roman"/>
        <w:b/>
        <w:sz w:val="21"/>
      </w:rPr>
    </w:lvl>
    <w:lvl w:ilvl="1">
      <w:start w:val="1"/>
      <w:numFmt w:val="decimal"/>
      <w:lvlText w:val="%1.%2"/>
      <w:lvlJc w:val="left"/>
      <w:pPr>
        <w:tabs>
          <w:tab w:val="num" w:pos="720"/>
        </w:tabs>
        <w:ind w:left="720" w:hanging="720"/>
      </w:pPr>
      <w:rPr>
        <w:rFonts w:cs="Times New Roman"/>
        <w:b w:val="0"/>
        <w:sz w:val="21"/>
      </w:rPr>
    </w:lvl>
    <w:lvl w:ilvl="2">
      <w:start w:val="1"/>
      <w:numFmt w:val="lowerLetter"/>
      <w:lvlText w:val="(%3)"/>
      <w:lvlJc w:val="left"/>
      <w:pPr>
        <w:tabs>
          <w:tab w:val="num" w:pos="1440"/>
        </w:tabs>
        <w:ind w:left="1440" w:hanging="720"/>
      </w:pPr>
      <w:rPr>
        <w:rFonts w:cs="Times New Roman"/>
        <w:b w:val="0"/>
        <w:sz w:val="21"/>
      </w:rPr>
    </w:lvl>
    <w:lvl w:ilvl="3">
      <w:start w:val="1"/>
      <w:numFmt w:val="lowerRoman"/>
      <w:lvlText w:val="(%4)"/>
      <w:lvlJc w:val="left"/>
      <w:pPr>
        <w:tabs>
          <w:tab w:val="num" w:pos="2160"/>
        </w:tabs>
        <w:ind w:left="2160" w:hanging="720"/>
      </w:pPr>
      <w:rPr>
        <w:rFonts w:cs="Times New Roman"/>
        <w:b w:val="0"/>
        <w:sz w:val="21"/>
      </w:rPr>
    </w:lvl>
    <w:lvl w:ilvl="4">
      <w:start w:val="1"/>
      <w:numFmt w:val="upperLetter"/>
      <w:lvlText w:val="(%5)"/>
      <w:lvlJc w:val="left"/>
      <w:pPr>
        <w:tabs>
          <w:tab w:val="num" w:pos="2880"/>
        </w:tabs>
        <w:ind w:left="2880" w:hanging="720"/>
      </w:pPr>
      <w:rPr>
        <w:rFonts w:cs="Times New Roman"/>
        <w:b w:val="0"/>
        <w:sz w:val="20"/>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98" w15:restartNumberingAfterBreak="0">
    <w:nsid w:val="5E937F2A"/>
    <w:multiLevelType w:val="hybridMultilevel"/>
    <w:tmpl w:val="AB2AEE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9" w15:restartNumberingAfterBreak="0">
    <w:nsid w:val="5ECB6374"/>
    <w:multiLevelType w:val="multilevel"/>
    <w:tmpl w:val="6160F700"/>
    <w:styleLink w:val="ListBullet2List"/>
    <w:lvl w:ilvl="0">
      <w:start w:val="1"/>
      <w:numFmt w:val="bullet"/>
      <w:lvlText w:val=""/>
      <w:lvlJc w:val="left"/>
      <w:pPr>
        <w:ind w:left="1418" w:hanging="567"/>
      </w:pPr>
      <w:rPr>
        <w:rFonts w:ascii="Symbol" w:hAnsi="Symbol" w:hint="default"/>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552" w:hanging="567"/>
      </w:pPr>
      <w:rPr>
        <w:rFonts w:ascii="Times New Roman" w:hAnsi="Times New Roman" w:cs="Times New Roman" w:hint="default"/>
      </w:rPr>
    </w:lvl>
    <w:lvl w:ilvl="3">
      <w:start w:val="1"/>
      <w:numFmt w:val="bullet"/>
      <w:lvlText w:val="•"/>
      <w:lvlJc w:val="left"/>
      <w:pPr>
        <w:ind w:left="3119" w:hanging="567"/>
      </w:pPr>
      <w:rPr>
        <w:rFonts w:ascii="Times New Roman" w:hAnsi="Times New Roman" w:cs="Times New Roman" w:hint="default"/>
      </w:rPr>
    </w:lvl>
    <w:lvl w:ilvl="4">
      <w:start w:val="1"/>
      <w:numFmt w:val="bullet"/>
      <w:lvlText w:val="o"/>
      <w:lvlJc w:val="left"/>
      <w:pPr>
        <w:ind w:left="3686" w:hanging="567"/>
      </w:pPr>
      <w:rPr>
        <w:rFonts w:ascii="Courier New" w:hAnsi="Courier New" w:hint="default"/>
      </w:rPr>
    </w:lvl>
    <w:lvl w:ilvl="5">
      <w:start w:val="1"/>
      <w:numFmt w:val="bullet"/>
      <w:lvlText w:val=""/>
      <w:lvlJc w:val="left"/>
      <w:pPr>
        <w:ind w:left="4253" w:hanging="567"/>
      </w:pPr>
      <w:rPr>
        <w:rFonts w:ascii="Wingdings" w:hAnsi="Wingdings" w:hint="default"/>
      </w:rPr>
    </w:lvl>
    <w:lvl w:ilvl="6">
      <w:start w:val="1"/>
      <w:numFmt w:val="bullet"/>
      <w:lvlText w:val=""/>
      <w:lvlJc w:val="left"/>
      <w:pPr>
        <w:ind w:left="4820" w:hanging="567"/>
      </w:pPr>
      <w:rPr>
        <w:rFonts w:ascii="Symbol" w:hAnsi="Symbol" w:hint="default"/>
      </w:rPr>
    </w:lvl>
    <w:lvl w:ilvl="7">
      <w:start w:val="1"/>
      <w:numFmt w:val="bullet"/>
      <w:lvlText w:val="o"/>
      <w:lvlJc w:val="left"/>
      <w:pPr>
        <w:ind w:left="5387" w:hanging="567"/>
      </w:pPr>
      <w:rPr>
        <w:rFonts w:ascii="Courier New" w:hAnsi="Courier New" w:hint="default"/>
      </w:rPr>
    </w:lvl>
    <w:lvl w:ilvl="8">
      <w:start w:val="1"/>
      <w:numFmt w:val="bullet"/>
      <w:lvlText w:val=""/>
      <w:lvlJc w:val="left"/>
      <w:pPr>
        <w:ind w:left="5954" w:hanging="567"/>
      </w:pPr>
      <w:rPr>
        <w:rFonts w:ascii="Wingdings" w:hAnsi="Wingdings" w:hint="default"/>
      </w:rPr>
    </w:lvl>
  </w:abstractNum>
  <w:abstractNum w:abstractNumId="100" w15:restartNumberingAfterBreak="0">
    <w:nsid w:val="5F1B6456"/>
    <w:multiLevelType w:val="multilevel"/>
    <w:tmpl w:val="B25CFDBE"/>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hAnsi="Arial" w:hint="default"/>
        <w:b w:val="0"/>
        <w:bCs/>
        <w:i/>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1" w15:restartNumberingAfterBreak="0">
    <w:nsid w:val="60461F5E"/>
    <w:multiLevelType w:val="multilevel"/>
    <w:tmpl w:val="64266D60"/>
    <w:lvl w:ilvl="0">
      <w:start w:val="1"/>
      <w:numFmt w:val="decimal"/>
      <w:pStyle w:val="Parties"/>
      <w:lvlText w:val="%1."/>
      <w:lvlJc w:val="left"/>
      <w:pPr>
        <w:tabs>
          <w:tab w:val="num" w:pos="1134"/>
        </w:tabs>
        <w:ind w:left="1134" w:hanging="1134"/>
      </w:pPr>
      <w:rPr>
        <w:rFonts w:hint="default"/>
        <w:sz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2" w15:restartNumberingAfterBreak="0">
    <w:nsid w:val="60F43281"/>
    <w:multiLevelType w:val="multilevel"/>
    <w:tmpl w:val="4EF6C242"/>
    <w:styleLink w:val="ListStyleNumber"/>
    <w:lvl w:ilvl="0">
      <w:start w:val="1"/>
      <w:numFmt w:val="lowerLetter"/>
      <w:lvlText w:val="%1)"/>
      <w:lvlJc w:val="left"/>
      <w:pPr>
        <w:tabs>
          <w:tab w:val="num" w:pos="1800"/>
        </w:tabs>
        <w:ind w:left="1800" w:hanging="360"/>
      </w:pPr>
      <w:rPr>
        <w:rFonts w:cs="Times New Roman" w:hint="default"/>
        <w:b w:val="0"/>
        <w:i w:val="0"/>
        <w:color w:val="auto"/>
      </w:rPr>
    </w:lvl>
    <w:lvl w:ilvl="1">
      <w:start w:val="1"/>
      <w:numFmt w:val="lowerLetter"/>
      <w:lvlText w:val="%2."/>
      <w:lvlJc w:val="left"/>
      <w:pPr>
        <w:tabs>
          <w:tab w:val="num" w:pos="2160"/>
        </w:tabs>
        <w:ind w:left="2160" w:hanging="360"/>
      </w:pPr>
      <w:rPr>
        <w:rFonts w:cs="Times New Roman" w:hint="default"/>
        <w:b w:val="0"/>
        <w:i w:val="0"/>
      </w:rPr>
    </w:lvl>
    <w:lvl w:ilvl="2">
      <w:start w:val="1"/>
      <w:numFmt w:val="lowerRoman"/>
      <w:lvlText w:val="%3."/>
      <w:lvlJc w:val="left"/>
      <w:pPr>
        <w:tabs>
          <w:tab w:val="num" w:pos="2520"/>
        </w:tabs>
        <w:ind w:left="2520" w:hanging="360"/>
      </w:pPr>
      <w:rPr>
        <w:rFonts w:cs="Times New Roman" w:hint="default"/>
        <w:b w:val="0"/>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240"/>
        </w:tabs>
        <w:ind w:left="3240" w:hanging="360"/>
      </w:pPr>
      <w:rPr>
        <w:rFonts w:cs="Times New Roman" w:hint="default"/>
      </w:rPr>
    </w:lvl>
    <w:lvl w:ilvl="5">
      <w:start w:val="1"/>
      <w:numFmt w:val="lowerRoman"/>
      <w:lvlText w:val="(%6)"/>
      <w:lvlJc w:val="left"/>
      <w:pPr>
        <w:tabs>
          <w:tab w:val="num" w:pos="3600"/>
        </w:tabs>
        <w:ind w:left="3600" w:hanging="360"/>
      </w:pPr>
      <w:rPr>
        <w:rFonts w:cs="Times New Roman" w:hint="default"/>
      </w:rPr>
    </w:lvl>
    <w:lvl w:ilvl="6">
      <w:start w:val="1"/>
      <w:numFmt w:val="decimal"/>
      <w:lvlText w:val="%7)"/>
      <w:lvlJc w:val="left"/>
      <w:pPr>
        <w:tabs>
          <w:tab w:val="num" w:pos="3960"/>
        </w:tabs>
        <w:ind w:left="3960" w:hanging="360"/>
      </w:pPr>
      <w:rPr>
        <w:rFonts w:cs="Times New Roman" w:hint="default"/>
      </w:rPr>
    </w:lvl>
    <w:lvl w:ilvl="7">
      <w:start w:val="1"/>
      <w:numFmt w:val="lowerLetter"/>
      <w:lvlText w:val="%8)"/>
      <w:lvlJc w:val="left"/>
      <w:pPr>
        <w:tabs>
          <w:tab w:val="num" w:pos="4320"/>
        </w:tabs>
        <w:ind w:left="4320" w:hanging="360"/>
      </w:pPr>
      <w:rPr>
        <w:rFonts w:cs="Times New Roman" w:hint="default"/>
      </w:rPr>
    </w:lvl>
    <w:lvl w:ilvl="8">
      <w:start w:val="1"/>
      <w:numFmt w:val="lowerRoman"/>
      <w:lvlText w:val="%9)"/>
      <w:lvlJc w:val="left"/>
      <w:pPr>
        <w:tabs>
          <w:tab w:val="num" w:pos="4680"/>
        </w:tabs>
        <w:ind w:left="4680" w:hanging="360"/>
      </w:pPr>
      <w:rPr>
        <w:rFonts w:cs="Times New Roman" w:hint="default"/>
      </w:rPr>
    </w:lvl>
  </w:abstractNum>
  <w:abstractNum w:abstractNumId="103" w15:restartNumberingAfterBreak="0">
    <w:nsid w:val="60F7271F"/>
    <w:multiLevelType w:val="multilevel"/>
    <w:tmpl w:val="E208EDC8"/>
    <w:styleLink w:val="MEBasic"/>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lowerLetter"/>
      <w:lvlText w:val="(%3)"/>
      <w:lvlJc w:val="left"/>
      <w:pPr>
        <w:ind w:left="1361" w:hanging="681"/>
      </w:pPr>
      <w:rPr>
        <w:rFonts w:hint="default"/>
      </w:rPr>
    </w:lvl>
    <w:lvl w:ilvl="3">
      <w:start w:val="1"/>
      <w:numFmt w:val="lowerRoman"/>
      <w:lvlText w:val="(%4)"/>
      <w:lvlJc w:val="left"/>
      <w:pPr>
        <w:ind w:left="2041" w:hanging="680"/>
      </w:pPr>
      <w:rPr>
        <w:rFonts w:hint="default"/>
      </w:rPr>
    </w:lvl>
    <w:lvl w:ilvl="4">
      <w:start w:val="1"/>
      <w:numFmt w:val="upperLetter"/>
      <w:lvlText w:val="(%5)"/>
      <w:lvlJc w:val="left"/>
      <w:pPr>
        <w:tabs>
          <w:tab w:val="num" w:pos="2722"/>
        </w:tabs>
        <w:ind w:left="2722" w:hanging="681"/>
      </w:pPr>
      <w:rPr>
        <w:rFonts w:hint="default"/>
      </w:rPr>
    </w:lvl>
    <w:lvl w:ilvl="5">
      <w:start w:val="1"/>
      <w:numFmt w:val="upperRoman"/>
      <w:lvlText w:val="(%6)"/>
      <w:lvlJc w:val="left"/>
      <w:pPr>
        <w:tabs>
          <w:tab w:val="num" w:pos="3402"/>
        </w:tabs>
        <w:ind w:left="3402" w:hanging="680"/>
      </w:pPr>
      <w:rPr>
        <w:rFonts w:hint="default"/>
      </w:rPr>
    </w:lvl>
    <w:lvl w:ilvl="6">
      <w:start w:val="1"/>
      <w:numFmt w:val="decimal"/>
      <w:lvlText w:val="(%7)"/>
      <w:lvlJc w:val="left"/>
      <w:pPr>
        <w:tabs>
          <w:tab w:val="num" w:pos="4082"/>
        </w:tabs>
        <w:ind w:left="4082" w:hanging="680"/>
      </w:pPr>
      <w:rPr>
        <w:rFonts w:hint="default"/>
      </w:rPr>
    </w:lvl>
    <w:lvl w:ilvl="7">
      <w:start w:val="1"/>
      <w:numFmt w:val="upperLetter"/>
      <w:lvlText w:val="%8."/>
      <w:lvlJc w:val="left"/>
      <w:pPr>
        <w:tabs>
          <w:tab w:val="num" w:pos="4763"/>
        </w:tabs>
        <w:ind w:left="4763" w:hanging="681"/>
      </w:pPr>
      <w:rPr>
        <w:rFonts w:hint="default"/>
      </w:rPr>
    </w:lvl>
    <w:lvl w:ilvl="8">
      <w:start w:val="1"/>
      <w:numFmt w:val="upperRoman"/>
      <w:lvlText w:val="%9"/>
      <w:lvlJc w:val="left"/>
      <w:pPr>
        <w:tabs>
          <w:tab w:val="num" w:pos="5443"/>
        </w:tabs>
        <w:ind w:left="5443" w:hanging="680"/>
      </w:pPr>
      <w:rPr>
        <w:rFonts w:hint="default"/>
      </w:rPr>
    </w:lvl>
  </w:abstractNum>
  <w:abstractNum w:abstractNumId="104" w15:restartNumberingAfterBreak="0">
    <w:nsid w:val="615B1AD4"/>
    <w:multiLevelType w:val="hybridMultilevel"/>
    <w:tmpl w:val="C584D4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5" w15:restartNumberingAfterBreak="0">
    <w:nsid w:val="62076FF7"/>
    <w:multiLevelType w:val="multilevel"/>
    <w:tmpl w:val="7728A6F4"/>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eastAsia="Times New Roman" w:hAnsi="Arial" w:cs="Arial"/>
        <w:b w:val="0"/>
        <w:bCs/>
        <w:i/>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6" w15:restartNumberingAfterBreak="0">
    <w:nsid w:val="62483434"/>
    <w:multiLevelType w:val="multilevel"/>
    <w:tmpl w:val="C72679B4"/>
    <w:lvl w:ilvl="0">
      <w:start w:val="1"/>
      <w:numFmt w:val="bullet"/>
      <w:pStyle w:val="NRFABullet1"/>
      <w:lvlText w:val=""/>
      <w:lvlJc w:val="left"/>
      <w:pPr>
        <w:ind w:left="709" w:hanging="709"/>
      </w:pPr>
      <w:rPr>
        <w:rFonts w:ascii="Symbol" w:hAnsi="Symbol" w:hint="default"/>
      </w:rPr>
    </w:lvl>
    <w:lvl w:ilvl="1">
      <w:start w:val="1"/>
      <w:numFmt w:val="bullet"/>
      <w:pStyle w:val="NRFABullet2"/>
      <w:lvlText w:val="-"/>
      <w:lvlJc w:val="left"/>
      <w:pPr>
        <w:ind w:left="1418" w:hanging="709"/>
      </w:pPr>
      <w:rPr>
        <w:rFonts w:ascii="Courier New" w:hAnsi="Courier New" w:hint="default"/>
      </w:rPr>
    </w:lvl>
    <w:lvl w:ilvl="2">
      <w:start w:val="1"/>
      <w:numFmt w:val="none"/>
      <w:lvlText w:val=""/>
      <w:lvlJc w:val="left"/>
      <w:pPr>
        <w:ind w:left="2126" w:hanging="708"/>
      </w:pPr>
      <w:rPr>
        <w:rFonts w:hint="default"/>
      </w:rPr>
    </w:lvl>
    <w:lvl w:ilvl="3">
      <w:start w:val="1"/>
      <w:numFmt w:val="none"/>
      <w:lvlText w:val=""/>
      <w:lvlJc w:val="left"/>
      <w:pPr>
        <w:ind w:left="2835" w:hanging="709"/>
      </w:pPr>
      <w:rPr>
        <w:rFonts w:hint="default"/>
      </w:rPr>
    </w:lvl>
    <w:lvl w:ilvl="4">
      <w:start w:val="1"/>
      <w:numFmt w:val="none"/>
      <w:lvlText w:val=""/>
      <w:lvlJc w:val="left"/>
      <w:pPr>
        <w:ind w:left="3544" w:hanging="709"/>
      </w:pPr>
      <w:rPr>
        <w:rFonts w:hint="default"/>
      </w:rPr>
    </w:lvl>
    <w:lvl w:ilvl="5">
      <w:start w:val="1"/>
      <w:numFmt w:val="none"/>
      <w:lvlText w:val=""/>
      <w:lvlJc w:val="left"/>
      <w:pPr>
        <w:ind w:left="4253" w:hanging="709"/>
      </w:pPr>
      <w:rPr>
        <w:rFonts w:hint="default"/>
      </w:rPr>
    </w:lvl>
    <w:lvl w:ilvl="6">
      <w:start w:val="1"/>
      <w:numFmt w:val="none"/>
      <w:lvlText w:val="%7"/>
      <w:lvlJc w:val="left"/>
      <w:pPr>
        <w:ind w:left="4820" w:hanging="709"/>
      </w:pPr>
      <w:rPr>
        <w:rFonts w:hint="default"/>
      </w:rPr>
    </w:lvl>
    <w:lvl w:ilvl="7">
      <w:start w:val="1"/>
      <w:numFmt w:val="none"/>
      <w:lvlText w:val=""/>
      <w:lvlJc w:val="left"/>
      <w:pPr>
        <w:ind w:left="5528" w:hanging="708"/>
      </w:pPr>
      <w:rPr>
        <w:rFonts w:hint="default"/>
      </w:rPr>
    </w:lvl>
    <w:lvl w:ilvl="8">
      <w:start w:val="1"/>
      <w:numFmt w:val="none"/>
      <w:lvlText w:val=""/>
      <w:lvlJc w:val="left"/>
      <w:pPr>
        <w:ind w:left="6237" w:hanging="709"/>
      </w:pPr>
      <w:rPr>
        <w:rFonts w:hint="default"/>
      </w:rPr>
    </w:lvl>
  </w:abstractNum>
  <w:abstractNum w:abstractNumId="107" w15:restartNumberingAfterBreak="0">
    <w:nsid w:val="64B426FB"/>
    <w:multiLevelType w:val="multilevel"/>
    <w:tmpl w:val="7DEAD6CA"/>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eastAsia="Times New Roman" w:hAnsi="Arial" w:cs="Arial"/>
        <w:b w:val="0"/>
        <w:bCs/>
        <w:i/>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8" w15:restartNumberingAfterBreak="0">
    <w:nsid w:val="64B8248A"/>
    <w:multiLevelType w:val="multilevel"/>
    <w:tmpl w:val="9FDA0072"/>
    <w:lvl w:ilvl="0">
      <w:start w:val="1"/>
      <w:numFmt w:val="decimal"/>
      <w:pStyle w:val="COTCOCLV1-ASDEFCON"/>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COTCOCLV2-ASDEFCON"/>
      <w:lvlText w:val="%1.%2"/>
      <w:lvlJc w:val="left"/>
      <w:pPr>
        <w:tabs>
          <w:tab w:val="num" w:pos="851"/>
        </w:tabs>
        <w:ind w:left="851" w:hanging="851"/>
      </w:pPr>
      <w:rPr>
        <w:rFonts w:hint="default"/>
      </w:rPr>
    </w:lvl>
    <w:lvl w:ilvl="2">
      <w:start w:val="1"/>
      <w:numFmt w:val="decimal"/>
      <w:pStyle w:val="COTCOCLV3-ASDEFCON"/>
      <w:lvlText w:val="%1.%2.%3"/>
      <w:lvlJc w:val="left"/>
      <w:pPr>
        <w:tabs>
          <w:tab w:val="num" w:pos="851"/>
        </w:tabs>
        <w:ind w:left="851" w:hanging="851"/>
      </w:pPr>
      <w:rPr>
        <w:rFonts w:hint="default"/>
        <w:b w:val="0"/>
      </w:rPr>
    </w:lvl>
    <w:lvl w:ilvl="3">
      <w:start w:val="1"/>
      <w:numFmt w:val="lowerLetter"/>
      <w:pStyle w:val="COTCOCLV4-ASDEFCON"/>
      <w:lvlText w:val="%4."/>
      <w:lvlJc w:val="left"/>
      <w:pPr>
        <w:tabs>
          <w:tab w:val="num" w:pos="1418"/>
        </w:tabs>
        <w:ind w:left="1418" w:hanging="567"/>
      </w:pPr>
      <w:rPr>
        <w:rFonts w:hint="default"/>
      </w:rPr>
    </w:lvl>
    <w:lvl w:ilvl="4">
      <w:start w:val="1"/>
      <w:numFmt w:val="lowerRoman"/>
      <w:pStyle w:val="COTCOCLV5-ASDEFCON"/>
      <w:lvlText w:val="(%5)"/>
      <w:lvlJc w:val="left"/>
      <w:pPr>
        <w:tabs>
          <w:tab w:val="num" w:pos="1985"/>
        </w:tabs>
        <w:ind w:left="1985" w:hanging="567"/>
      </w:pPr>
      <w:rPr>
        <w:rFonts w:hint="default"/>
      </w:rPr>
    </w:lvl>
    <w:lvl w:ilvl="5">
      <w:start w:val="1"/>
      <w:numFmt w:val="decimal"/>
      <w:pStyle w:val="COTCOCLV6-ASDEFCON"/>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9" w15:restartNumberingAfterBreak="0">
    <w:nsid w:val="674F0636"/>
    <w:multiLevelType w:val="multilevel"/>
    <w:tmpl w:val="6B643BA2"/>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0" w15:restartNumberingAfterBreak="0">
    <w:nsid w:val="67AA2BF1"/>
    <w:multiLevelType w:val="hybridMultilevel"/>
    <w:tmpl w:val="5D90F5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1" w15:restartNumberingAfterBreak="0">
    <w:nsid w:val="67F97A59"/>
    <w:multiLevelType w:val="hybridMultilevel"/>
    <w:tmpl w:val="0D4A3274"/>
    <w:lvl w:ilvl="0" w:tplc="8066691A">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2" w15:restartNumberingAfterBreak="0">
    <w:nsid w:val="699D0BFF"/>
    <w:multiLevelType w:val="hybridMultilevel"/>
    <w:tmpl w:val="B93CC2F6"/>
    <w:lvl w:ilvl="0" w:tplc="0C090019">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3" w15:restartNumberingAfterBreak="0">
    <w:nsid w:val="69A8193E"/>
    <w:multiLevelType w:val="hybridMultilevel"/>
    <w:tmpl w:val="2612F0F4"/>
    <w:lvl w:ilvl="0" w:tplc="F8DE1AEA">
      <w:start w:val="1"/>
      <w:numFmt w:val="bullet"/>
      <w:pStyle w:val="NoteToTenderersBullets-ASDEFCON"/>
      <w:lvlText w:val=""/>
      <w:lvlJc w:val="left"/>
      <w:pPr>
        <w:tabs>
          <w:tab w:val="num" w:pos="851"/>
        </w:tabs>
        <w:ind w:left="851" w:hanging="851"/>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4" w15:restartNumberingAfterBreak="0">
    <w:nsid w:val="6BF60A27"/>
    <w:multiLevelType w:val="multilevel"/>
    <w:tmpl w:val="96DE6592"/>
    <w:name w:val="List2"/>
    <w:lvl w:ilvl="0">
      <w:start w:val="1"/>
      <w:numFmt w:val="decimal"/>
      <w:lvlText w:val="%1."/>
      <w:lvlJc w:val="left"/>
      <w:pPr>
        <w:ind w:left="709" w:hanging="709"/>
      </w:pPr>
      <w:rPr>
        <w:rFonts w:ascii="Arial Bold" w:hAnsi="Arial Bold" w:hint="default"/>
        <w:b/>
        <w:i w:val="0"/>
        <w:color w:val="D15120"/>
        <w:spacing w:val="0"/>
        <w:w w:val="100"/>
        <w:sz w:val="26"/>
      </w:rPr>
    </w:lvl>
    <w:lvl w:ilvl="1">
      <w:start w:val="1"/>
      <w:numFmt w:val="decimal"/>
      <w:lvlText w:val="%1.%2"/>
      <w:lvlJc w:val="left"/>
      <w:pPr>
        <w:ind w:left="709" w:hanging="709"/>
      </w:pPr>
      <w:rPr>
        <w:rFonts w:hint="default"/>
        <w:b w:val="0"/>
        <w:i w:val="0"/>
        <w:color w:val="000000" w:themeColor="text1"/>
        <w:spacing w:val="0"/>
        <w:w w:val="100"/>
        <w:sz w:val="21"/>
        <w:szCs w:val="21"/>
      </w:rPr>
    </w:lvl>
    <w:lvl w:ilvl="2">
      <w:start w:val="1"/>
      <w:numFmt w:val="lowerLetter"/>
      <w:lvlText w:val="(%3)"/>
      <w:lvlJc w:val="left"/>
      <w:pPr>
        <w:ind w:left="1276" w:hanging="567"/>
      </w:pPr>
      <w:rPr>
        <w:rFonts w:ascii="Arial" w:hAnsi="Arial" w:cs="Arial" w:hint="default"/>
        <w:b w:val="0"/>
        <w:i w:val="0"/>
        <w:spacing w:val="0"/>
        <w:w w:val="100"/>
        <w:sz w:val="21"/>
        <w:szCs w:val="21"/>
      </w:rPr>
    </w:lvl>
    <w:lvl w:ilvl="3">
      <w:start w:val="1"/>
      <w:numFmt w:val="lowerRoman"/>
      <w:lvlText w:val="(%4)"/>
      <w:lvlJc w:val="left"/>
      <w:pPr>
        <w:ind w:left="1843" w:hanging="567"/>
      </w:pPr>
      <w:rPr>
        <w:rFonts w:hint="default"/>
        <w:sz w:val="21"/>
        <w:szCs w:val="21"/>
      </w:rPr>
    </w:lvl>
    <w:lvl w:ilvl="4">
      <w:start w:val="1"/>
      <w:numFmt w:val="upperLetter"/>
      <w:lvlText w:val="(%5)"/>
      <w:lvlJc w:val="left"/>
      <w:pPr>
        <w:ind w:left="2410"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5" w15:restartNumberingAfterBreak="0">
    <w:nsid w:val="6C3C7B40"/>
    <w:multiLevelType w:val="multilevel"/>
    <w:tmpl w:val="4866F442"/>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6" w15:restartNumberingAfterBreak="0">
    <w:nsid w:val="6D594D7C"/>
    <w:multiLevelType w:val="multilevel"/>
    <w:tmpl w:val="1428A830"/>
    <w:lvl w:ilvl="0">
      <w:start w:val="2"/>
      <w:numFmt w:val="decimal"/>
      <w:pStyle w:val="Recital"/>
      <w:lvlText w:val="%1."/>
      <w:lvlJc w:val="left"/>
      <w:pPr>
        <w:tabs>
          <w:tab w:val="num" w:pos="1134"/>
        </w:tabs>
        <w:ind w:left="1134" w:hanging="1134"/>
      </w:pPr>
      <w:rPr>
        <w:rFonts w:hint="default"/>
        <w:sz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7" w15:restartNumberingAfterBreak="0">
    <w:nsid w:val="6DEB0FA4"/>
    <w:multiLevelType w:val="multilevel"/>
    <w:tmpl w:val="165668F2"/>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8" w15:restartNumberingAfterBreak="0">
    <w:nsid w:val="6E307119"/>
    <w:multiLevelType w:val="multilevel"/>
    <w:tmpl w:val="8126FAE2"/>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9" w15:restartNumberingAfterBreak="0">
    <w:nsid w:val="705948F6"/>
    <w:multiLevelType w:val="multilevel"/>
    <w:tmpl w:val="404622A8"/>
    <w:name w:val="Advices"/>
    <w:lvl w:ilvl="0">
      <w:start w:val="1"/>
      <w:numFmt w:val="upperLetter"/>
      <w:pStyle w:val="AdvicesA"/>
      <w:lvlText w:val="%1"/>
      <w:lvlJc w:val="left"/>
      <w:pPr>
        <w:tabs>
          <w:tab w:val="num" w:pos="720"/>
        </w:tabs>
        <w:ind w:left="720" w:hanging="720"/>
      </w:pPr>
      <w:rPr>
        <w:b/>
        <w:sz w:val="21"/>
      </w:rPr>
    </w:lvl>
    <w:lvl w:ilvl="1">
      <w:start w:val="1"/>
      <w:numFmt w:val="lowerLetter"/>
      <w:pStyle w:val="Advicesa0"/>
      <w:lvlText w:val="(%2)"/>
      <w:lvlJc w:val="left"/>
      <w:pPr>
        <w:tabs>
          <w:tab w:val="num" w:pos="720"/>
        </w:tabs>
        <w:ind w:left="720" w:hanging="720"/>
      </w:pPr>
      <w:rPr>
        <w:b/>
        <w:sz w:val="21"/>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0" w15:restartNumberingAfterBreak="0">
    <w:nsid w:val="719F1F3F"/>
    <w:multiLevelType w:val="multilevel"/>
    <w:tmpl w:val="503684A4"/>
    <w:lvl w:ilvl="0">
      <w:start w:val="1"/>
      <w:numFmt w:val="decimal"/>
      <w:pStyle w:val="ATTANNLV1-ASDEFCON"/>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pStyle w:val="ATTANNLV2-ASDEFCON"/>
      <w:lvlText w:val="%1.%2"/>
      <w:lvlJc w:val="left"/>
      <w:pPr>
        <w:tabs>
          <w:tab w:val="num" w:pos="851"/>
        </w:tabs>
        <w:ind w:left="851" w:hanging="851"/>
      </w:pPr>
      <w:rPr>
        <w:rFonts w:hint="default"/>
      </w:rPr>
    </w:lvl>
    <w:lvl w:ilvl="2">
      <w:start w:val="1"/>
      <w:numFmt w:val="lowerLetter"/>
      <w:pStyle w:val="ATTANNLV3-ASDEFCON"/>
      <w:lvlText w:val="%3."/>
      <w:lvlJc w:val="left"/>
      <w:pPr>
        <w:tabs>
          <w:tab w:val="num" w:pos="1418"/>
        </w:tabs>
        <w:ind w:left="1418" w:hanging="567"/>
      </w:pPr>
      <w:rPr>
        <w:rFonts w:hint="default"/>
      </w:rPr>
    </w:lvl>
    <w:lvl w:ilvl="3">
      <w:start w:val="1"/>
      <w:numFmt w:val="lowerRoman"/>
      <w:pStyle w:val="ATTANNLV4-ASDEFCON"/>
      <w:lvlText w:val="(%4)"/>
      <w:lvlJc w:val="left"/>
      <w:pPr>
        <w:tabs>
          <w:tab w:val="num" w:pos="1985"/>
        </w:tabs>
        <w:ind w:left="1985" w:hanging="567"/>
      </w:pPr>
      <w:rPr>
        <w:rFonts w:hint="default"/>
      </w:rPr>
    </w:lvl>
    <w:lvl w:ilvl="4">
      <w:start w:val="1"/>
      <w:numFmt w:val="none"/>
      <w:lvlText w:val=""/>
      <w:lvlJc w:val="left"/>
      <w:pPr>
        <w:tabs>
          <w:tab w:val="num" w:pos="1985"/>
        </w:tabs>
        <w:ind w:left="2268" w:hanging="2268"/>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1" w15:restartNumberingAfterBreak="0">
    <w:nsid w:val="71E4163D"/>
    <w:multiLevelType w:val="hybridMultilevel"/>
    <w:tmpl w:val="BB02B2C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22" w15:restartNumberingAfterBreak="0">
    <w:nsid w:val="723062CF"/>
    <w:multiLevelType w:val="hybridMultilevel"/>
    <w:tmpl w:val="B93CC2F6"/>
    <w:lvl w:ilvl="0" w:tplc="0C090019">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3" w15:restartNumberingAfterBreak="0">
    <w:nsid w:val="72B25A44"/>
    <w:multiLevelType w:val="multilevel"/>
    <w:tmpl w:val="6B643BA2"/>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4" w15:restartNumberingAfterBreak="0">
    <w:nsid w:val="73514AE6"/>
    <w:multiLevelType w:val="multilevel"/>
    <w:tmpl w:val="88BC27FA"/>
    <w:numStyleLink w:val="Schedule"/>
  </w:abstractNum>
  <w:abstractNum w:abstractNumId="125" w15:restartNumberingAfterBreak="0">
    <w:nsid w:val="74A77AA6"/>
    <w:multiLevelType w:val="multilevel"/>
    <w:tmpl w:val="7A2EAA80"/>
    <w:name w:val="Schedule"/>
    <w:lvl w:ilvl="0">
      <w:start w:val="1"/>
      <w:numFmt w:val="decimal"/>
      <w:pStyle w:val="Level1Schedule"/>
      <w:lvlText w:val="%1"/>
      <w:lvlJc w:val="left"/>
      <w:pPr>
        <w:tabs>
          <w:tab w:val="num" w:pos="720"/>
        </w:tabs>
        <w:ind w:left="720" w:hanging="720"/>
      </w:pPr>
      <w:rPr>
        <w:b/>
        <w:sz w:val="21"/>
      </w:rPr>
    </w:lvl>
    <w:lvl w:ilvl="1">
      <w:start w:val="1"/>
      <w:numFmt w:val="decimal"/>
      <w:pStyle w:val="Level2Schedule"/>
      <w:lvlText w:val="%1.%2"/>
      <w:lvlJc w:val="left"/>
      <w:pPr>
        <w:tabs>
          <w:tab w:val="num" w:pos="720"/>
        </w:tabs>
        <w:ind w:left="720" w:hanging="720"/>
      </w:pPr>
      <w:rPr>
        <w:b w:val="0"/>
        <w:sz w:val="21"/>
      </w:rPr>
    </w:lvl>
    <w:lvl w:ilvl="2">
      <w:start w:val="1"/>
      <w:numFmt w:val="lowerLetter"/>
      <w:pStyle w:val="Level3Schedule"/>
      <w:lvlText w:val="(%3)"/>
      <w:lvlJc w:val="left"/>
      <w:pPr>
        <w:tabs>
          <w:tab w:val="num" w:pos="1440"/>
        </w:tabs>
        <w:ind w:left="1440" w:hanging="720"/>
      </w:pPr>
      <w:rPr>
        <w:b w:val="0"/>
        <w:sz w:val="21"/>
      </w:rPr>
    </w:lvl>
    <w:lvl w:ilvl="3">
      <w:start w:val="1"/>
      <w:numFmt w:val="lowerRoman"/>
      <w:pStyle w:val="Level4Schedule"/>
      <w:lvlText w:val="(%4)"/>
      <w:lvlJc w:val="left"/>
      <w:pPr>
        <w:tabs>
          <w:tab w:val="num" w:pos="2160"/>
        </w:tabs>
        <w:ind w:left="2160" w:hanging="720"/>
      </w:pPr>
      <w:rPr>
        <w:b w:val="0"/>
        <w:sz w:val="21"/>
      </w:rPr>
    </w:lvl>
    <w:lvl w:ilvl="4">
      <w:start w:val="1"/>
      <w:numFmt w:val="upperLetter"/>
      <w:pStyle w:val="Level5Schedule"/>
      <w:lvlText w:val="(%5)"/>
      <w:lvlJc w:val="left"/>
      <w:pPr>
        <w:tabs>
          <w:tab w:val="num" w:pos="2880"/>
        </w:tabs>
        <w:ind w:left="2880" w:hanging="720"/>
      </w:pPr>
      <w:rPr>
        <w:b w:val="0"/>
        <w:sz w:val="2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6" w15:restartNumberingAfterBreak="0">
    <w:nsid w:val="75EA555C"/>
    <w:multiLevelType w:val="multilevel"/>
    <w:tmpl w:val="53345CB2"/>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b w:val="0"/>
        <w:i w:val="0"/>
        <w:color w:val="000000" w:themeColor="text1"/>
      </w:rPr>
    </w:lvl>
    <w:lvl w:ilvl="2">
      <w:start w:val="1"/>
      <w:numFmt w:val="lowerLetter"/>
      <w:lvlText w:val="(%3)"/>
      <w:lvlJc w:val="left"/>
      <w:pPr>
        <w:ind w:left="1134" w:hanging="567"/>
      </w:pPr>
      <w:rPr>
        <w:rFonts w:ascii="Arial" w:hAnsi="Arial" w:cs="Arial" w:hint="default"/>
        <w:b w:val="0"/>
        <w:i w:val="0"/>
        <w:spacing w:val="0"/>
        <w:w w:val="100"/>
        <w:sz w:val="21"/>
        <w:szCs w:val="21"/>
      </w:rPr>
    </w:lvl>
    <w:lvl w:ilvl="3">
      <w:start w:val="1"/>
      <w:numFmt w:val="lowerRoman"/>
      <w:lvlText w:val="(%4)"/>
      <w:lvlJc w:val="left"/>
      <w:pPr>
        <w:ind w:left="1701" w:hanging="567"/>
      </w:pPr>
      <w:rPr>
        <w:rFonts w:hint="default"/>
      </w:rPr>
    </w:lvl>
    <w:lvl w:ilvl="4">
      <w:start w:val="1"/>
      <w:numFmt w:val="upperLetter"/>
      <w:lvlText w:val="%5."/>
      <w:lvlJc w:val="left"/>
      <w:pPr>
        <w:ind w:left="2268"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7" w15:restartNumberingAfterBreak="0">
    <w:nsid w:val="7686569C"/>
    <w:multiLevelType w:val="multilevel"/>
    <w:tmpl w:val="58B821B8"/>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0"/>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8" w15:restartNumberingAfterBreak="0">
    <w:nsid w:val="76DC1C9D"/>
    <w:multiLevelType w:val="multilevel"/>
    <w:tmpl w:val="D6C26F58"/>
    <w:lvl w:ilvl="0">
      <w:start w:val="1"/>
      <w:numFmt w:val="decimal"/>
      <w:pStyle w:val="MEGen1"/>
      <w:lvlText w:val="%1."/>
      <w:lvlJc w:val="left"/>
      <w:pPr>
        <w:tabs>
          <w:tab w:val="num" w:pos="851"/>
        </w:tabs>
        <w:ind w:left="851" w:hanging="851"/>
      </w:pPr>
      <w:rPr>
        <w:sz w:val="22"/>
        <w:szCs w:val="22"/>
      </w:rPr>
    </w:lvl>
    <w:lvl w:ilvl="1">
      <w:start w:val="1"/>
      <w:numFmt w:val="lowerLetter"/>
      <w:pStyle w:val="MEGen2"/>
      <w:lvlText w:val="(%2)"/>
      <w:lvlJc w:val="left"/>
      <w:pPr>
        <w:tabs>
          <w:tab w:val="num" w:pos="1701"/>
        </w:tabs>
        <w:ind w:left="1701" w:hanging="850"/>
      </w:pPr>
    </w:lvl>
    <w:lvl w:ilvl="2">
      <w:start w:val="1"/>
      <w:numFmt w:val="lowerRoman"/>
      <w:pStyle w:val="MEGen3"/>
      <w:lvlText w:val="(%3)"/>
      <w:lvlJc w:val="left"/>
      <w:pPr>
        <w:tabs>
          <w:tab w:val="num" w:pos="2552"/>
        </w:tabs>
        <w:ind w:left="2552" w:hanging="851"/>
      </w:pPr>
    </w:lvl>
    <w:lvl w:ilvl="3">
      <w:start w:val="1"/>
      <w:numFmt w:val="upperLetter"/>
      <w:pStyle w:val="MEGen4"/>
      <w:lvlText w:val="(%4)"/>
      <w:lvlJc w:val="left"/>
      <w:pPr>
        <w:tabs>
          <w:tab w:val="num" w:pos="3402"/>
        </w:tabs>
        <w:ind w:left="3402" w:hanging="850"/>
      </w:pPr>
    </w:lvl>
    <w:lvl w:ilvl="4">
      <w:start w:val="1"/>
      <w:numFmt w:val="upperRoman"/>
      <w:pStyle w:val="MEGen5"/>
      <w:lvlText w:val="(%5)"/>
      <w:lvlJc w:val="left"/>
      <w:pPr>
        <w:tabs>
          <w:tab w:val="num" w:pos="4253"/>
        </w:tabs>
        <w:ind w:left="4253" w:hanging="851"/>
      </w:pPr>
    </w:lvl>
    <w:lvl w:ilvl="5">
      <w:start w:val="1"/>
      <w:numFmt w:val="lowerRoman"/>
      <w:pStyle w:val="MEGen6"/>
      <w:lvlText w:val="(%6)"/>
      <w:lvlJc w:val="left"/>
      <w:pPr>
        <w:tabs>
          <w:tab w:val="num" w:pos="5103"/>
        </w:tabs>
        <w:ind w:left="5103" w:hanging="850"/>
      </w:pPr>
    </w:lvl>
    <w:lvl w:ilvl="6">
      <w:start w:val="1"/>
      <w:numFmt w:val="decimal"/>
      <w:pStyle w:val="MEGen7"/>
      <w:lvlText w:val="%7)"/>
      <w:lvlJc w:val="left"/>
      <w:pPr>
        <w:tabs>
          <w:tab w:val="num" w:pos="5954"/>
        </w:tabs>
        <w:ind w:left="5954" w:hanging="851"/>
      </w:pPr>
    </w:lvl>
    <w:lvl w:ilvl="7">
      <w:start w:val="1"/>
      <w:numFmt w:val="none"/>
      <w:suff w:val="nothing"/>
      <w:lvlText w:val="%8"/>
      <w:lvlJc w:val="left"/>
      <w:pPr>
        <w:ind w:left="0" w:firstLine="0"/>
      </w:pPr>
    </w:lvl>
    <w:lvl w:ilvl="8">
      <w:start w:val="1"/>
      <w:numFmt w:val="none"/>
      <w:suff w:val="nothing"/>
      <w:lvlText w:val="%9"/>
      <w:lvlJc w:val="left"/>
      <w:pPr>
        <w:ind w:left="0" w:firstLine="0"/>
      </w:pPr>
    </w:lvl>
  </w:abstractNum>
  <w:abstractNum w:abstractNumId="129" w15:restartNumberingAfterBreak="0">
    <w:nsid w:val="7810495E"/>
    <w:multiLevelType w:val="singleLevel"/>
    <w:tmpl w:val="90CA269C"/>
    <w:lvl w:ilvl="0">
      <w:start w:val="1"/>
      <w:numFmt w:val="lowerLetter"/>
      <w:pStyle w:val="TablePara"/>
      <w:lvlText w:val="%1."/>
      <w:lvlJc w:val="left"/>
      <w:pPr>
        <w:tabs>
          <w:tab w:val="num" w:pos="720"/>
        </w:tabs>
        <w:ind w:left="720" w:hanging="720"/>
      </w:pPr>
      <w:rPr>
        <w:rFonts w:hint="default"/>
      </w:rPr>
    </w:lvl>
  </w:abstractNum>
  <w:abstractNum w:abstractNumId="130" w15:restartNumberingAfterBreak="0">
    <w:nsid w:val="7A416164"/>
    <w:multiLevelType w:val="multilevel"/>
    <w:tmpl w:val="277AD6F8"/>
    <w:styleLink w:val="Style1"/>
    <w:lvl w:ilvl="0">
      <w:start w:val="1"/>
      <w:numFmt w:val="decimal"/>
      <w:lvlText w:val="%1"/>
      <w:lvlJc w:val="left"/>
      <w:pPr>
        <w:tabs>
          <w:tab w:val="num" w:pos="1440"/>
        </w:tabs>
        <w:ind w:left="1440" w:hanging="360"/>
      </w:pPr>
      <w:rPr>
        <w:rFonts w:cs="Times New Roman" w:hint="default"/>
        <w:color w:val="E8661F"/>
        <w:sz w:val="48"/>
      </w:rPr>
    </w:lvl>
    <w:lvl w:ilvl="1">
      <w:start w:val="1"/>
      <w:numFmt w:val="none"/>
      <w:lvlText w:val="1.1"/>
      <w:lvlJc w:val="left"/>
      <w:pPr>
        <w:tabs>
          <w:tab w:val="num" w:pos="1800"/>
        </w:tabs>
        <w:ind w:left="1800" w:hanging="360"/>
      </w:pPr>
      <w:rPr>
        <w:rFonts w:cs="Times New Roman" w:hint="default"/>
        <w:color w:val="auto"/>
        <w:sz w:val="20"/>
      </w:rPr>
    </w:lvl>
    <w:lvl w:ilvl="2">
      <w:start w:val="1"/>
      <w:numFmt w:val="none"/>
      <w:lvlText w:val="a."/>
      <w:lvlJc w:val="left"/>
      <w:pPr>
        <w:tabs>
          <w:tab w:val="num" w:pos="2160"/>
        </w:tabs>
        <w:ind w:left="2160" w:hanging="360"/>
      </w:pPr>
      <w:rPr>
        <w:rFonts w:ascii="Arial" w:hAnsi="Arial" w:cs="Times New Roman" w:hint="default"/>
        <w:sz w:val="20"/>
      </w:rPr>
    </w:lvl>
    <w:lvl w:ilvl="3">
      <w:start w:val="1"/>
      <w:numFmt w:val="decimal"/>
      <w:lvlText w:val="(%4)"/>
      <w:lvlJc w:val="left"/>
      <w:pPr>
        <w:tabs>
          <w:tab w:val="num" w:pos="2520"/>
        </w:tabs>
        <w:ind w:left="2520" w:hanging="360"/>
      </w:pPr>
      <w:rPr>
        <w:rFonts w:cs="Times New Roman" w:hint="default"/>
      </w:rPr>
    </w:lvl>
    <w:lvl w:ilvl="4">
      <w:start w:val="1"/>
      <w:numFmt w:val="lowerLetter"/>
      <w:lvlText w:val="(%5)"/>
      <w:lvlJc w:val="left"/>
      <w:pPr>
        <w:tabs>
          <w:tab w:val="num" w:pos="2880"/>
        </w:tabs>
        <w:ind w:left="2880" w:hanging="360"/>
      </w:pPr>
      <w:rPr>
        <w:rFonts w:cs="Times New Roman" w:hint="default"/>
      </w:rPr>
    </w:lvl>
    <w:lvl w:ilvl="5">
      <w:start w:val="1"/>
      <w:numFmt w:val="lowerRoman"/>
      <w:lvlText w:val="(%6)"/>
      <w:lvlJc w:val="left"/>
      <w:pPr>
        <w:tabs>
          <w:tab w:val="num" w:pos="3240"/>
        </w:tabs>
        <w:ind w:left="3240" w:hanging="360"/>
      </w:pPr>
      <w:rPr>
        <w:rFonts w:cs="Times New Roman" w:hint="default"/>
      </w:rPr>
    </w:lvl>
    <w:lvl w:ilvl="6">
      <w:start w:val="1"/>
      <w:numFmt w:val="decimal"/>
      <w:lvlText w:val="%7."/>
      <w:lvlJc w:val="left"/>
      <w:pPr>
        <w:tabs>
          <w:tab w:val="num" w:pos="3600"/>
        </w:tabs>
        <w:ind w:left="3600" w:hanging="360"/>
      </w:pPr>
      <w:rPr>
        <w:rFonts w:cs="Times New Roman" w:hint="default"/>
      </w:rPr>
    </w:lvl>
    <w:lvl w:ilvl="7">
      <w:start w:val="1"/>
      <w:numFmt w:val="lowerLetter"/>
      <w:lvlText w:val="%8."/>
      <w:lvlJc w:val="left"/>
      <w:pPr>
        <w:tabs>
          <w:tab w:val="num" w:pos="3960"/>
        </w:tabs>
        <w:ind w:left="3960" w:hanging="360"/>
      </w:pPr>
      <w:rPr>
        <w:rFonts w:cs="Times New Roman" w:hint="default"/>
      </w:rPr>
    </w:lvl>
    <w:lvl w:ilvl="8">
      <w:start w:val="1"/>
      <w:numFmt w:val="lowerRoman"/>
      <w:lvlText w:val="%9."/>
      <w:lvlJc w:val="left"/>
      <w:pPr>
        <w:tabs>
          <w:tab w:val="num" w:pos="4320"/>
        </w:tabs>
        <w:ind w:left="4320" w:hanging="360"/>
      </w:pPr>
      <w:rPr>
        <w:rFonts w:cs="Times New Roman" w:hint="default"/>
      </w:rPr>
    </w:lvl>
  </w:abstractNum>
  <w:abstractNum w:abstractNumId="131" w15:restartNumberingAfterBreak="0">
    <w:nsid w:val="7AD9221F"/>
    <w:multiLevelType w:val="hybridMultilevel"/>
    <w:tmpl w:val="7E98EA4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2" w15:restartNumberingAfterBreak="0">
    <w:nsid w:val="7C3374A4"/>
    <w:multiLevelType w:val="hybridMultilevel"/>
    <w:tmpl w:val="707A5334"/>
    <w:lvl w:ilvl="0" w:tplc="30F0DB6C">
      <w:start w:val="1"/>
      <w:numFmt w:val="lowerRoman"/>
      <w:lvlText w:val="(%1)"/>
      <w:lvlJc w:val="left"/>
      <w:pPr>
        <w:ind w:left="1110" w:hanging="720"/>
      </w:pPr>
      <w:rPr>
        <w:rFonts w:hint="default"/>
      </w:rPr>
    </w:lvl>
    <w:lvl w:ilvl="1" w:tplc="0C090019" w:tentative="1">
      <w:start w:val="1"/>
      <w:numFmt w:val="lowerLetter"/>
      <w:lvlText w:val="%2."/>
      <w:lvlJc w:val="left"/>
      <w:pPr>
        <w:ind w:left="1470" w:hanging="360"/>
      </w:pPr>
    </w:lvl>
    <w:lvl w:ilvl="2" w:tplc="0C09001B" w:tentative="1">
      <w:start w:val="1"/>
      <w:numFmt w:val="lowerRoman"/>
      <w:lvlText w:val="%3."/>
      <w:lvlJc w:val="right"/>
      <w:pPr>
        <w:ind w:left="2190" w:hanging="180"/>
      </w:pPr>
    </w:lvl>
    <w:lvl w:ilvl="3" w:tplc="0C09000F" w:tentative="1">
      <w:start w:val="1"/>
      <w:numFmt w:val="decimal"/>
      <w:lvlText w:val="%4."/>
      <w:lvlJc w:val="left"/>
      <w:pPr>
        <w:ind w:left="2910" w:hanging="360"/>
      </w:pPr>
    </w:lvl>
    <w:lvl w:ilvl="4" w:tplc="0C090019" w:tentative="1">
      <w:start w:val="1"/>
      <w:numFmt w:val="lowerLetter"/>
      <w:lvlText w:val="%5."/>
      <w:lvlJc w:val="left"/>
      <w:pPr>
        <w:ind w:left="3630" w:hanging="360"/>
      </w:pPr>
    </w:lvl>
    <w:lvl w:ilvl="5" w:tplc="0C09001B" w:tentative="1">
      <w:start w:val="1"/>
      <w:numFmt w:val="lowerRoman"/>
      <w:lvlText w:val="%6."/>
      <w:lvlJc w:val="right"/>
      <w:pPr>
        <w:ind w:left="4350" w:hanging="180"/>
      </w:pPr>
    </w:lvl>
    <w:lvl w:ilvl="6" w:tplc="0C09000F" w:tentative="1">
      <w:start w:val="1"/>
      <w:numFmt w:val="decimal"/>
      <w:lvlText w:val="%7."/>
      <w:lvlJc w:val="left"/>
      <w:pPr>
        <w:ind w:left="5070" w:hanging="360"/>
      </w:pPr>
    </w:lvl>
    <w:lvl w:ilvl="7" w:tplc="0C090019" w:tentative="1">
      <w:start w:val="1"/>
      <w:numFmt w:val="lowerLetter"/>
      <w:lvlText w:val="%8."/>
      <w:lvlJc w:val="left"/>
      <w:pPr>
        <w:ind w:left="5790" w:hanging="360"/>
      </w:pPr>
    </w:lvl>
    <w:lvl w:ilvl="8" w:tplc="0C09001B" w:tentative="1">
      <w:start w:val="1"/>
      <w:numFmt w:val="lowerRoman"/>
      <w:lvlText w:val="%9."/>
      <w:lvlJc w:val="right"/>
      <w:pPr>
        <w:ind w:left="6510" w:hanging="180"/>
      </w:pPr>
    </w:lvl>
  </w:abstractNum>
  <w:abstractNum w:abstractNumId="133" w15:restartNumberingAfterBreak="0">
    <w:nsid w:val="7C3E2980"/>
    <w:multiLevelType w:val="singleLevel"/>
    <w:tmpl w:val="9F2AA9D6"/>
    <w:lvl w:ilvl="0">
      <w:start w:val="1"/>
      <w:numFmt w:val="bullet"/>
      <w:lvlText w:val=""/>
      <w:lvlJc w:val="left"/>
      <w:pPr>
        <w:tabs>
          <w:tab w:val="num" w:pos="737"/>
        </w:tabs>
        <w:ind w:left="737" w:hanging="737"/>
      </w:pPr>
      <w:rPr>
        <w:rFonts w:ascii="Symbol" w:hAnsi="Symbol" w:hint="default"/>
      </w:rPr>
    </w:lvl>
  </w:abstractNum>
  <w:abstractNum w:abstractNumId="134" w15:restartNumberingAfterBreak="0">
    <w:nsid w:val="7D8532FB"/>
    <w:multiLevelType w:val="hybridMultilevel"/>
    <w:tmpl w:val="CFD004C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5" w15:restartNumberingAfterBreak="0">
    <w:nsid w:val="7FB63B82"/>
    <w:multiLevelType w:val="multilevel"/>
    <w:tmpl w:val="74F2DF84"/>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9"/>
  </w:num>
  <w:num w:numId="2">
    <w:abstractNumId w:val="97"/>
  </w:num>
  <w:num w:numId="3">
    <w:abstractNumId w:val="8"/>
  </w:num>
  <w:num w:numId="4">
    <w:abstractNumId w:val="6"/>
  </w:num>
  <w:num w:numId="5">
    <w:abstractNumId w:val="5"/>
  </w:num>
  <w:num w:numId="6">
    <w:abstractNumId w:val="4"/>
  </w:num>
  <w:num w:numId="7">
    <w:abstractNumId w:val="7"/>
  </w:num>
  <w:num w:numId="8">
    <w:abstractNumId w:val="3"/>
  </w:num>
  <w:num w:numId="9">
    <w:abstractNumId w:val="2"/>
  </w:num>
  <w:num w:numId="10">
    <w:abstractNumId w:val="1"/>
  </w:num>
  <w:num w:numId="11">
    <w:abstractNumId w:val="0"/>
  </w:num>
  <w:num w:numId="12">
    <w:abstractNumId w:val="28"/>
  </w:num>
  <w:num w:numId="13">
    <w:abstractNumId w:val="14"/>
  </w:num>
  <w:num w:numId="14">
    <w:abstractNumId w:val="125"/>
  </w:num>
  <w:num w:numId="15">
    <w:abstractNumId w:val="11"/>
  </w:num>
  <w:num w:numId="16">
    <w:abstractNumId w:val="119"/>
  </w:num>
  <w:num w:numId="17">
    <w:abstractNumId w:val="56"/>
  </w:num>
  <w:num w:numId="18">
    <w:abstractNumId w:val="53"/>
  </w:num>
  <w:num w:numId="19">
    <w:abstractNumId w:val="17"/>
  </w:num>
  <w:num w:numId="20">
    <w:abstractNumId w:val="93"/>
  </w:num>
  <w:num w:numId="21">
    <w:abstractNumId w:val="32"/>
  </w:num>
  <w:num w:numId="22">
    <w:abstractNumId w:val="124"/>
  </w:num>
  <w:num w:numId="23">
    <w:abstractNumId w:val="61"/>
  </w:num>
  <w:num w:numId="24">
    <w:abstractNumId w:val="128"/>
  </w:num>
  <w:num w:numId="25">
    <w:abstractNumId w:val="85"/>
  </w:num>
  <w:num w:numId="26">
    <w:abstractNumId w:val="13"/>
  </w:num>
  <w:num w:numId="27">
    <w:abstractNumId w:val="103"/>
  </w:num>
  <w:num w:numId="28">
    <w:abstractNumId w:val="101"/>
  </w:num>
  <w:num w:numId="29">
    <w:abstractNumId w:val="116"/>
  </w:num>
  <w:num w:numId="30">
    <w:abstractNumId w:val="95"/>
  </w:num>
  <w:num w:numId="31">
    <w:abstractNumId w:val="129"/>
  </w:num>
  <w:num w:numId="32">
    <w:abstractNumId w:val="60"/>
  </w:num>
  <w:num w:numId="33">
    <w:abstractNumId w:val="108"/>
  </w:num>
  <w:num w:numId="34">
    <w:abstractNumId w:val="57"/>
  </w:num>
  <w:num w:numId="35">
    <w:abstractNumId w:val="27"/>
  </w:num>
  <w:num w:numId="36">
    <w:abstractNumId w:val="69"/>
  </w:num>
  <w:num w:numId="37">
    <w:abstractNumId w:val="130"/>
  </w:num>
  <w:num w:numId="38">
    <w:abstractNumId w:val="99"/>
  </w:num>
  <w:num w:numId="39">
    <w:abstractNumId w:val="12"/>
  </w:num>
  <w:num w:numId="40">
    <w:abstractNumId w:val="102"/>
  </w:num>
  <w:num w:numId="41">
    <w:abstractNumId w:val="67"/>
  </w:num>
  <w:num w:numId="42">
    <w:abstractNumId w:val="42"/>
  </w:num>
  <w:num w:numId="43">
    <w:abstractNumId w:val="126"/>
  </w:num>
  <w:num w:numId="44">
    <w:abstractNumId w:val="87"/>
  </w:num>
  <w:num w:numId="45">
    <w:abstractNumId w:val="29"/>
  </w:num>
  <w:num w:numId="46">
    <w:abstractNumId w:val="77"/>
  </w:num>
  <w:num w:numId="47">
    <w:abstractNumId w:val="65"/>
  </w:num>
  <w:num w:numId="48">
    <w:abstractNumId w:val="33"/>
  </w:num>
  <w:num w:numId="49">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49"/>
  </w:num>
  <w:num w:numId="51">
    <w:abstractNumId w:val="65"/>
  </w:num>
  <w:num w:numId="52">
    <w:abstractNumId w:val="80"/>
  </w:num>
  <w:num w:numId="53">
    <w:abstractNumId w:val="21"/>
  </w:num>
  <w:num w:numId="54">
    <w:abstractNumId w:val="66"/>
  </w:num>
  <w:num w:numId="55">
    <w:abstractNumId w:val="65"/>
    <w:lvlOverride w:ilvl="0">
      <w:startOverride w:val="1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9"/>
  </w:num>
  <w:num w:numId="57">
    <w:abstractNumId w:val="19"/>
    <w:lvlOverride w:ilvl="0">
      <w:startOverride w:val="1"/>
    </w:lvlOverride>
  </w:num>
  <w:num w:numId="58">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127"/>
  </w:num>
  <w:num w:numId="61">
    <w:abstractNumId w:val="135"/>
  </w:num>
  <w:num w:numId="62">
    <w:abstractNumId w:val="74"/>
  </w:num>
  <w:num w:numId="63">
    <w:abstractNumId w:val="44"/>
  </w:num>
  <w:num w:numId="64">
    <w:abstractNumId w:val="31"/>
  </w:num>
  <w:num w:numId="65">
    <w:abstractNumId w:val="76"/>
  </w:num>
  <w:num w:numId="66">
    <w:abstractNumId w:val="58"/>
  </w:num>
  <w:num w:numId="67">
    <w:abstractNumId w:val="105"/>
  </w:num>
  <w:num w:numId="68">
    <w:abstractNumId w:val="106"/>
  </w:num>
  <w:num w:numId="69">
    <w:abstractNumId w:val="46"/>
  </w:num>
  <w:num w:numId="70">
    <w:abstractNumId w:val="117"/>
  </w:num>
  <w:num w:numId="71">
    <w:abstractNumId w:val="118"/>
  </w:num>
  <w:num w:numId="72">
    <w:abstractNumId w:val="86"/>
  </w:num>
  <w:num w:numId="73">
    <w:abstractNumId w:val="81"/>
  </w:num>
  <w:num w:numId="74">
    <w:abstractNumId w:val="73"/>
  </w:num>
  <w:num w:numId="75">
    <w:abstractNumId w:val="82"/>
  </w:num>
  <w:num w:numId="76">
    <w:abstractNumId w:val="43"/>
  </w:num>
  <w:num w:numId="77">
    <w:abstractNumId w:val="107"/>
  </w:num>
  <w:num w:numId="78">
    <w:abstractNumId w:val="100"/>
  </w:num>
  <w:num w:numId="79">
    <w:abstractNumId w:val="123"/>
  </w:num>
  <w:num w:numId="80">
    <w:abstractNumId w:val="109"/>
  </w:num>
  <w:num w:numId="81">
    <w:abstractNumId w:val="92"/>
  </w:num>
  <w:num w:numId="82">
    <w:abstractNumId w:val="25"/>
  </w:num>
  <w:num w:numId="83">
    <w:abstractNumId w:val="47"/>
  </w:num>
  <w:num w:numId="84">
    <w:abstractNumId w:val="62"/>
  </w:num>
  <w:num w:numId="85">
    <w:abstractNumId w:val="22"/>
  </w:num>
  <w:num w:numId="86">
    <w:abstractNumId w:val="115"/>
  </w:num>
  <w:num w:numId="87">
    <w:abstractNumId w:val="36"/>
  </w:num>
  <w:num w:numId="88">
    <w:abstractNumId w:val="70"/>
  </w:num>
  <w:num w:numId="89">
    <w:abstractNumId w:val="20"/>
  </w:num>
  <w:num w:numId="90">
    <w:abstractNumId w:val="40"/>
  </w:num>
  <w:num w:numId="91">
    <w:abstractNumId w:val="64"/>
  </w:num>
  <w:num w:numId="92">
    <w:abstractNumId w:val="63"/>
  </w:num>
  <w:num w:numId="93">
    <w:abstractNumId w:val="23"/>
  </w:num>
  <w:num w:numId="94">
    <w:abstractNumId w:val="132"/>
  </w:num>
  <w:num w:numId="95">
    <w:abstractNumId w:val="91"/>
  </w:num>
  <w:num w:numId="96">
    <w:abstractNumId w:val="98"/>
  </w:num>
  <w:num w:numId="97">
    <w:abstractNumId w:val="68"/>
  </w:num>
  <w:num w:numId="98">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34"/>
  </w:num>
  <w:num w:numId="101">
    <w:abstractNumId w:val="89"/>
  </w:num>
  <w:num w:numId="102">
    <w:abstractNumId w:val="38"/>
  </w:num>
  <w:num w:numId="103">
    <w:abstractNumId w:val="88"/>
  </w:num>
  <w:num w:numId="104">
    <w:abstractNumId w:val="122"/>
  </w:num>
  <w:num w:numId="105">
    <w:abstractNumId w:val="10"/>
  </w:num>
  <w:num w:numId="106">
    <w:abstractNumId w:val="112"/>
  </w:num>
  <w:num w:numId="107">
    <w:abstractNumId w:val="84"/>
  </w:num>
  <w:num w:numId="108">
    <w:abstractNumId w:val="83"/>
  </w:num>
  <w:num w:numId="109">
    <w:abstractNumId w:val="94"/>
  </w:num>
  <w:num w:numId="110">
    <w:abstractNumId w:val="79"/>
  </w:num>
  <w:num w:numId="111">
    <w:abstractNumId w:val="55"/>
  </w:num>
  <w:num w:numId="112">
    <w:abstractNumId w:val="71"/>
  </w:num>
  <w:num w:numId="113">
    <w:abstractNumId w:val="133"/>
  </w:num>
  <w:num w:numId="114">
    <w:abstractNumId w:val="41"/>
  </w:num>
  <w:num w:numId="115">
    <w:abstractNumId w:val="45"/>
    <w:lvlOverride w:ilvl="0">
      <w:startOverride w:val="1"/>
    </w:lvlOverride>
  </w:num>
  <w:num w:numId="116">
    <w:abstractNumId w:val="59"/>
    <w:lvlOverride w:ilvl="0">
      <w:startOverride w:val="1"/>
    </w:lvlOverride>
  </w:num>
  <w:num w:numId="117">
    <w:abstractNumId w:val="26"/>
    <w:lvlOverride w:ilvl="0">
      <w:startOverride w:val="1"/>
    </w:lvlOverride>
  </w:num>
  <w:num w:numId="118">
    <w:abstractNumId w:val="51"/>
    <w:lvlOverride w:ilvl="0">
      <w:startOverride w:val="1"/>
    </w:lvlOverride>
  </w:num>
  <w:num w:numId="119">
    <w:abstractNumId w:val="16"/>
    <w:lvlOverride w:ilvl="0">
      <w:startOverride w:val="1"/>
    </w:lvlOverride>
  </w:num>
  <w:num w:numId="120">
    <w:abstractNumId w:val="39"/>
  </w:num>
  <w:num w:numId="121">
    <w:abstractNumId w:val="111"/>
  </w:num>
  <w:num w:numId="122">
    <w:abstractNumId w:val="50"/>
  </w:num>
  <w:num w:numId="123">
    <w:abstractNumId w:val="90"/>
  </w:num>
  <w:num w:numId="124">
    <w:abstractNumId w:val="78"/>
  </w:num>
  <w:num w:numId="125">
    <w:abstractNumId w:val="72"/>
  </w:num>
  <w:num w:numId="126">
    <w:abstractNumId w:val="52"/>
  </w:num>
  <w:num w:numId="127">
    <w:abstractNumId w:val="113"/>
  </w:num>
  <w:num w:numId="128">
    <w:abstractNumId w:val="120"/>
  </w:num>
  <w:num w:numId="129">
    <w:abstractNumId w:val="104"/>
  </w:num>
  <w:num w:numId="130">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120"/>
    <w:lvlOverride w:ilvl="0">
      <w:startOverride w:val="1"/>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18"/>
  </w:num>
  <w:num w:numId="133">
    <w:abstractNumId w:val="110"/>
  </w:num>
  <w:num w:numId="134">
    <w:abstractNumId w:val="75"/>
  </w:num>
  <w:num w:numId="135">
    <w:abstractNumId w:val="121"/>
  </w:num>
  <w:num w:numId="136">
    <w:abstractNumId w:val="30"/>
  </w:num>
  <w:num w:numId="137">
    <w:abstractNumId w:val="131"/>
  </w:num>
  <w:num w:numId="138">
    <w:abstractNumId w:val="134"/>
  </w:num>
  <w:numIdMacAtCleanup w:val="132"/>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derson, Simon MR 1">
    <w15:presenceInfo w15:providerId="AD" w15:userId="S-1-5-21-1778088136-3569574805-345024663-4640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stylePaneSortMethod w:val="0000"/>
  <w:trackRevisions/>
  <w:defaultTabStop w:val="720"/>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6BCD"/>
    <w:rsid w:val="0000054D"/>
    <w:rsid w:val="00000827"/>
    <w:rsid w:val="00000B70"/>
    <w:rsid w:val="00000B76"/>
    <w:rsid w:val="00000F66"/>
    <w:rsid w:val="0000120C"/>
    <w:rsid w:val="0000129D"/>
    <w:rsid w:val="000013EE"/>
    <w:rsid w:val="00002841"/>
    <w:rsid w:val="00003379"/>
    <w:rsid w:val="00003796"/>
    <w:rsid w:val="00003865"/>
    <w:rsid w:val="00003F16"/>
    <w:rsid w:val="000040D2"/>
    <w:rsid w:val="000042A2"/>
    <w:rsid w:val="00004502"/>
    <w:rsid w:val="00004521"/>
    <w:rsid w:val="00004751"/>
    <w:rsid w:val="000048B2"/>
    <w:rsid w:val="0000495B"/>
    <w:rsid w:val="000049A4"/>
    <w:rsid w:val="00004AB8"/>
    <w:rsid w:val="00004B09"/>
    <w:rsid w:val="000052ED"/>
    <w:rsid w:val="00005733"/>
    <w:rsid w:val="00005874"/>
    <w:rsid w:val="00005A85"/>
    <w:rsid w:val="00005BCA"/>
    <w:rsid w:val="00005C7B"/>
    <w:rsid w:val="00005EEA"/>
    <w:rsid w:val="00006119"/>
    <w:rsid w:val="000064B6"/>
    <w:rsid w:val="00006FBE"/>
    <w:rsid w:val="000071CD"/>
    <w:rsid w:val="0000754A"/>
    <w:rsid w:val="0000780B"/>
    <w:rsid w:val="00007A89"/>
    <w:rsid w:val="00010A1F"/>
    <w:rsid w:val="00011B6A"/>
    <w:rsid w:val="00011E7B"/>
    <w:rsid w:val="00011F70"/>
    <w:rsid w:val="00012BC2"/>
    <w:rsid w:val="00013774"/>
    <w:rsid w:val="00014A0E"/>
    <w:rsid w:val="00016B3F"/>
    <w:rsid w:val="00017009"/>
    <w:rsid w:val="000177D6"/>
    <w:rsid w:val="00017835"/>
    <w:rsid w:val="00017910"/>
    <w:rsid w:val="00017D40"/>
    <w:rsid w:val="0002001E"/>
    <w:rsid w:val="000205DD"/>
    <w:rsid w:val="0002060C"/>
    <w:rsid w:val="00020DA0"/>
    <w:rsid w:val="00021186"/>
    <w:rsid w:val="000218E0"/>
    <w:rsid w:val="00021DD6"/>
    <w:rsid w:val="000229CD"/>
    <w:rsid w:val="00022AC5"/>
    <w:rsid w:val="000234D4"/>
    <w:rsid w:val="00024A37"/>
    <w:rsid w:val="00024C17"/>
    <w:rsid w:val="00024C1C"/>
    <w:rsid w:val="0002596C"/>
    <w:rsid w:val="00025B4B"/>
    <w:rsid w:val="00025D7A"/>
    <w:rsid w:val="00025E29"/>
    <w:rsid w:val="000260EE"/>
    <w:rsid w:val="00026287"/>
    <w:rsid w:val="00026404"/>
    <w:rsid w:val="00026EAE"/>
    <w:rsid w:val="00026EBF"/>
    <w:rsid w:val="0002734D"/>
    <w:rsid w:val="00027706"/>
    <w:rsid w:val="000277D2"/>
    <w:rsid w:val="00031C45"/>
    <w:rsid w:val="00031D95"/>
    <w:rsid w:val="00031EFF"/>
    <w:rsid w:val="0003241A"/>
    <w:rsid w:val="00032745"/>
    <w:rsid w:val="0003274E"/>
    <w:rsid w:val="000327CD"/>
    <w:rsid w:val="00032B6B"/>
    <w:rsid w:val="00032BC2"/>
    <w:rsid w:val="00033C44"/>
    <w:rsid w:val="00033F5B"/>
    <w:rsid w:val="00033F9C"/>
    <w:rsid w:val="000342F8"/>
    <w:rsid w:val="000343C9"/>
    <w:rsid w:val="000352D3"/>
    <w:rsid w:val="00035D45"/>
    <w:rsid w:val="00036752"/>
    <w:rsid w:val="00037108"/>
    <w:rsid w:val="000373E8"/>
    <w:rsid w:val="00037866"/>
    <w:rsid w:val="00037F34"/>
    <w:rsid w:val="00040106"/>
    <w:rsid w:val="00040E85"/>
    <w:rsid w:val="000410AC"/>
    <w:rsid w:val="0004164D"/>
    <w:rsid w:val="00041750"/>
    <w:rsid w:val="00041ACA"/>
    <w:rsid w:val="00043CE5"/>
    <w:rsid w:val="00043E78"/>
    <w:rsid w:val="000455C3"/>
    <w:rsid w:val="00045BB6"/>
    <w:rsid w:val="00046AB0"/>
    <w:rsid w:val="00046FD0"/>
    <w:rsid w:val="00047285"/>
    <w:rsid w:val="0004783B"/>
    <w:rsid w:val="00047CF6"/>
    <w:rsid w:val="00050333"/>
    <w:rsid w:val="00050723"/>
    <w:rsid w:val="00050A34"/>
    <w:rsid w:val="00051337"/>
    <w:rsid w:val="000515CF"/>
    <w:rsid w:val="00051A24"/>
    <w:rsid w:val="00051E62"/>
    <w:rsid w:val="00052575"/>
    <w:rsid w:val="00052587"/>
    <w:rsid w:val="00052AB8"/>
    <w:rsid w:val="00053878"/>
    <w:rsid w:val="00053F4D"/>
    <w:rsid w:val="000547C3"/>
    <w:rsid w:val="00054BAD"/>
    <w:rsid w:val="00054D67"/>
    <w:rsid w:val="00055577"/>
    <w:rsid w:val="000557D7"/>
    <w:rsid w:val="000558E6"/>
    <w:rsid w:val="000561AA"/>
    <w:rsid w:val="00056C03"/>
    <w:rsid w:val="000570B0"/>
    <w:rsid w:val="000571E8"/>
    <w:rsid w:val="000603B6"/>
    <w:rsid w:val="00060E15"/>
    <w:rsid w:val="000611AE"/>
    <w:rsid w:val="00062376"/>
    <w:rsid w:val="000623FE"/>
    <w:rsid w:val="0006246F"/>
    <w:rsid w:val="00062BB2"/>
    <w:rsid w:val="00062C87"/>
    <w:rsid w:val="000637F0"/>
    <w:rsid w:val="000640D0"/>
    <w:rsid w:val="00064615"/>
    <w:rsid w:val="00064702"/>
    <w:rsid w:val="00064955"/>
    <w:rsid w:val="000654B4"/>
    <w:rsid w:val="000655D8"/>
    <w:rsid w:val="000658C3"/>
    <w:rsid w:val="00065982"/>
    <w:rsid w:val="00065C23"/>
    <w:rsid w:val="00066102"/>
    <w:rsid w:val="00066C1B"/>
    <w:rsid w:val="00066CF7"/>
    <w:rsid w:val="000670C4"/>
    <w:rsid w:val="000678E3"/>
    <w:rsid w:val="000679F5"/>
    <w:rsid w:val="00067AC6"/>
    <w:rsid w:val="00070ADC"/>
    <w:rsid w:val="00070E3D"/>
    <w:rsid w:val="000714CC"/>
    <w:rsid w:val="00071D05"/>
    <w:rsid w:val="00072A0E"/>
    <w:rsid w:val="00072B72"/>
    <w:rsid w:val="00072DDD"/>
    <w:rsid w:val="0007308B"/>
    <w:rsid w:val="00073151"/>
    <w:rsid w:val="00073C0C"/>
    <w:rsid w:val="00073DC8"/>
    <w:rsid w:val="00074274"/>
    <w:rsid w:val="0007443C"/>
    <w:rsid w:val="00074808"/>
    <w:rsid w:val="00074E60"/>
    <w:rsid w:val="00075658"/>
    <w:rsid w:val="00075891"/>
    <w:rsid w:val="00075B92"/>
    <w:rsid w:val="00075FDA"/>
    <w:rsid w:val="000760E9"/>
    <w:rsid w:val="00076556"/>
    <w:rsid w:val="00077B08"/>
    <w:rsid w:val="00077F9A"/>
    <w:rsid w:val="000800D5"/>
    <w:rsid w:val="0008012B"/>
    <w:rsid w:val="000806C8"/>
    <w:rsid w:val="00080AC9"/>
    <w:rsid w:val="00080BC1"/>
    <w:rsid w:val="000815BB"/>
    <w:rsid w:val="000819E3"/>
    <w:rsid w:val="00081FCB"/>
    <w:rsid w:val="0008203A"/>
    <w:rsid w:val="0008235B"/>
    <w:rsid w:val="00082A57"/>
    <w:rsid w:val="00082B37"/>
    <w:rsid w:val="00082E6A"/>
    <w:rsid w:val="00083A52"/>
    <w:rsid w:val="00083B59"/>
    <w:rsid w:val="00083DC6"/>
    <w:rsid w:val="00084107"/>
    <w:rsid w:val="000846FA"/>
    <w:rsid w:val="0008480C"/>
    <w:rsid w:val="000848F2"/>
    <w:rsid w:val="00084F18"/>
    <w:rsid w:val="00084F7D"/>
    <w:rsid w:val="0008546D"/>
    <w:rsid w:val="00085482"/>
    <w:rsid w:val="00085A2F"/>
    <w:rsid w:val="00085AF6"/>
    <w:rsid w:val="00085D59"/>
    <w:rsid w:val="0008634F"/>
    <w:rsid w:val="00086555"/>
    <w:rsid w:val="00086DC0"/>
    <w:rsid w:val="00087082"/>
    <w:rsid w:val="000870BC"/>
    <w:rsid w:val="0008719F"/>
    <w:rsid w:val="00087243"/>
    <w:rsid w:val="00087DC4"/>
    <w:rsid w:val="00090637"/>
    <w:rsid w:val="00090C2F"/>
    <w:rsid w:val="000912BB"/>
    <w:rsid w:val="00091474"/>
    <w:rsid w:val="00091919"/>
    <w:rsid w:val="00091A74"/>
    <w:rsid w:val="0009300D"/>
    <w:rsid w:val="0009380B"/>
    <w:rsid w:val="0009380E"/>
    <w:rsid w:val="00093C87"/>
    <w:rsid w:val="00094245"/>
    <w:rsid w:val="000953AA"/>
    <w:rsid w:val="000964B6"/>
    <w:rsid w:val="000969D9"/>
    <w:rsid w:val="000A06F7"/>
    <w:rsid w:val="000A0C62"/>
    <w:rsid w:val="000A0E7E"/>
    <w:rsid w:val="000A109D"/>
    <w:rsid w:val="000A157E"/>
    <w:rsid w:val="000A164A"/>
    <w:rsid w:val="000A1920"/>
    <w:rsid w:val="000A1DAC"/>
    <w:rsid w:val="000A2668"/>
    <w:rsid w:val="000A2D21"/>
    <w:rsid w:val="000A2D5D"/>
    <w:rsid w:val="000A2EA2"/>
    <w:rsid w:val="000A3F70"/>
    <w:rsid w:val="000A4153"/>
    <w:rsid w:val="000A43F8"/>
    <w:rsid w:val="000A440F"/>
    <w:rsid w:val="000A4513"/>
    <w:rsid w:val="000A462E"/>
    <w:rsid w:val="000A4C8C"/>
    <w:rsid w:val="000A4D51"/>
    <w:rsid w:val="000A5057"/>
    <w:rsid w:val="000A5432"/>
    <w:rsid w:val="000A63AB"/>
    <w:rsid w:val="000A67FE"/>
    <w:rsid w:val="000A6804"/>
    <w:rsid w:val="000A6EAF"/>
    <w:rsid w:val="000A70B7"/>
    <w:rsid w:val="000B02E6"/>
    <w:rsid w:val="000B03D2"/>
    <w:rsid w:val="000B0D88"/>
    <w:rsid w:val="000B14E8"/>
    <w:rsid w:val="000B18CF"/>
    <w:rsid w:val="000B1A08"/>
    <w:rsid w:val="000B1D5D"/>
    <w:rsid w:val="000B1E47"/>
    <w:rsid w:val="000B2240"/>
    <w:rsid w:val="000B263B"/>
    <w:rsid w:val="000B2ACA"/>
    <w:rsid w:val="000B2E37"/>
    <w:rsid w:val="000B32EC"/>
    <w:rsid w:val="000B33BE"/>
    <w:rsid w:val="000B344A"/>
    <w:rsid w:val="000B379F"/>
    <w:rsid w:val="000B3C88"/>
    <w:rsid w:val="000B40DD"/>
    <w:rsid w:val="000B42EA"/>
    <w:rsid w:val="000B445E"/>
    <w:rsid w:val="000B4A1F"/>
    <w:rsid w:val="000B4BA9"/>
    <w:rsid w:val="000B50DF"/>
    <w:rsid w:val="000B51A9"/>
    <w:rsid w:val="000B5FB9"/>
    <w:rsid w:val="000B60CA"/>
    <w:rsid w:val="000B70AB"/>
    <w:rsid w:val="000B777C"/>
    <w:rsid w:val="000B7B9B"/>
    <w:rsid w:val="000B7C21"/>
    <w:rsid w:val="000B7C33"/>
    <w:rsid w:val="000B7EAA"/>
    <w:rsid w:val="000C01AB"/>
    <w:rsid w:val="000C09A1"/>
    <w:rsid w:val="000C0A0D"/>
    <w:rsid w:val="000C0D1A"/>
    <w:rsid w:val="000C0E81"/>
    <w:rsid w:val="000C18DF"/>
    <w:rsid w:val="000C1AE4"/>
    <w:rsid w:val="000C1B40"/>
    <w:rsid w:val="000C1C34"/>
    <w:rsid w:val="000C1CCC"/>
    <w:rsid w:val="000C1E9A"/>
    <w:rsid w:val="000C203B"/>
    <w:rsid w:val="000C2AB3"/>
    <w:rsid w:val="000C2B31"/>
    <w:rsid w:val="000C2F55"/>
    <w:rsid w:val="000C324F"/>
    <w:rsid w:val="000C3429"/>
    <w:rsid w:val="000C360F"/>
    <w:rsid w:val="000C3620"/>
    <w:rsid w:val="000C3B33"/>
    <w:rsid w:val="000C3F69"/>
    <w:rsid w:val="000C435C"/>
    <w:rsid w:val="000C471D"/>
    <w:rsid w:val="000C47AB"/>
    <w:rsid w:val="000C48FC"/>
    <w:rsid w:val="000C4C98"/>
    <w:rsid w:val="000C51F0"/>
    <w:rsid w:val="000C663A"/>
    <w:rsid w:val="000C7C8A"/>
    <w:rsid w:val="000C7D7F"/>
    <w:rsid w:val="000C7DE3"/>
    <w:rsid w:val="000D0397"/>
    <w:rsid w:val="000D0B38"/>
    <w:rsid w:val="000D12E7"/>
    <w:rsid w:val="000D154D"/>
    <w:rsid w:val="000D1B43"/>
    <w:rsid w:val="000D1CF4"/>
    <w:rsid w:val="000D1F53"/>
    <w:rsid w:val="000D2868"/>
    <w:rsid w:val="000D29F7"/>
    <w:rsid w:val="000D3F21"/>
    <w:rsid w:val="000D3FB8"/>
    <w:rsid w:val="000D40AD"/>
    <w:rsid w:val="000D4226"/>
    <w:rsid w:val="000D44F8"/>
    <w:rsid w:val="000D4792"/>
    <w:rsid w:val="000D47D5"/>
    <w:rsid w:val="000D5E2A"/>
    <w:rsid w:val="000D5F13"/>
    <w:rsid w:val="000D60B8"/>
    <w:rsid w:val="000D67F6"/>
    <w:rsid w:val="000D687B"/>
    <w:rsid w:val="000D7D83"/>
    <w:rsid w:val="000E0DE7"/>
    <w:rsid w:val="000E1314"/>
    <w:rsid w:val="000E1C09"/>
    <w:rsid w:val="000E1F25"/>
    <w:rsid w:val="000E272F"/>
    <w:rsid w:val="000E3B54"/>
    <w:rsid w:val="000E3D73"/>
    <w:rsid w:val="000E3F4F"/>
    <w:rsid w:val="000E4D0F"/>
    <w:rsid w:val="000E4FAA"/>
    <w:rsid w:val="000E5395"/>
    <w:rsid w:val="000E54E0"/>
    <w:rsid w:val="000E60C9"/>
    <w:rsid w:val="000E6369"/>
    <w:rsid w:val="000E7241"/>
    <w:rsid w:val="000E77B4"/>
    <w:rsid w:val="000E7A42"/>
    <w:rsid w:val="000F0440"/>
    <w:rsid w:val="000F1DA3"/>
    <w:rsid w:val="000F2502"/>
    <w:rsid w:val="000F2ABC"/>
    <w:rsid w:val="000F2B31"/>
    <w:rsid w:val="000F2FB6"/>
    <w:rsid w:val="000F2FC2"/>
    <w:rsid w:val="000F314F"/>
    <w:rsid w:val="000F31CC"/>
    <w:rsid w:val="000F4253"/>
    <w:rsid w:val="000F42FC"/>
    <w:rsid w:val="000F447A"/>
    <w:rsid w:val="000F4A68"/>
    <w:rsid w:val="000F4BED"/>
    <w:rsid w:val="000F4D2E"/>
    <w:rsid w:val="000F4EA3"/>
    <w:rsid w:val="000F540A"/>
    <w:rsid w:val="000F6BFB"/>
    <w:rsid w:val="000F6F16"/>
    <w:rsid w:val="000F7262"/>
    <w:rsid w:val="00100832"/>
    <w:rsid w:val="0010106D"/>
    <w:rsid w:val="001019C3"/>
    <w:rsid w:val="00101B62"/>
    <w:rsid w:val="00101F7C"/>
    <w:rsid w:val="001026B9"/>
    <w:rsid w:val="00102703"/>
    <w:rsid w:val="00102B26"/>
    <w:rsid w:val="00102C15"/>
    <w:rsid w:val="00103037"/>
    <w:rsid w:val="001039CE"/>
    <w:rsid w:val="0010480A"/>
    <w:rsid w:val="00104960"/>
    <w:rsid w:val="00105538"/>
    <w:rsid w:val="00105897"/>
    <w:rsid w:val="001059C4"/>
    <w:rsid w:val="00106564"/>
    <w:rsid w:val="001067E9"/>
    <w:rsid w:val="00106BDD"/>
    <w:rsid w:val="00107061"/>
    <w:rsid w:val="001074EC"/>
    <w:rsid w:val="00107A41"/>
    <w:rsid w:val="00107B69"/>
    <w:rsid w:val="00107E50"/>
    <w:rsid w:val="001102D1"/>
    <w:rsid w:val="00110B65"/>
    <w:rsid w:val="00110F0F"/>
    <w:rsid w:val="00110F88"/>
    <w:rsid w:val="00111475"/>
    <w:rsid w:val="00111767"/>
    <w:rsid w:val="001117E6"/>
    <w:rsid w:val="00111B2C"/>
    <w:rsid w:val="0011241C"/>
    <w:rsid w:val="0011248A"/>
    <w:rsid w:val="00112A01"/>
    <w:rsid w:val="00112B1A"/>
    <w:rsid w:val="00115547"/>
    <w:rsid w:val="0011636C"/>
    <w:rsid w:val="00117237"/>
    <w:rsid w:val="00117A12"/>
    <w:rsid w:val="00120352"/>
    <w:rsid w:val="001205A8"/>
    <w:rsid w:val="00120CC0"/>
    <w:rsid w:val="00121064"/>
    <w:rsid w:val="00121290"/>
    <w:rsid w:val="001213EB"/>
    <w:rsid w:val="00121C67"/>
    <w:rsid w:val="00121CC3"/>
    <w:rsid w:val="001232F0"/>
    <w:rsid w:val="001237B6"/>
    <w:rsid w:val="0012398A"/>
    <w:rsid w:val="00123ACE"/>
    <w:rsid w:val="00123EA2"/>
    <w:rsid w:val="001245E4"/>
    <w:rsid w:val="001248F9"/>
    <w:rsid w:val="00124D44"/>
    <w:rsid w:val="00124E6B"/>
    <w:rsid w:val="00124E74"/>
    <w:rsid w:val="00124FCC"/>
    <w:rsid w:val="00125548"/>
    <w:rsid w:val="00125BFF"/>
    <w:rsid w:val="0012644B"/>
    <w:rsid w:val="00126BDD"/>
    <w:rsid w:val="00126DD4"/>
    <w:rsid w:val="00126E0F"/>
    <w:rsid w:val="0012707E"/>
    <w:rsid w:val="001275C5"/>
    <w:rsid w:val="00127FE9"/>
    <w:rsid w:val="001303A2"/>
    <w:rsid w:val="00130980"/>
    <w:rsid w:val="00130C43"/>
    <w:rsid w:val="00130E16"/>
    <w:rsid w:val="00131035"/>
    <w:rsid w:val="00133335"/>
    <w:rsid w:val="001333CB"/>
    <w:rsid w:val="001334B0"/>
    <w:rsid w:val="00133DD5"/>
    <w:rsid w:val="00133EF1"/>
    <w:rsid w:val="0013409D"/>
    <w:rsid w:val="00134283"/>
    <w:rsid w:val="001342F5"/>
    <w:rsid w:val="00136590"/>
    <w:rsid w:val="00136C2E"/>
    <w:rsid w:val="00137616"/>
    <w:rsid w:val="0014012D"/>
    <w:rsid w:val="00140312"/>
    <w:rsid w:val="00140A54"/>
    <w:rsid w:val="00140AE0"/>
    <w:rsid w:val="00140E34"/>
    <w:rsid w:val="00141D24"/>
    <w:rsid w:val="00141D53"/>
    <w:rsid w:val="00142B0D"/>
    <w:rsid w:val="00142C36"/>
    <w:rsid w:val="00143076"/>
    <w:rsid w:val="001431BC"/>
    <w:rsid w:val="0014449E"/>
    <w:rsid w:val="00144793"/>
    <w:rsid w:val="001448D4"/>
    <w:rsid w:val="001449CD"/>
    <w:rsid w:val="00144D40"/>
    <w:rsid w:val="0014521A"/>
    <w:rsid w:val="001454E3"/>
    <w:rsid w:val="00145DD1"/>
    <w:rsid w:val="00145F48"/>
    <w:rsid w:val="00146D27"/>
    <w:rsid w:val="00146E0E"/>
    <w:rsid w:val="0014721D"/>
    <w:rsid w:val="00147A4A"/>
    <w:rsid w:val="00147B41"/>
    <w:rsid w:val="00147D7A"/>
    <w:rsid w:val="001503C7"/>
    <w:rsid w:val="0015052A"/>
    <w:rsid w:val="00150CFE"/>
    <w:rsid w:val="00150D1D"/>
    <w:rsid w:val="001511F8"/>
    <w:rsid w:val="001516F1"/>
    <w:rsid w:val="001518CA"/>
    <w:rsid w:val="00151A1B"/>
    <w:rsid w:val="00151A70"/>
    <w:rsid w:val="00152622"/>
    <w:rsid w:val="001529EE"/>
    <w:rsid w:val="00152D20"/>
    <w:rsid w:val="00152F63"/>
    <w:rsid w:val="00153A38"/>
    <w:rsid w:val="00153B17"/>
    <w:rsid w:val="00153C50"/>
    <w:rsid w:val="00153DA0"/>
    <w:rsid w:val="00155200"/>
    <w:rsid w:val="00155392"/>
    <w:rsid w:val="001557FD"/>
    <w:rsid w:val="001558ED"/>
    <w:rsid w:val="0015626C"/>
    <w:rsid w:val="00156838"/>
    <w:rsid w:val="001570C5"/>
    <w:rsid w:val="001602E1"/>
    <w:rsid w:val="0016044A"/>
    <w:rsid w:val="00160DA8"/>
    <w:rsid w:val="00161366"/>
    <w:rsid w:val="001615BB"/>
    <w:rsid w:val="00161A3D"/>
    <w:rsid w:val="00161F7A"/>
    <w:rsid w:val="0016235E"/>
    <w:rsid w:val="00162780"/>
    <w:rsid w:val="00162B74"/>
    <w:rsid w:val="00163021"/>
    <w:rsid w:val="001634AB"/>
    <w:rsid w:val="00163A80"/>
    <w:rsid w:val="001643C3"/>
    <w:rsid w:val="00164AD6"/>
    <w:rsid w:val="001658D3"/>
    <w:rsid w:val="0016599D"/>
    <w:rsid w:val="0016675E"/>
    <w:rsid w:val="001667FF"/>
    <w:rsid w:val="001668C7"/>
    <w:rsid w:val="00167459"/>
    <w:rsid w:val="001675A1"/>
    <w:rsid w:val="0016760F"/>
    <w:rsid w:val="00167DC4"/>
    <w:rsid w:val="0017083E"/>
    <w:rsid w:val="001715E3"/>
    <w:rsid w:val="0017286D"/>
    <w:rsid w:val="00172E33"/>
    <w:rsid w:val="00173A0E"/>
    <w:rsid w:val="00173E2B"/>
    <w:rsid w:val="0017409C"/>
    <w:rsid w:val="001741F2"/>
    <w:rsid w:val="00174302"/>
    <w:rsid w:val="00175504"/>
    <w:rsid w:val="00175EC2"/>
    <w:rsid w:val="00176427"/>
    <w:rsid w:val="001766E3"/>
    <w:rsid w:val="00176750"/>
    <w:rsid w:val="00176C9D"/>
    <w:rsid w:val="00176EC4"/>
    <w:rsid w:val="00177C2B"/>
    <w:rsid w:val="00177CC7"/>
    <w:rsid w:val="0018025C"/>
    <w:rsid w:val="00181378"/>
    <w:rsid w:val="00182076"/>
    <w:rsid w:val="001824C5"/>
    <w:rsid w:val="00182929"/>
    <w:rsid w:val="001836B4"/>
    <w:rsid w:val="001838B1"/>
    <w:rsid w:val="0018425C"/>
    <w:rsid w:val="00184549"/>
    <w:rsid w:val="0018489F"/>
    <w:rsid w:val="00184903"/>
    <w:rsid w:val="0018521D"/>
    <w:rsid w:val="00185284"/>
    <w:rsid w:val="001852F6"/>
    <w:rsid w:val="00185772"/>
    <w:rsid w:val="001867D2"/>
    <w:rsid w:val="00186B49"/>
    <w:rsid w:val="00186F0E"/>
    <w:rsid w:val="00187164"/>
    <w:rsid w:val="00187534"/>
    <w:rsid w:val="00187C96"/>
    <w:rsid w:val="0019126D"/>
    <w:rsid w:val="0019136D"/>
    <w:rsid w:val="00191E7B"/>
    <w:rsid w:val="00191F42"/>
    <w:rsid w:val="001920E2"/>
    <w:rsid w:val="00192324"/>
    <w:rsid w:val="001926CB"/>
    <w:rsid w:val="00192A8F"/>
    <w:rsid w:val="001931B0"/>
    <w:rsid w:val="00193333"/>
    <w:rsid w:val="00193C4B"/>
    <w:rsid w:val="00194340"/>
    <w:rsid w:val="0019494B"/>
    <w:rsid w:val="00194BAE"/>
    <w:rsid w:val="00194C8B"/>
    <w:rsid w:val="00195165"/>
    <w:rsid w:val="00196160"/>
    <w:rsid w:val="0019681A"/>
    <w:rsid w:val="00196D7F"/>
    <w:rsid w:val="00196F73"/>
    <w:rsid w:val="0019705E"/>
    <w:rsid w:val="001972CF"/>
    <w:rsid w:val="00197608"/>
    <w:rsid w:val="001977E5"/>
    <w:rsid w:val="00197D78"/>
    <w:rsid w:val="001A004A"/>
    <w:rsid w:val="001A0528"/>
    <w:rsid w:val="001A0DFB"/>
    <w:rsid w:val="001A1680"/>
    <w:rsid w:val="001A18EC"/>
    <w:rsid w:val="001A2033"/>
    <w:rsid w:val="001A20CD"/>
    <w:rsid w:val="001A32BB"/>
    <w:rsid w:val="001A3AFF"/>
    <w:rsid w:val="001A4196"/>
    <w:rsid w:val="001A5B99"/>
    <w:rsid w:val="001A5BC7"/>
    <w:rsid w:val="001A5CCC"/>
    <w:rsid w:val="001A6197"/>
    <w:rsid w:val="001A6E6A"/>
    <w:rsid w:val="001A72E4"/>
    <w:rsid w:val="001A7550"/>
    <w:rsid w:val="001A7876"/>
    <w:rsid w:val="001B0305"/>
    <w:rsid w:val="001B03AC"/>
    <w:rsid w:val="001B1B36"/>
    <w:rsid w:val="001B1B7B"/>
    <w:rsid w:val="001B1C8F"/>
    <w:rsid w:val="001B297C"/>
    <w:rsid w:val="001B3112"/>
    <w:rsid w:val="001B3670"/>
    <w:rsid w:val="001B3A86"/>
    <w:rsid w:val="001B4532"/>
    <w:rsid w:val="001B4991"/>
    <w:rsid w:val="001B53C6"/>
    <w:rsid w:val="001B5A09"/>
    <w:rsid w:val="001B5F10"/>
    <w:rsid w:val="001B6456"/>
    <w:rsid w:val="001B6778"/>
    <w:rsid w:val="001B69EB"/>
    <w:rsid w:val="001B6C4A"/>
    <w:rsid w:val="001B7301"/>
    <w:rsid w:val="001B7763"/>
    <w:rsid w:val="001C0D38"/>
    <w:rsid w:val="001C16C4"/>
    <w:rsid w:val="001C23BB"/>
    <w:rsid w:val="001C262D"/>
    <w:rsid w:val="001C29B5"/>
    <w:rsid w:val="001C3E25"/>
    <w:rsid w:val="001C3E4A"/>
    <w:rsid w:val="001C4C6D"/>
    <w:rsid w:val="001C54E2"/>
    <w:rsid w:val="001C567D"/>
    <w:rsid w:val="001C58BF"/>
    <w:rsid w:val="001C6374"/>
    <w:rsid w:val="001C71CB"/>
    <w:rsid w:val="001C7D5D"/>
    <w:rsid w:val="001D04CF"/>
    <w:rsid w:val="001D0CA2"/>
    <w:rsid w:val="001D121F"/>
    <w:rsid w:val="001D1848"/>
    <w:rsid w:val="001D1AD2"/>
    <w:rsid w:val="001D1C9A"/>
    <w:rsid w:val="001D1E07"/>
    <w:rsid w:val="001D2964"/>
    <w:rsid w:val="001D2A36"/>
    <w:rsid w:val="001D2BB9"/>
    <w:rsid w:val="001D30C4"/>
    <w:rsid w:val="001D3692"/>
    <w:rsid w:val="001D456D"/>
    <w:rsid w:val="001D4D61"/>
    <w:rsid w:val="001D5080"/>
    <w:rsid w:val="001D57C8"/>
    <w:rsid w:val="001D6249"/>
    <w:rsid w:val="001D648B"/>
    <w:rsid w:val="001D6745"/>
    <w:rsid w:val="001D6865"/>
    <w:rsid w:val="001D76C6"/>
    <w:rsid w:val="001E013E"/>
    <w:rsid w:val="001E0315"/>
    <w:rsid w:val="001E10A6"/>
    <w:rsid w:val="001E1268"/>
    <w:rsid w:val="001E127C"/>
    <w:rsid w:val="001E1A66"/>
    <w:rsid w:val="001E241F"/>
    <w:rsid w:val="001E2974"/>
    <w:rsid w:val="001E2AF6"/>
    <w:rsid w:val="001E2C85"/>
    <w:rsid w:val="001E2E40"/>
    <w:rsid w:val="001E3A8B"/>
    <w:rsid w:val="001E3D20"/>
    <w:rsid w:val="001E3D5D"/>
    <w:rsid w:val="001E3EB7"/>
    <w:rsid w:val="001E6C6E"/>
    <w:rsid w:val="001E6FC2"/>
    <w:rsid w:val="001E70EE"/>
    <w:rsid w:val="001F0962"/>
    <w:rsid w:val="001F0AAB"/>
    <w:rsid w:val="001F0BEC"/>
    <w:rsid w:val="001F11D5"/>
    <w:rsid w:val="001F131C"/>
    <w:rsid w:val="001F164D"/>
    <w:rsid w:val="001F1979"/>
    <w:rsid w:val="001F1ACB"/>
    <w:rsid w:val="001F236F"/>
    <w:rsid w:val="001F23DD"/>
    <w:rsid w:val="001F252A"/>
    <w:rsid w:val="001F282F"/>
    <w:rsid w:val="001F2952"/>
    <w:rsid w:val="001F3223"/>
    <w:rsid w:val="001F36EF"/>
    <w:rsid w:val="001F3DCE"/>
    <w:rsid w:val="001F45B5"/>
    <w:rsid w:val="001F48E0"/>
    <w:rsid w:val="001F5568"/>
    <w:rsid w:val="001F584B"/>
    <w:rsid w:val="001F5FEE"/>
    <w:rsid w:val="001F674E"/>
    <w:rsid w:val="001F689B"/>
    <w:rsid w:val="001F7A93"/>
    <w:rsid w:val="001F7E9F"/>
    <w:rsid w:val="001F7FAE"/>
    <w:rsid w:val="002001D0"/>
    <w:rsid w:val="00200698"/>
    <w:rsid w:val="002006F8"/>
    <w:rsid w:val="00200ABE"/>
    <w:rsid w:val="00200EEE"/>
    <w:rsid w:val="00201432"/>
    <w:rsid w:val="002014A0"/>
    <w:rsid w:val="002017D8"/>
    <w:rsid w:val="00201E3F"/>
    <w:rsid w:val="002023FF"/>
    <w:rsid w:val="00202CC2"/>
    <w:rsid w:val="00203E15"/>
    <w:rsid w:val="00203F74"/>
    <w:rsid w:val="00204314"/>
    <w:rsid w:val="0020459F"/>
    <w:rsid w:val="00204D1C"/>
    <w:rsid w:val="002054EC"/>
    <w:rsid w:val="0020591F"/>
    <w:rsid w:val="00205DAE"/>
    <w:rsid w:val="00206466"/>
    <w:rsid w:val="002064B1"/>
    <w:rsid w:val="00206C0F"/>
    <w:rsid w:val="00207062"/>
    <w:rsid w:val="0020729C"/>
    <w:rsid w:val="00207493"/>
    <w:rsid w:val="002079F1"/>
    <w:rsid w:val="002079FB"/>
    <w:rsid w:val="002105D0"/>
    <w:rsid w:val="002108CE"/>
    <w:rsid w:val="002113D4"/>
    <w:rsid w:val="00211748"/>
    <w:rsid w:val="00211CB6"/>
    <w:rsid w:val="00211E22"/>
    <w:rsid w:val="00211E34"/>
    <w:rsid w:val="00212188"/>
    <w:rsid w:val="0021218F"/>
    <w:rsid w:val="00212241"/>
    <w:rsid w:val="002128F1"/>
    <w:rsid w:val="00212ACC"/>
    <w:rsid w:val="00213623"/>
    <w:rsid w:val="00214C3C"/>
    <w:rsid w:val="002150C7"/>
    <w:rsid w:val="0021579D"/>
    <w:rsid w:val="00215A29"/>
    <w:rsid w:val="002162A6"/>
    <w:rsid w:val="00216459"/>
    <w:rsid w:val="00216841"/>
    <w:rsid w:val="00216851"/>
    <w:rsid w:val="00216FA2"/>
    <w:rsid w:val="002175F6"/>
    <w:rsid w:val="00217B36"/>
    <w:rsid w:val="00217F2D"/>
    <w:rsid w:val="002223A4"/>
    <w:rsid w:val="002223D9"/>
    <w:rsid w:val="0022288C"/>
    <w:rsid w:val="00223265"/>
    <w:rsid w:val="0022345F"/>
    <w:rsid w:val="0022346E"/>
    <w:rsid w:val="00223698"/>
    <w:rsid w:val="0022382A"/>
    <w:rsid w:val="00223852"/>
    <w:rsid w:val="00223912"/>
    <w:rsid w:val="00223950"/>
    <w:rsid w:val="002239C9"/>
    <w:rsid w:val="00223C8B"/>
    <w:rsid w:val="002244B4"/>
    <w:rsid w:val="002245EB"/>
    <w:rsid w:val="00224CDB"/>
    <w:rsid w:val="00225DD9"/>
    <w:rsid w:val="002265D3"/>
    <w:rsid w:val="0022666D"/>
    <w:rsid w:val="00226CD7"/>
    <w:rsid w:val="002275D2"/>
    <w:rsid w:val="00227B45"/>
    <w:rsid w:val="00227C84"/>
    <w:rsid w:val="00230B6D"/>
    <w:rsid w:val="00230F97"/>
    <w:rsid w:val="0023110F"/>
    <w:rsid w:val="0023120C"/>
    <w:rsid w:val="002313BD"/>
    <w:rsid w:val="00231E39"/>
    <w:rsid w:val="00231FA2"/>
    <w:rsid w:val="0023263D"/>
    <w:rsid w:val="00232C8B"/>
    <w:rsid w:val="00232E04"/>
    <w:rsid w:val="00233239"/>
    <w:rsid w:val="00233386"/>
    <w:rsid w:val="002342B6"/>
    <w:rsid w:val="00234D72"/>
    <w:rsid w:val="00234ECE"/>
    <w:rsid w:val="0023500C"/>
    <w:rsid w:val="00235481"/>
    <w:rsid w:val="00235EB1"/>
    <w:rsid w:val="00236335"/>
    <w:rsid w:val="00236413"/>
    <w:rsid w:val="0023671B"/>
    <w:rsid w:val="00236B98"/>
    <w:rsid w:val="00237656"/>
    <w:rsid w:val="00237FA0"/>
    <w:rsid w:val="00240098"/>
    <w:rsid w:val="00240398"/>
    <w:rsid w:val="002405F8"/>
    <w:rsid w:val="002408C2"/>
    <w:rsid w:val="002408E9"/>
    <w:rsid w:val="0024180A"/>
    <w:rsid w:val="00241D96"/>
    <w:rsid w:val="00241E8C"/>
    <w:rsid w:val="00241E98"/>
    <w:rsid w:val="00241F23"/>
    <w:rsid w:val="0024217E"/>
    <w:rsid w:val="002427EA"/>
    <w:rsid w:val="0024293E"/>
    <w:rsid w:val="00242D9A"/>
    <w:rsid w:val="00243023"/>
    <w:rsid w:val="0024320C"/>
    <w:rsid w:val="00243EAF"/>
    <w:rsid w:val="00244F9E"/>
    <w:rsid w:val="00245263"/>
    <w:rsid w:val="0024633D"/>
    <w:rsid w:val="00246B3B"/>
    <w:rsid w:val="00246BEF"/>
    <w:rsid w:val="0024741B"/>
    <w:rsid w:val="00247A7D"/>
    <w:rsid w:val="00247EFE"/>
    <w:rsid w:val="00247FB6"/>
    <w:rsid w:val="00250482"/>
    <w:rsid w:val="002506E8"/>
    <w:rsid w:val="00250A82"/>
    <w:rsid w:val="00251043"/>
    <w:rsid w:val="00251050"/>
    <w:rsid w:val="002513F0"/>
    <w:rsid w:val="002522DA"/>
    <w:rsid w:val="00252FD5"/>
    <w:rsid w:val="00253197"/>
    <w:rsid w:val="002531AD"/>
    <w:rsid w:val="00253996"/>
    <w:rsid w:val="00253C08"/>
    <w:rsid w:val="00253ED0"/>
    <w:rsid w:val="00254028"/>
    <w:rsid w:val="00254426"/>
    <w:rsid w:val="0025471B"/>
    <w:rsid w:val="002549D8"/>
    <w:rsid w:val="00254A40"/>
    <w:rsid w:val="00254C51"/>
    <w:rsid w:val="00255326"/>
    <w:rsid w:val="0025687E"/>
    <w:rsid w:val="002568C5"/>
    <w:rsid w:val="00256AE1"/>
    <w:rsid w:val="00256D21"/>
    <w:rsid w:val="002578F1"/>
    <w:rsid w:val="00257A5D"/>
    <w:rsid w:val="002604FC"/>
    <w:rsid w:val="002605E6"/>
    <w:rsid w:val="00261ABA"/>
    <w:rsid w:val="00262650"/>
    <w:rsid w:val="002627DC"/>
    <w:rsid w:val="00262C95"/>
    <w:rsid w:val="002635CB"/>
    <w:rsid w:val="00263C07"/>
    <w:rsid w:val="00263DBE"/>
    <w:rsid w:val="00263FBE"/>
    <w:rsid w:val="0026422B"/>
    <w:rsid w:val="00265061"/>
    <w:rsid w:val="00265446"/>
    <w:rsid w:val="00265AD6"/>
    <w:rsid w:val="002660C7"/>
    <w:rsid w:val="002662FD"/>
    <w:rsid w:val="00266715"/>
    <w:rsid w:val="00266EBA"/>
    <w:rsid w:val="0026707E"/>
    <w:rsid w:val="0026747E"/>
    <w:rsid w:val="002674EB"/>
    <w:rsid w:val="00267C89"/>
    <w:rsid w:val="00270299"/>
    <w:rsid w:val="002704B3"/>
    <w:rsid w:val="002705FC"/>
    <w:rsid w:val="00270781"/>
    <w:rsid w:val="002708D9"/>
    <w:rsid w:val="00270937"/>
    <w:rsid w:val="00270D98"/>
    <w:rsid w:val="0027109F"/>
    <w:rsid w:val="00272359"/>
    <w:rsid w:val="002727F3"/>
    <w:rsid w:val="00272835"/>
    <w:rsid w:val="00272D31"/>
    <w:rsid w:val="002734D4"/>
    <w:rsid w:val="00273AB3"/>
    <w:rsid w:val="00274684"/>
    <w:rsid w:val="00274760"/>
    <w:rsid w:val="00274893"/>
    <w:rsid w:val="0027496E"/>
    <w:rsid w:val="00274CDF"/>
    <w:rsid w:val="00275493"/>
    <w:rsid w:val="002761B3"/>
    <w:rsid w:val="00276218"/>
    <w:rsid w:val="002762CD"/>
    <w:rsid w:val="00276A13"/>
    <w:rsid w:val="00276F13"/>
    <w:rsid w:val="002770DE"/>
    <w:rsid w:val="00277843"/>
    <w:rsid w:val="00277D6B"/>
    <w:rsid w:val="002809C2"/>
    <w:rsid w:val="00280D35"/>
    <w:rsid w:val="00281063"/>
    <w:rsid w:val="002816FD"/>
    <w:rsid w:val="002817E4"/>
    <w:rsid w:val="0028273A"/>
    <w:rsid w:val="00282E2D"/>
    <w:rsid w:val="00283197"/>
    <w:rsid w:val="0028356A"/>
    <w:rsid w:val="00283D75"/>
    <w:rsid w:val="00283F05"/>
    <w:rsid w:val="0028469A"/>
    <w:rsid w:val="00284A8F"/>
    <w:rsid w:val="00285628"/>
    <w:rsid w:val="002866D9"/>
    <w:rsid w:val="002869A5"/>
    <w:rsid w:val="00286C14"/>
    <w:rsid w:val="0028731B"/>
    <w:rsid w:val="00287751"/>
    <w:rsid w:val="00287980"/>
    <w:rsid w:val="00287FBF"/>
    <w:rsid w:val="002903F0"/>
    <w:rsid w:val="002906A3"/>
    <w:rsid w:val="00290703"/>
    <w:rsid w:val="002909AC"/>
    <w:rsid w:val="002909FF"/>
    <w:rsid w:val="00290F43"/>
    <w:rsid w:val="00291253"/>
    <w:rsid w:val="00291B3E"/>
    <w:rsid w:val="00291C43"/>
    <w:rsid w:val="00291F1D"/>
    <w:rsid w:val="002924F6"/>
    <w:rsid w:val="00292D15"/>
    <w:rsid w:val="00293090"/>
    <w:rsid w:val="00293843"/>
    <w:rsid w:val="00293B44"/>
    <w:rsid w:val="00293B47"/>
    <w:rsid w:val="00293CA8"/>
    <w:rsid w:val="0029479E"/>
    <w:rsid w:val="00294971"/>
    <w:rsid w:val="00294D66"/>
    <w:rsid w:val="00294E34"/>
    <w:rsid w:val="0029610C"/>
    <w:rsid w:val="00296406"/>
    <w:rsid w:val="002966C6"/>
    <w:rsid w:val="00296A4C"/>
    <w:rsid w:val="00297409"/>
    <w:rsid w:val="002974CE"/>
    <w:rsid w:val="00297535"/>
    <w:rsid w:val="002975DD"/>
    <w:rsid w:val="0029783B"/>
    <w:rsid w:val="00297E79"/>
    <w:rsid w:val="002A0133"/>
    <w:rsid w:val="002A01D0"/>
    <w:rsid w:val="002A0226"/>
    <w:rsid w:val="002A0639"/>
    <w:rsid w:val="002A07A0"/>
    <w:rsid w:val="002A07A1"/>
    <w:rsid w:val="002A1B55"/>
    <w:rsid w:val="002A1EB0"/>
    <w:rsid w:val="002A23A2"/>
    <w:rsid w:val="002A3895"/>
    <w:rsid w:val="002A3A72"/>
    <w:rsid w:val="002A3F72"/>
    <w:rsid w:val="002A4699"/>
    <w:rsid w:val="002A4F6F"/>
    <w:rsid w:val="002A5BE1"/>
    <w:rsid w:val="002A648D"/>
    <w:rsid w:val="002A66A3"/>
    <w:rsid w:val="002A66D2"/>
    <w:rsid w:val="002A680D"/>
    <w:rsid w:val="002A6952"/>
    <w:rsid w:val="002A6D64"/>
    <w:rsid w:val="002A7DFD"/>
    <w:rsid w:val="002B003A"/>
    <w:rsid w:val="002B003B"/>
    <w:rsid w:val="002B004A"/>
    <w:rsid w:val="002B01DA"/>
    <w:rsid w:val="002B0379"/>
    <w:rsid w:val="002B03BB"/>
    <w:rsid w:val="002B09DB"/>
    <w:rsid w:val="002B0B0C"/>
    <w:rsid w:val="002B0BDF"/>
    <w:rsid w:val="002B1D06"/>
    <w:rsid w:val="002B2991"/>
    <w:rsid w:val="002B2B33"/>
    <w:rsid w:val="002B2CBF"/>
    <w:rsid w:val="002B30B0"/>
    <w:rsid w:val="002B33F4"/>
    <w:rsid w:val="002B4883"/>
    <w:rsid w:val="002B573C"/>
    <w:rsid w:val="002B5D27"/>
    <w:rsid w:val="002B5E07"/>
    <w:rsid w:val="002B6A18"/>
    <w:rsid w:val="002B71C5"/>
    <w:rsid w:val="002B72B8"/>
    <w:rsid w:val="002B73DC"/>
    <w:rsid w:val="002B788A"/>
    <w:rsid w:val="002C02BB"/>
    <w:rsid w:val="002C0F29"/>
    <w:rsid w:val="002C1042"/>
    <w:rsid w:val="002C1A43"/>
    <w:rsid w:val="002C1AF2"/>
    <w:rsid w:val="002C1B66"/>
    <w:rsid w:val="002C283C"/>
    <w:rsid w:val="002C2CFE"/>
    <w:rsid w:val="002C2E93"/>
    <w:rsid w:val="002C31BF"/>
    <w:rsid w:val="002C322F"/>
    <w:rsid w:val="002C34C7"/>
    <w:rsid w:val="002C3B59"/>
    <w:rsid w:val="002C3C18"/>
    <w:rsid w:val="002C4161"/>
    <w:rsid w:val="002C4577"/>
    <w:rsid w:val="002C4B35"/>
    <w:rsid w:val="002C4DF7"/>
    <w:rsid w:val="002C582B"/>
    <w:rsid w:val="002C7669"/>
    <w:rsid w:val="002C7C1A"/>
    <w:rsid w:val="002D00A6"/>
    <w:rsid w:val="002D0469"/>
    <w:rsid w:val="002D0677"/>
    <w:rsid w:val="002D0A4E"/>
    <w:rsid w:val="002D0C4D"/>
    <w:rsid w:val="002D0D7E"/>
    <w:rsid w:val="002D0F8A"/>
    <w:rsid w:val="002D1061"/>
    <w:rsid w:val="002D15B2"/>
    <w:rsid w:val="002D1EFA"/>
    <w:rsid w:val="002D2069"/>
    <w:rsid w:val="002D299B"/>
    <w:rsid w:val="002D4357"/>
    <w:rsid w:val="002D4B65"/>
    <w:rsid w:val="002D4C6B"/>
    <w:rsid w:val="002D4E11"/>
    <w:rsid w:val="002D51AA"/>
    <w:rsid w:val="002D5D2C"/>
    <w:rsid w:val="002D6640"/>
    <w:rsid w:val="002D715F"/>
    <w:rsid w:val="002D7439"/>
    <w:rsid w:val="002D75F4"/>
    <w:rsid w:val="002D7656"/>
    <w:rsid w:val="002E0097"/>
    <w:rsid w:val="002E048D"/>
    <w:rsid w:val="002E0A6B"/>
    <w:rsid w:val="002E0C6B"/>
    <w:rsid w:val="002E0F6E"/>
    <w:rsid w:val="002E149C"/>
    <w:rsid w:val="002E18AD"/>
    <w:rsid w:val="002E1E67"/>
    <w:rsid w:val="002E26F9"/>
    <w:rsid w:val="002E31C0"/>
    <w:rsid w:val="002E3538"/>
    <w:rsid w:val="002E36BD"/>
    <w:rsid w:val="002E3EE1"/>
    <w:rsid w:val="002E3FAD"/>
    <w:rsid w:val="002E44D3"/>
    <w:rsid w:val="002E4BF5"/>
    <w:rsid w:val="002E4F52"/>
    <w:rsid w:val="002E5825"/>
    <w:rsid w:val="002E5E73"/>
    <w:rsid w:val="002E69C2"/>
    <w:rsid w:val="002E6B54"/>
    <w:rsid w:val="002E6C90"/>
    <w:rsid w:val="002E6DD4"/>
    <w:rsid w:val="002E6E6D"/>
    <w:rsid w:val="002E7274"/>
    <w:rsid w:val="002E7AA1"/>
    <w:rsid w:val="002F0205"/>
    <w:rsid w:val="002F0393"/>
    <w:rsid w:val="002F044A"/>
    <w:rsid w:val="002F1202"/>
    <w:rsid w:val="002F1621"/>
    <w:rsid w:val="002F21E2"/>
    <w:rsid w:val="002F2496"/>
    <w:rsid w:val="002F3020"/>
    <w:rsid w:val="002F32E9"/>
    <w:rsid w:val="002F3C13"/>
    <w:rsid w:val="002F41BE"/>
    <w:rsid w:val="002F4283"/>
    <w:rsid w:val="002F43E3"/>
    <w:rsid w:val="002F462D"/>
    <w:rsid w:val="002F4641"/>
    <w:rsid w:val="002F46D8"/>
    <w:rsid w:val="002F519B"/>
    <w:rsid w:val="002F531D"/>
    <w:rsid w:val="002F58EB"/>
    <w:rsid w:val="002F5A5C"/>
    <w:rsid w:val="002F5A61"/>
    <w:rsid w:val="002F5E96"/>
    <w:rsid w:val="002F5F6F"/>
    <w:rsid w:val="002F6695"/>
    <w:rsid w:val="002F6795"/>
    <w:rsid w:val="002F6D3E"/>
    <w:rsid w:val="002F71D6"/>
    <w:rsid w:val="002F7D2E"/>
    <w:rsid w:val="002F7F22"/>
    <w:rsid w:val="003002A6"/>
    <w:rsid w:val="00300BD2"/>
    <w:rsid w:val="00300F9E"/>
    <w:rsid w:val="0030164C"/>
    <w:rsid w:val="00301A0B"/>
    <w:rsid w:val="00301B0C"/>
    <w:rsid w:val="00301C4F"/>
    <w:rsid w:val="00301C7E"/>
    <w:rsid w:val="00301E55"/>
    <w:rsid w:val="003029E3"/>
    <w:rsid w:val="00302DC5"/>
    <w:rsid w:val="00302E02"/>
    <w:rsid w:val="003031AA"/>
    <w:rsid w:val="003035B2"/>
    <w:rsid w:val="00303729"/>
    <w:rsid w:val="00303D50"/>
    <w:rsid w:val="00303F04"/>
    <w:rsid w:val="00304420"/>
    <w:rsid w:val="00304696"/>
    <w:rsid w:val="00304A0C"/>
    <w:rsid w:val="00304E92"/>
    <w:rsid w:val="00304FD7"/>
    <w:rsid w:val="00305015"/>
    <w:rsid w:val="00305696"/>
    <w:rsid w:val="003056CE"/>
    <w:rsid w:val="00305D24"/>
    <w:rsid w:val="003060CC"/>
    <w:rsid w:val="003060D6"/>
    <w:rsid w:val="00306378"/>
    <w:rsid w:val="003077BC"/>
    <w:rsid w:val="00307C51"/>
    <w:rsid w:val="00310D9B"/>
    <w:rsid w:val="0031174D"/>
    <w:rsid w:val="003119E0"/>
    <w:rsid w:val="003119FE"/>
    <w:rsid w:val="003124DF"/>
    <w:rsid w:val="00312A70"/>
    <w:rsid w:val="00312C9C"/>
    <w:rsid w:val="00312DF1"/>
    <w:rsid w:val="003137E6"/>
    <w:rsid w:val="00313D23"/>
    <w:rsid w:val="0031497E"/>
    <w:rsid w:val="00314CED"/>
    <w:rsid w:val="0031512E"/>
    <w:rsid w:val="003156C8"/>
    <w:rsid w:val="00315DD2"/>
    <w:rsid w:val="003164F4"/>
    <w:rsid w:val="0031656B"/>
    <w:rsid w:val="0031660E"/>
    <w:rsid w:val="003166E5"/>
    <w:rsid w:val="003167F4"/>
    <w:rsid w:val="00316A02"/>
    <w:rsid w:val="00316D8F"/>
    <w:rsid w:val="00316E0D"/>
    <w:rsid w:val="00316F8D"/>
    <w:rsid w:val="00317460"/>
    <w:rsid w:val="00317BAC"/>
    <w:rsid w:val="00320395"/>
    <w:rsid w:val="00320496"/>
    <w:rsid w:val="003213A3"/>
    <w:rsid w:val="0032145A"/>
    <w:rsid w:val="0032169B"/>
    <w:rsid w:val="00321D28"/>
    <w:rsid w:val="003220B0"/>
    <w:rsid w:val="003220D0"/>
    <w:rsid w:val="00322B8D"/>
    <w:rsid w:val="00323025"/>
    <w:rsid w:val="0032384C"/>
    <w:rsid w:val="00323C8D"/>
    <w:rsid w:val="003240F7"/>
    <w:rsid w:val="00324348"/>
    <w:rsid w:val="003245DB"/>
    <w:rsid w:val="0032488F"/>
    <w:rsid w:val="00324F62"/>
    <w:rsid w:val="00325137"/>
    <w:rsid w:val="00325E4A"/>
    <w:rsid w:val="00325F97"/>
    <w:rsid w:val="00326002"/>
    <w:rsid w:val="00326660"/>
    <w:rsid w:val="00326D6D"/>
    <w:rsid w:val="003274C4"/>
    <w:rsid w:val="00327B4D"/>
    <w:rsid w:val="00330B8A"/>
    <w:rsid w:val="00330C63"/>
    <w:rsid w:val="00330D0B"/>
    <w:rsid w:val="00330E05"/>
    <w:rsid w:val="00331025"/>
    <w:rsid w:val="003313CA"/>
    <w:rsid w:val="0033150F"/>
    <w:rsid w:val="00331B43"/>
    <w:rsid w:val="00332099"/>
    <w:rsid w:val="00332150"/>
    <w:rsid w:val="00332490"/>
    <w:rsid w:val="003332B1"/>
    <w:rsid w:val="00333708"/>
    <w:rsid w:val="0033378A"/>
    <w:rsid w:val="00333C9A"/>
    <w:rsid w:val="00333CD0"/>
    <w:rsid w:val="00333F21"/>
    <w:rsid w:val="0033436E"/>
    <w:rsid w:val="003344D4"/>
    <w:rsid w:val="003357CD"/>
    <w:rsid w:val="00335991"/>
    <w:rsid w:val="00335CC2"/>
    <w:rsid w:val="00335F08"/>
    <w:rsid w:val="00336259"/>
    <w:rsid w:val="003362E9"/>
    <w:rsid w:val="0033658A"/>
    <w:rsid w:val="00336DAF"/>
    <w:rsid w:val="00336F0B"/>
    <w:rsid w:val="00337042"/>
    <w:rsid w:val="00337445"/>
    <w:rsid w:val="0034073D"/>
    <w:rsid w:val="00341999"/>
    <w:rsid w:val="00342731"/>
    <w:rsid w:val="003429A0"/>
    <w:rsid w:val="0034374F"/>
    <w:rsid w:val="00343C8A"/>
    <w:rsid w:val="003442B2"/>
    <w:rsid w:val="003443E0"/>
    <w:rsid w:val="00344768"/>
    <w:rsid w:val="003455E6"/>
    <w:rsid w:val="00345C8F"/>
    <w:rsid w:val="00345EDA"/>
    <w:rsid w:val="00346317"/>
    <w:rsid w:val="003464A8"/>
    <w:rsid w:val="00347E7D"/>
    <w:rsid w:val="00347F69"/>
    <w:rsid w:val="0035002F"/>
    <w:rsid w:val="0035107C"/>
    <w:rsid w:val="00351177"/>
    <w:rsid w:val="00351F63"/>
    <w:rsid w:val="00351F9E"/>
    <w:rsid w:val="00351FC2"/>
    <w:rsid w:val="003528A0"/>
    <w:rsid w:val="00353098"/>
    <w:rsid w:val="00353329"/>
    <w:rsid w:val="00353AAD"/>
    <w:rsid w:val="003542B2"/>
    <w:rsid w:val="003542D8"/>
    <w:rsid w:val="0035446D"/>
    <w:rsid w:val="0035482F"/>
    <w:rsid w:val="00354DC6"/>
    <w:rsid w:val="00354F8C"/>
    <w:rsid w:val="0035502A"/>
    <w:rsid w:val="00355625"/>
    <w:rsid w:val="00356154"/>
    <w:rsid w:val="00356443"/>
    <w:rsid w:val="00356525"/>
    <w:rsid w:val="003566C3"/>
    <w:rsid w:val="00356707"/>
    <w:rsid w:val="00356769"/>
    <w:rsid w:val="00356CB9"/>
    <w:rsid w:val="003571C1"/>
    <w:rsid w:val="003578B5"/>
    <w:rsid w:val="0035797D"/>
    <w:rsid w:val="003606AB"/>
    <w:rsid w:val="003616F1"/>
    <w:rsid w:val="00361A4A"/>
    <w:rsid w:val="00362731"/>
    <w:rsid w:val="0036282A"/>
    <w:rsid w:val="0036317C"/>
    <w:rsid w:val="00363325"/>
    <w:rsid w:val="00363760"/>
    <w:rsid w:val="00363AC3"/>
    <w:rsid w:val="00363F57"/>
    <w:rsid w:val="00364132"/>
    <w:rsid w:val="00364211"/>
    <w:rsid w:val="0036442A"/>
    <w:rsid w:val="003645AB"/>
    <w:rsid w:val="00364CAE"/>
    <w:rsid w:val="0036526E"/>
    <w:rsid w:val="00365BB8"/>
    <w:rsid w:val="00365CCC"/>
    <w:rsid w:val="00367591"/>
    <w:rsid w:val="00367F52"/>
    <w:rsid w:val="00370270"/>
    <w:rsid w:val="00370485"/>
    <w:rsid w:val="00370C41"/>
    <w:rsid w:val="00370E79"/>
    <w:rsid w:val="00370FBE"/>
    <w:rsid w:val="0037126F"/>
    <w:rsid w:val="0037285A"/>
    <w:rsid w:val="003730E9"/>
    <w:rsid w:val="0037310D"/>
    <w:rsid w:val="0037325C"/>
    <w:rsid w:val="003734D5"/>
    <w:rsid w:val="00373CA3"/>
    <w:rsid w:val="00374331"/>
    <w:rsid w:val="003753DD"/>
    <w:rsid w:val="00375D14"/>
    <w:rsid w:val="0037602D"/>
    <w:rsid w:val="00376134"/>
    <w:rsid w:val="0037695A"/>
    <w:rsid w:val="003769EC"/>
    <w:rsid w:val="00376A71"/>
    <w:rsid w:val="00376DE8"/>
    <w:rsid w:val="00376FC7"/>
    <w:rsid w:val="0037718D"/>
    <w:rsid w:val="00377701"/>
    <w:rsid w:val="00377CC0"/>
    <w:rsid w:val="00377E76"/>
    <w:rsid w:val="00380295"/>
    <w:rsid w:val="003804E6"/>
    <w:rsid w:val="003805F7"/>
    <w:rsid w:val="00380C61"/>
    <w:rsid w:val="003812E3"/>
    <w:rsid w:val="0038227F"/>
    <w:rsid w:val="00382670"/>
    <w:rsid w:val="00382B7E"/>
    <w:rsid w:val="00383971"/>
    <w:rsid w:val="0038497F"/>
    <w:rsid w:val="00384A6A"/>
    <w:rsid w:val="0038533F"/>
    <w:rsid w:val="00385460"/>
    <w:rsid w:val="00385DAE"/>
    <w:rsid w:val="00385F8C"/>
    <w:rsid w:val="00386000"/>
    <w:rsid w:val="00386214"/>
    <w:rsid w:val="00386D7B"/>
    <w:rsid w:val="00386F24"/>
    <w:rsid w:val="0038761D"/>
    <w:rsid w:val="00387DD0"/>
    <w:rsid w:val="0039017E"/>
    <w:rsid w:val="00391336"/>
    <w:rsid w:val="003914B7"/>
    <w:rsid w:val="00391727"/>
    <w:rsid w:val="00391948"/>
    <w:rsid w:val="0039197B"/>
    <w:rsid w:val="00392B40"/>
    <w:rsid w:val="00392FF5"/>
    <w:rsid w:val="00393063"/>
    <w:rsid w:val="00393CA1"/>
    <w:rsid w:val="003944DA"/>
    <w:rsid w:val="00394A5B"/>
    <w:rsid w:val="00394E50"/>
    <w:rsid w:val="003956CC"/>
    <w:rsid w:val="0039665E"/>
    <w:rsid w:val="00396871"/>
    <w:rsid w:val="00396CD8"/>
    <w:rsid w:val="0039727F"/>
    <w:rsid w:val="003973B0"/>
    <w:rsid w:val="00397B45"/>
    <w:rsid w:val="003A0393"/>
    <w:rsid w:val="003A087E"/>
    <w:rsid w:val="003A091F"/>
    <w:rsid w:val="003A10BE"/>
    <w:rsid w:val="003A1630"/>
    <w:rsid w:val="003A1A83"/>
    <w:rsid w:val="003A1AE8"/>
    <w:rsid w:val="003A1E27"/>
    <w:rsid w:val="003A2031"/>
    <w:rsid w:val="003A283F"/>
    <w:rsid w:val="003A2C7B"/>
    <w:rsid w:val="003A2F77"/>
    <w:rsid w:val="003A2FE1"/>
    <w:rsid w:val="003A3150"/>
    <w:rsid w:val="003A4068"/>
    <w:rsid w:val="003A42F3"/>
    <w:rsid w:val="003A437C"/>
    <w:rsid w:val="003A4ADE"/>
    <w:rsid w:val="003A4F2C"/>
    <w:rsid w:val="003A54A3"/>
    <w:rsid w:val="003A61C3"/>
    <w:rsid w:val="003A68CA"/>
    <w:rsid w:val="003A6DC5"/>
    <w:rsid w:val="003A6F36"/>
    <w:rsid w:val="003A73FF"/>
    <w:rsid w:val="003A7F36"/>
    <w:rsid w:val="003B046A"/>
    <w:rsid w:val="003B0915"/>
    <w:rsid w:val="003B0E63"/>
    <w:rsid w:val="003B0FC7"/>
    <w:rsid w:val="003B12DB"/>
    <w:rsid w:val="003B14FB"/>
    <w:rsid w:val="003B1559"/>
    <w:rsid w:val="003B18F4"/>
    <w:rsid w:val="003B2085"/>
    <w:rsid w:val="003B21B8"/>
    <w:rsid w:val="003B25BB"/>
    <w:rsid w:val="003B2B6A"/>
    <w:rsid w:val="003B303C"/>
    <w:rsid w:val="003B39A7"/>
    <w:rsid w:val="003B4036"/>
    <w:rsid w:val="003B429A"/>
    <w:rsid w:val="003B4458"/>
    <w:rsid w:val="003B4821"/>
    <w:rsid w:val="003B522A"/>
    <w:rsid w:val="003B5713"/>
    <w:rsid w:val="003B5A2F"/>
    <w:rsid w:val="003B607A"/>
    <w:rsid w:val="003B6122"/>
    <w:rsid w:val="003B709B"/>
    <w:rsid w:val="003C015D"/>
    <w:rsid w:val="003C05C1"/>
    <w:rsid w:val="003C0617"/>
    <w:rsid w:val="003C0AF6"/>
    <w:rsid w:val="003C12BF"/>
    <w:rsid w:val="003C152A"/>
    <w:rsid w:val="003C1CF3"/>
    <w:rsid w:val="003C1D4F"/>
    <w:rsid w:val="003C1DC0"/>
    <w:rsid w:val="003C266F"/>
    <w:rsid w:val="003C2B70"/>
    <w:rsid w:val="003C3495"/>
    <w:rsid w:val="003C44C0"/>
    <w:rsid w:val="003C4745"/>
    <w:rsid w:val="003C54BA"/>
    <w:rsid w:val="003C5C6F"/>
    <w:rsid w:val="003C6503"/>
    <w:rsid w:val="003C69DB"/>
    <w:rsid w:val="003C7240"/>
    <w:rsid w:val="003C7241"/>
    <w:rsid w:val="003C72A9"/>
    <w:rsid w:val="003C7666"/>
    <w:rsid w:val="003C7758"/>
    <w:rsid w:val="003C7A21"/>
    <w:rsid w:val="003C7F6E"/>
    <w:rsid w:val="003D08E4"/>
    <w:rsid w:val="003D0AB2"/>
    <w:rsid w:val="003D1210"/>
    <w:rsid w:val="003D1496"/>
    <w:rsid w:val="003D2154"/>
    <w:rsid w:val="003D28DB"/>
    <w:rsid w:val="003D2A04"/>
    <w:rsid w:val="003D3FD8"/>
    <w:rsid w:val="003D4740"/>
    <w:rsid w:val="003D4F1A"/>
    <w:rsid w:val="003D647F"/>
    <w:rsid w:val="003D66F1"/>
    <w:rsid w:val="003D71D6"/>
    <w:rsid w:val="003D7276"/>
    <w:rsid w:val="003D7E74"/>
    <w:rsid w:val="003D7ECA"/>
    <w:rsid w:val="003E0925"/>
    <w:rsid w:val="003E13E5"/>
    <w:rsid w:val="003E1769"/>
    <w:rsid w:val="003E17FC"/>
    <w:rsid w:val="003E18AC"/>
    <w:rsid w:val="003E1BE2"/>
    <w:rsid w:val="003E1FE7"/>
    <w:rsid w:val="003E23F1"/>
    <w:rsid w:val="003E2CF3"/>
    <w:rsid w:val="003E46A0"/>
    <w:rsid w:val="003E4716"/>
    <w:rsid w:val="003E52B0"/>
    <w:rsid w:val="003E52BD"/>
    <w:rsid w:val="003E567A"/>
    <w:rsid w:val="003E5E54"/>
    <w:rsid w:val="003E5EB3"/>
    <w:rsid w:val="003E6463"/>
    <w:rsid w:val="003E6755"/>
    <w:rsid w:val="003E6763"/>
    <w:rsid w:val="003E680F"/>
    <w:rsid w:val="003E6B1F"/>
    <w:rsid w:val="003E6DA6"/>
    <w:rsid w:val="003E6E34"/>
    <w:rsid w:val="003E786E"/>
    <w:rsid w:val="003E7A4C"/>
    <w:rsid w:val="003F00EE"/>
    <w:rsid w:val="003F038F"/>
    <w:rsid w:val="003F095F"/>
    <w:rsid w:val="003F0F8C"/>
    <w:rsid w:val="003F103F"/>
    <w:rsid w:val="003F1123"/>
    <w:rsid w:val="003F12CB"/>
    <w:rsid w:val="003F1633"/>
    <w:rsid w:val="003F165C"/>
    <w:rsid w:val="003F1BC9"/>
    <w:rsid w:val="003F24B7"/>
    <w:rsid w:val="003F2FAF"/>
    <w:rsid w:val="003F3407"/>
    <w:rsid w:val="003F3557"/>
    <w:rsid w:val="003F3C4C"/>
    <w:rsid w:val="003F44C0"/>
    <w:rsid w:val="003F456D"/>
    <w:rsid w:val="003F49C3"/>
    <w:rsid w:val="003F4A2A"/>
    <w:rsid w:val="003F5009"/>
    <w:rsid w:val="003F5402"/>
    <w:rsid w:val="003F60EE"/>
    <w:rsid w:val="003F645D"/>
    <w:rsid w:val="003F6515"/>
    <w:rsid w:val="003F6635"/>
    <w:rsid w:val="003F6779"/>
    <w:rsid w:val="003F6F1B"/>
    <w:rsid w:val="003F6F8A"/>
    <w:rsid w:val="003F735C"/>
    <w:rsid w:val="003F7867"/>
    <w:rsid w:val="003F799F"/>
    <w:rsid w:val="00400077"/>
    <w:rsid w:val="00400678"/>
    <w:rsid w:val="004008A7"/>
    <w:rsid w:val="00400C65"/>
    <w:rsid w:val="00400F2F"/>
    <w:rsid w:val="00400FF9"/>
    <w:rsid w:val="0040149C"/>
    <w:rsid w:val="00401710"/>
    <w:rsid w:val="00401995"/>
    <w:rsid w:val="00401BDA"/>
    <w:rsid w:val="00401DA6"/>
    <w:rsid w:val="00401F51"/>
    <w:rsid w:val="00403A1B"/>
    <w:rsid w:val="004040C9"/>
    <w:rsid w:val="00404272"/>
    <w:rsid w:val="00404B45"/>
    <w:rsid w:val="00406074"/>
    <w:rsid w:val="004063DA"/>
    <w:rsid w:val="004066E4"/>
    <w:rsid w:val="00406A0E"/>
    <w:rsid w:val="004070BB"/>
    <w:rsid w:val="00407590"/>
    <w:rsid w:val="00407995"/>
    <w:rsid w:val="00410151"/>
    <w:rsid w:val="00410D1F"/>
    <w:rsid w:val="0041101E"/>
    <w:rsid w:val="00411776"/>
    <w:rsid w:val="00411DBB"/>
    <w:rsid w:val="004129C4"/>
    <w:rsid w:val="004129D0"/>
    <w:rsid w:val="00412EEA"/>
    <w:rsid w:val="0041314F"/>
    <w:rsid w:val="004139B4"/>
    <w:rsid w:val="004146B7"/>
    <w:rsid w:val="00414717"/>
    <w:rsid w:val="0041553F"/>
    <w:rsid w:val="00415D15"/>
    <w:rsid w:val="00416053"/>
    <w:rsid w:val="00417365"/>
    <w:rsid w:val="00420658"/>
    <w:rsid w:val="004208E3"/>
    <w:rsid w:val="00420C23"/>
    <w:rsid w:val="004211DE"/>
    <w:rsid w:val="00421771"/>
    <w:rsid w:val="00421818"/>
    <w:rsid w:val="0042246D"/>
    <w:rsid w:val="00423667"/>
    <w:rsid w:val="00423C97"/>
    <w:rsid w:val="00423ECA"/>
    <w:rsid w:val="00424BC6"/>
    <w:rsid w:val="00424BFC"/>
    <w:rsid w:val="00424E3E"/>
    <w:rsid w:val="00425846"/>
    <w:rsid w:val="00425A9F"/>
    <w:rsid w:val="00425B5A"/>
    <w:rsid w:val="00425C34"/>
    <w:rsid w:val="00425CE2"/>
    <w:rsid w:val="00425D3F"/>
    <w:rsid w:val="0042652A"/>
    <w:rsid w:val="00426607"/>
    <w:rsid w:val="00426F48"/>
    <w:rsid w:val="00427398"/>
    <w:rsid w:val="00427755"/>
    <w:rsid w:val="0042786F"/>
    <w:rsid w:val="00427DAB"/>
    <w:rsid w:val="00427E20"/>
    <w:rsid w:val="00427EA3"/>
    <w:rsid w:val="0043055B"/>
    <w:rsid w:val="00430A06"/>
    <w:rsid w:val="00431288"/>
    <w:rsid w:val="00431B72"/>
    <w:rsid w:val="004329F4"/>
    <w:rsid w:val="004337DC"/>
    <w:rsid w:val="00434684"/>
    <w:rsid w:val="00434A73"/>
    <w:rsid w:val="00434AC8"/>
    <w:rsid w:val="00434C70"/>
    <w:rsid w:val="0043579E"/>
    <w:rsid w:val="00435D45"/>
    <w:rsid w:val="004367D9"/>
    <w:rsid w:val="00436D6A"/>
    <w:rsid w:val="00436E63"/>
    <w:rsid w:val="00436F1B"/>
    <w:rsid w:val="00437DFD"/>
    <w:rsid w:val="00440113"/>
    <w:rsid w:val="0044063E"/>
    <w:rsid w:val="00440705"/>
    <w:rsid w:val="00440ACF"/>
    <w:rsid w:val="00440B76"/>
    <w:rsid w:val="00440C5D"/>
    <w:rsid w:val="00440D37"/>
    <w:rsid w:val="004410FE"/>
    <w:rsid w:val="00441799"/>
    <w:rsid w:val="00442520"/>
    <w:rsid w:val="004428F8"/>
    <w:rsid w:val="00442C5B"/>
    <w:rsid w:val="004433AC"/>
    <w:rsid w:val="00443972"/>
    <w:rsid w:val="004439CA"/>
    <w:rsid w:val="0044426C"/>
    <w:rsid w:val="00444358"/>
    <w:rsid w:val="00444425"/>
    <w:rsid w:val="00445066"/>
    <w:rsid w:val="00445523"/>
    <w:rsid w:val="00445975"/>
    <w:rsid w:val="00445AAD"/>
    <w:rsid w:val="00445C29"/>
    <w:rsid w:val="00445D2D"/>
    <w:rsid w:val="00445DC0"/>
    <w:rsid w:val="00445F94"/>
    <w:rsid w:val="00446874"/>
    <w:rsid w:val="004468E4"/>
    <w:rsid w:val="00446A22"/>
    <w:rsid w:val="00446A27"/>
    <w:rsid w:val="00446C52"/>
    <w:rsid w:val="004470B7"/>
    <w:rsid w:val="004474F7"/>
    <w:rsid w:val="004479FC"/>
    <w:rsid w:val="00450258"/>
    <w:rsid w:val="00450281"/>
    <w:rsid w:val="00450312"/>
    <w:rsid w:val="0045068F"/>
    <w:rsid w:val="004514EB"/>
    <w:rsid w:val="00451996"/>
    <w:rsid w:val="004519E6"/>
    <w:rsid w:val="004523D9"/>
    <w:rsid w:val="00452B6A"/>
    <w:rsid w:val="00452D25"/>
    <w:rsid w:val="004533D9"/>
    <w:rsid w:val="0045354A"/>
    <w:rsid w:val="00454728"/>
    <w:rsid w:val="00454A57"/>
    <w:rsid w:val="00454DDE"/>
    <w:rsid w:val="00455598"/>
    <w:rsid w:val="00455D34"/>
    <w:rsid w:val="00456063"/>
    <w:rsid w:val="004563C7"/>
    <w:rsid w:val="00457200"/>
    <w:rsid w:val="00457E18"/>
    <w:rsid w:val="00460966"/>
    <w:rsid w:val="00460B71"/>
    <w:rsid w:val="0046162F"/>
    <w:rsid w:val="00461B8F"/>
    <w:rsid w:val="00461BCB"/>
    <w:rsid w:val="00461C84"/>
    <w:rsid w:val="004620EE"/>
    <w:rsid w:val="004627B1"/>
    <w:rsid w:val="004631BE"/>
    <w:rsid w:val="0046375C"/>
    <w:rsid w:val="00463983"/>
    <w:rsid w:val="004640C8"/>
    <w:rsid w:val="0046530B"/>
    <w:rsid w:val="00465641"/>
    <w:rsid w:val="00465CB7"/>
    <w:rsid w:val="00465FE8"/>
    <w:rsid w:val="00466061"/>
    <w:rsid w:val="00466C9E"/>
    <w:rsid w:val="00466FE8"/>
    <w:rsid w:val="004701D0"/>
    <w:rsid w:val="00470294"/>
    <w:rsid w:val="00470302"/>
    <w:rsid w:val="004709A4"/>
    <w:rsid w:val="00470CB1"/>
    <w:rsid w:val="00470F74"/>
    <w:rsid w:val="004713F3"/>
    <w:rsid w:val="00471F29"/>
    <w:rsid w:val="004721AA"/>
    <w:rsid w:val="004731BF"/>
    <w:rsid w:val="00473F2E"/>
    <w:rsid w:val="00474094"/>
    <w:rsid w:val="00474A7B"/>
    <w:rsid w:val="00474B2D"/>
    <w:rsid w:val="00474E03"/>
    <w:rsid w:val="004750A5"/>
    <w:rsid w:val="004750FB"/>
    <w:rsid w:val="00475202"/>
    <w:rsid w:val="00476041"/>
    <w:rsid w:val="00476582"/>
    <w:rsid w:val="00476D7E"/>
    <w:rsid w:val="00476F8F"/>
    <w:rsid w:val="004779B0"/>
    <w:rsid w:val="0048017C"/>
    <w:rsid w:val="00480313"/>
    <w:rsid w:val="004809D6"/>
    <w:rsid w:val="00480A71"/>
    <w:rsid w:val="00481173"/>
    <w:rsid w:val="00481368"/>
    <w:rsid w:val="004817FC"/>
    <w:rsid w:val="00481828"/>
    <w:rsid w:val="004818FA"/>
    <w:rsid w:val="00481EBB"/>
    <w:rsid w:val="00482103"/>
    <w:rsid w:val="0048420F"/>
    <w:rsid w:val="00484303"/>
    <w:rsid w:val="00484763"/>
    <w:rsid w:val="00484D16"/>
    <w:rsid w:val="00485450"/>
    <w:rsid w:val="004858FA"/>
    <w:rsid w:val="00486497"/>
    <w:rsid w:val="00486527"/>
    <w:rsid w:val="004865CE"/>
    <w:rsid w:val="00486987"/>
    <w:rsid w:val="00486C57"/>
    <w:rsid w:val="004870FC"/>
    <w:rsid w:val="00487453"/>
    <w:rsid w:val="00490118"/>
    <w:rsid w:val="0049101F"/>
    <w:rsid w:val="00491B2C"/>
    <w:rsid w:val="00491C5F"/>
    <w:rsid w:val="00492E04"/>
    <w:rsid w:val="00493D7A"/>
    <w:rsid w:val="00494236"/>
    <w:rsid w:val="00494945"/>
    <w:rsid w:val="00496885"/>
    <w:rsid w:val="00496E08"/>
    <w:rsid w:val="004970C9"/>
    <w:rsid w:val="00497165"/>
    <w:rsid w:val="0049763E"/>
    <w:rsid w:val="00497B86"/>
    <w:rsid w:val="004A0121"/>
    <w:rsid w:val="004A11C4"/>
    <w:rsid w:val="004A15B9"/>
    <w:rsid w:val="004A1EFD"/>
    <w:rsid w:val="004A2BF0"/>
    <w:rsid w:val="004A2C34"/>
    <w:rsid w:val="004A3A3B"/>
    <w:rsid w:val="004A3D98"/>
    <w:rsid w:val="004A44DD"/>
    <w:rsid w:val="004A472B"/>
    <w:rsid w:val="004A479F"/>
    <w:rsid w:val="004A49A0"/>
    <w:rsid w:val="004A4A0D"/>
    <w:rsid w:val="004A4FC6"/>
    <w:rsid w:val="004A56D8"/>
    <w:rsid w:val="004A5B35"/>
    <w:rsid w:val="004A68E0"/>
    <w:rsid w:val="004A6B3A"/>
    <w:rsid w:val="004A7318"/>
    <w:rsid w:val="004A774F"/>
    <w:rsid w:val="004A796E"/>
    <w:rsid w:val="004A7A47"/>
    <w:rsid w:val="004A7FC3"/>
    <w:rsid w:val="004B0A4D"/>
    <w:rsid w:val="004B0F0F"/>
    <w:rsid w:val="004B1671"/>
    <w:rsid w:val="004B17FC"/>
    <w:rsid w:val="004B206C"/>
    <w:rsid w:val="004B2B0B"/>
    <w:rsid w:val="004B2F27"/>
    <w:rsid w:val="004B34A0"/>
    <w:rsid w:val="004B37BE"/>
    <w:rsid w:val="004B49B9"/>
    <w:rsid w:val="004B49EE"/>
    <w:rsid w:val="004B4E87"/>
    <w:rsid w:val="004B559B"/>
    <w:rsid w:val="004B64C1"/>
    <w:rsid w:val="004B6900"/>
    <w:rsid w:val="004B6D8A"/>
    <w:rsid w:val="004B723D"/>
    <w:rsid w:val="004B78D9"/>
    <w:rsid w:val="004C0231"/>
    <w:rsid w:val="004C02B0"/>
    <w:rsid w:val="004C06E2"/>
    <w:rsid w:val="004C0960"/>
    <w:rsid w:val="004C09BD"/>
    <w:rsid w:val="004C0BCF"/>
    <w:rsid w:val="004C1354"/>
    <w:rsid w:val="004C159F"/>
    <w:rsid w:val="004C1FC8"/>
    <w:rsid w:val="004C2731"/>
    <w:rsid w:val="004C2D4E"/>
    <w:rsid w:val="004C3634"/>
    <w:rsid w:val="004C39B1"/>
    <w:rsid w:val="004C39D2"/>
    <w:rsid w:val="004C44F2"/>
    <w:rsid w:val="004C472E"/>
    <w:rsid w:val="004C4B94"/>
    <w:rsid w:val="004C60B6"/>
    <w:rsid w:val="004C681A"/>
    <w:rsid w:val="004C6D9D"/>
    <w:rsid w:val="004C7A9B"/>
    <w:rsid w:val="004C7B45"/>
    <w:rsid w:val="004D0B11"/>
    <w:rsid w:val="004D11FD"/>
    <w:rsid w:val="004D125A"/>
    <w:rsid w:val="004D14EC"/>
    <w:rsid w:val="004D1BF4"/>
    <w:rsid w:val="004D1D12"/>
    <w:rsid w:val="004D2015"/>
    <w:rsid w:val="004D2C5C"/>
    <w:rsid w:val="004D2ED8"/>
    <w:rsid w:val="004D352F"/>
    <w:rsid w:val="004D472B"/>
    <w:rsid w:val="004D486C"/>
    <w:rsid w:val="004D4B37"/>
    <w:rsid w:val="004D4C37"/>
    <w:rsid w:val="004D4F2F"/>
    <w:rsid w:val="004D5A19"/>
    <w:rsid w:val="004D5B0E"/>
    <w:rsid w:val="004D5C04"/>
    <w:rsid w:val="004D5CF6"/>
    <w:rsid w:val="004D5EFD"/>
    <w:rsid w:val="004D6F2A"/>
    <w:rsid w:val="004D7D7C"/>
    <w:rsid w:val="004E0252"/>
    <w:rsid w:val="004E0572"/>
    <w:rsid w:val="004E0639"/>
    <w:rsid w:val="004E08F2"/>
    <w:rsid w:val="004E11BE"/>
    <w:rsid w:val="004E1E2B"/>
    <w:rsid w:val="004E206E"/>
    <w:rsid w:val="004E226E"/>
    <w:rsid w:val="004E238F"/>
    <w:rsid w:val="004E2F91"/>
    <w:rsid w:val="004E3118"/>
    <w:rsid w:val="004E3730"/>
    <w:rsid w:val="004E393A"/>
    <w:rsid w:val="004E3956"/>
    <w:rsid w:val="004E3F46"/>
    <w:rsid w:val="004E4C16"/>
    <w:rsid w:val="004E52D7"/>
    <w:rsid w:val="004E52F3"/>
    <w:rsid w:val="004E5342"/>
    <w:rsid w:val="004E5878"/>
    <w:rsid w:val="004E5923"/>
    <w:rsid w:val="004E5DA3"/>
    <w:rsid w:val="004E609B"/>
    <w:rsid w:val="004E6C0B"/>
    <w:rsid w:val="004E6D7C"/>
    <w:rsid w:val="004E729A"/>
    <w:rsid w:val="004E7789"/>
    <w:rsid w:val="004E7CA8"/>
    <w:rsid w:val="004E7F19"/>
    <w:rsid w:val="004F07F6"/>
    <w:rsid w:val="004F0B13"/>
    <w:rsid w:val="004F0E6C"/>
    <w:rsid w:val="004F0EC5"/>
    <w:rsid w:val="004F17B9"/>
    <w:rsid w:val="004F1A25"/>
    <w:rsid w:val="004F1C73"/>
    <w:rsid w:val="004F29A4"/>
    <w:rsid w:val="004F3638"/>
    <w:rsid w:val="004F4057"/>
    <w:rsid w:val="004F43FA"/>
    <w:rsid w:val="004F460A"/>
    <w:rsid w:val="004F4B3E"/>
    <w:rsid w:val="004F5504"/>
    <w:rsid w:val="004F63E8"/>
    <w:rsid w:val="004F7309"/>
    <w:rsid w:val="004F76B9"/>
    <w:rsid w:val="004F773A"/>
    <w:rsid w:val="004F78B7"/>
    <w:rsid w:val="004F7E9F"/>
    <w:rsid w:val="004F7F6D"/>
    <w:rsid w:val="00500389"/>
    <w:rsid w:val="00500444"/>
    <w:rsid w:val="00500A51"/>
    <w:rsid w:val="00501014"/>
    <w:rsid w:val="00501058"/>
    <w:rsid w:val="0050191C"/>
    <w:rsid w:val="00501B6C"/>
    <w:rsid w:val="00501FAB"/>
    <w:rsid w:val="005031DE"/>
    <w:rsid w:val="0050321C"/>
    <w:rsid w:val="005032C4"/>
    <w:rsid w:val="00503448"/>
    <w:rsid w:val="00503966"/>
    <w:rsid w:val="00503A6F"/>
    <w:rsid w:val="00503D4D"/>
    <w:rsid w:val="00503E50"/>
    <w:rsid w:val="00503F45"/>
    <w:rsid w:val="00504634"/>
    <w:rsid w:val="00504CDF"/>
    <w:rsid w:val="00504E0E"/>
    <w:rsid w:val="00504ECD"/>
    <w:rsid w:val="0050522E"/>
    <w:rsid w:val="005053D9"/>
    <w:rsid w:val="0050592E"/>
    <w:rsid w:val="00505977"/>
    <w:rsid w:val="00505F0D"/>
    <w:rsid w:val="00506127"/>
    <w:rsid w:val="00506273"/>
    <w:rsid w:val="00506323"/>
    <w:rsid w:val="005063AF"/>
    <w:rsid w:val="00506E6D"/>
    <w:rsid w:val="0050716D"/>
    <w:rsid w:val="00510BDE"/>
    <w:rsid w:val="00510CD2"/>
    <w:rsid w:val="00510EBA"/>
    <w:rsid w:val="00511125"/>
    <w:rsid w:val="00511414"/>
    <w:rsid w:val="005114E7"/>
    <w:rsid w:val="00511662"/>
    <w:rsid w:val="0051170D"/>
    <w:rsid w:val="00511A06"/>
    <w:rsid w:val="00512094"/>
    <w:rsid w:val="005121E1"/>
    <w:rsid w:val="00512BC3"/>
    <w:rsid w:val="00512C75"/>
    <w:rsid w:val="00512FE7"/>
    <w:rsid w:val="005133BE"/>
    <w:rsid w:val="00513E74"/>
    <w:rsid w:val="0051437B"/>
    <w:rsid w:val="00514386"/>
    <w:rsid w:val="0051440B"/>
    <w:rsid w:val="0051462A"/>
    <w:rsid w:val="005148BB"/>
    <w:rsid w:val="00514C63"/>
    <w:rsid w:val="00514CF7"/>
    <w:rsid w:val="0051538C"/>
    <w:rsid w:val="0051562F"/>
    <w:rsid w:val="00515832"/>
    <w:rsid w:val="00515879"/>
    <w:rsid w:val="00515F5E"/>
    <w:rsid w:val="005160F0"/>
    <w:rsid w:val="00516364"/>
    <w:rsid w:val="00516B4A"/>
    <w:rsid w:val="005178F9"/>
    <w:rsid w:val="00517FD1"/>
    <w:rsid w:val="005204FF"/>
    <w:rsid w:val="0052063C"/>
    <w:rsid w:val="0052093F"/>
    <w:rsid w:val="00520A8D"/>
    <w:rsid w:val="00520BBF"/>
    <w:rsid w:val="005212AD"/>
    <w:rsid w:val="005215DA"/>
    <w:rsid w:val="00521A79"/>
    <w:rsid w:val="00521C07"/>
    <w:rsid w:val="00521DEE"/>
    <w:rsid w:val="00522ACB"/>
    <w:rsid w:val="00524C56"/>
    <w:rsid w:val="00524E24"/>
    <w:rsid w:val="0052560D"/>
    <w:rsid w:val="00525706"/>
    <w:rsid w:val="005257E6"/>
    <w:rsid w:val="005261AD"/>
    <w:rsid w:val="005268D7"/>
    <w:rsid w:val="005268D8"/>
    <w:rsid w:val="00526A8F"/>
    <w:rsid w:val="00530104"/>
    <w:rsid w:val="0053044A"/>
    <w:rsid w:val="0053088A"/>
    <w:rsid w:val="00531668"/>
    <w:rsid w:val="0053207D"/>
    <w:rsid w:val="005323E4"/>
    <w:rsid w:val="00532BC3"/>
    <w:rsid w:val="00532D1C"/>
    <w:rsid w:val="00532FE5"/>
    <w:rsid w:val="00533625"/>
    <w:rsid w:val="0053374A"/>
    <w:rsid w:val="00533768"/>
    <w:rsid w:val="00533C9D"/>
    <w:rsid w:val="00533CEF"/>
    <w:rsid w:val="00533DF3"/>
    <w:rsid w:val="00533FE4"/>
    <w:rsid w:val="005340BA"/>
    <w:rsid w:val="00535B9A"/>
    <w:rsid w:val="005363D0"/>
    <w:rsid w:val="00536E8A"/>
    <w:rsid w:val="00537040"/>
    <w:rsid w:val="00537A76"/>
    <w:rsid w:val="00537C9B"/>
    <w:rsid w:val="00537E99"/>
    <w:rsid w:val="00540358"/>
    <w:rsid w:val="00540535"/>
    <w:rsid w:val="005414C2"/>
    <w:rsid w:val="00541887"/>
    <w:rsid w:val="00541AEE"/>
    <w:rsid w:val="00541E60"/>
    <w:rsid w:val="00541FB4"/>
    <w:rsid w:val="00542169"/>
    <w:rsid w:val="0054217F"/>
    <w:rsid w:val="005424D1"/>
    <w:rsid w:val="00542CBF"/>
    <w:rsid w:val="00542D36"/>
    <w:rsid w:val="005438D6"/>
    <w:rsid w:val="00543A7C"/>
    <w:rsid w:val="0054412A"/>
    <w:rsid w:val="005446FC"/>
    <w:rsid w:val="00544810"/>
    <w:rsid w:val="00544BE5"/>
    <w:rsid w:val="00544E3C"/>
    <w:rsid w:val="00544E53"/>
    <w:rsid w:val="00544FE8"/>
    <w:rsid w:val="00545528"/>
    <w:rsid w:val="00545575"/>
    <w:rsid w:val="0054590C"/>
    <w:rsid w:val="0054596C"/>
    <w:rsid w:val="00545FDA"/>
    <w:rsid w:val="0054678C"/>
    <w:rsid w:val="005469F5"/>
    <w:rsid w:val="00546BE3"/>
    <w:rsid w:val="00546CF4"/>
    <w:rsid w:val="00546F50"/>
    <w:rsid w:val="00547582"/>
    <w:rsid w:val="005475E4"/>
    <w:rsid w:val="00547D43"/>
    <w:rsid w:val="00547DC4"/>
    <w:rsid w:val="00550757"/>
    <w:rsid w:val="005507CA"/>
    <w:rsid w:val="00550A91"/>
    <w:rsid w:val="00550C89"/>
    <w:rsid w:val="00552265"/>
    <w:rsid w:val="005524D3"/>
    <w:rsid w:val="00552660"/>
    <w:rsid w:val="00552B7E"/>
    <w:rsid w:val="005532AE"/>
    <w:rsid w:val="00553608"/>
    <w:rsid w:val="00553625"/>
    <w:rsid w:val="00553668"/>
    <w:rsid w:val="005536CB"/>
    <w:rsid w:val="00553DB4"/>
    <w:rsid w:val="005541F6"/>
    <w:rsid w:val="0055478C"/>
    <w:rsid w:val="00555736"/>
    <w:rsid w:val="005567DC"/>
    <w:rsid w:val="00556F26"/>
    <w:rsid w:val="005578B1"/>
    <w:rsid w:val="00557982"/>
    <w:rsid w:val="00557BFE"/>
    <w:rsid w:val="00560166"/>
    <w:rsid w:val="0056036E"/>
    <w:rsid w:val="00560573"/>
    <w:rsid w:val="00560A24"/>
    <w:rsid w:val="00561248"/>
    <w:rsid w:val="00561A61"/>
    <w:rsid w:val="00561C55"/>
    <w:rsid w:val="0056231B"/>
    <w:rsid w:val="00562607"/>
    <w:rsid w:val="00562996"/>
    <w:rsid w:val="0056330D"/>
    <w:rsid w:val="00563408"/>
    <w:rsid w:val="00563940"/>
    <w:rsid w:val="005639E8"/>
    <w:rsid w:val="00563F1E"/>
    <w:rsid w:val="005644EC"/>
    <w:rsid w:val="00565477"/>
    <w:rsid w:val="0056587D"/>
    <w:rsid w:val="00566189"/>
    <w:rsid w:val="00566839"/>
    <w:rsid w:val="00566C32"/>
    <w:rsid w:val="0056705F"/>
    <w:rsid w:val="0057016D"/>
    <w:rsid w:val="005702E9"/>
    <w:rsid w:val="005704D9"/>
    <w:rsid w:val="00570C0A"/>
    <w:rsid w:val="00570FEF"/>
    <w:rsid w:val="005712A4"/>
    <w:rsid w:val="00571B87"/>
    <w:rsid w:val="005720E3"/>
    <w:rsid w:val="005721B7"/>
    <w:rsid w:val="00573134"/>
    <w:rsid w:val="005735C2"/>
    <w:rsid w:val="00573836"/>
    <w:rsid w:val="005753ED"/>
    <w:rsid w:val="00575F7F"/>
    <w:rsid w:val="0057699D"/>
    <w:rsid w:val="00576D5E"/>
    <w:rsid w:val="005778C9"/>
    <w:rsid w:val="00577A60"/>
    <w:rsid w:val="00577D32"/>
    <w:rsid w:val="00577DF7"/>
    <w:rsid w:val="0058046F"/>
    <w:rsid w:val="00580BE3"/>
    <w:rsid w:val="005812D8"/>
    <w:rsid w:val="005819C2"/>
    <w:rsid w:val="00581E94"/>
    <w:rsid w:val="00582ADD"/>
    <w:rsid w:val="00582E91"/>
    <w:rsid w:val="00582F98"/>
    <w:rsid w:val="00583238"/>
    <w:rsid w:val="005832B2"/>
    <w:rsid w:val="00583314"/>
    <w:rsid w:val="005841C7"/>
    <w:rsid w:val="00584378"/>
    <w:rsid w:val="00584541"/>
    <w:rsid w:val="00584987"/>
    <w:rsid w:val="00585882"/>
    <w:rsid w:val="005859AB"/>
    <w:rsid w:val="00585D3A"/>
    <w:rsid w:val="0058661C"/>
    <w:rsid w:val="00586F42"/>
    <w:rsid w:val="00587155"/>
    <w:rsid w:val="00587822"/>
    <w:rsid w:val="00587B83"/>
    <w:rsid w:val="00587B8F"/>
    <w:rsid w:val="00587C18"/>
    <w:rsid w:val="00587D39"/>
    <w:rsid w:val="0059060F"/>
    <w:rsid w:val="00590819"/>
    <w:rsid w:val="005910C0"/>
    <w:rsid w:val="00591398"/>
    <w:rsid w:val="00591431"/>
    <w:rsid w:val="00592363"/>
    <w:rsid w:val="00592616"/>
    <w:rsid w:val="00592A12"/>
    <w:rsid w:val="00592BD9"/>
    <w:rsid w:val="00592C85"/>
    <w:rsid w:val="00592D06"/>
    <w:rsid w:val="005931A1"/>
    <w:rsid w:val="00593404"/>
    <w:rsid w:val="00594485"/>
    <w:rsid w:val="005946F0"/>
    <w:rsid w:val="0059494F"/>
    <w:rsid w:val="0059497D"/>
    <w:rsid w:val="00594D91"/>
    <w:rsid w:val="00595970"/>
    <w:rsid w:val="00595E0A"/>
    <w:rsid w:val="005960D8"/>
    <w:rsid w:val="00596C07"/>
    <w:rsid w:val="0059726F"/>
    <w:rsid w:val="00597934"/>
    <w:rsid w:val="00597C0D"/>
    <w:rsid w:val="00597DE0"/>
    <w:rsid w:val="00597FF1"/>
    <w:rsid w:val="005A02D2"/>
    <w:rsid w:val="005A0F68"/>
    <w:rsid w:val="005A108C"/>
    <w:rsid w:val="005A1F63"/>
    <w:rsid w:val="005A236E"/>
    <w:rsid w:val="005A3291"/>
    <w:rsid w:val="005A348D"/>
    <w:rsid w:val="005A3CF3"/>
    <w:rsid w:val="005A48C7"/>
    <w:rsid w:val="005A4A76"/>
    <w:rsid w:val="005A556E"/>
    <w:rsid w:val="005A5D16"/>
    <w:rsid w:val="005A6075"/>
    <w:rsid w:val="005A62CF"/>
    <w:rsid w:val="005A6405"/>
    <w:rsid w:val="005A6726"/>
    <w:rsid w:val="005A672A"/>
    <w:rsid w:val="005A677F"/>
    <w:rsid w:val="005A67BB"/>
    <w:rsid w:val="005A6961"/>
    <w:rsid w:val="005A6E00"/>
    <w:rsid w:val="005A7238"/>
    <w:rsid w:val="005A76E4"/>
    <w:rsid w:val="005A7815"/>
    <w:rsid w:val="005A7A7F"/>
    <w:rsid w:val="005A7E62"/>
    <w:rsid w:val="005A7F4D"/>
    <w:rsid w:val="005B0AE8"/>
    <w:rsid w:val="005B1EC2"/>
    <w:rsid w:val="005B2097"/>
    <w:rsid w:val="005B2138"/>
    <w:rsid w:val="005B2778"/>
    <w:rsid w:val="005B27F7"/>
    <w:rsid w:val="005B31F0"/>
    <w:rsid w:val="005B3E42"/>
    <w:rsid w:val="005B431D"/>
    <w:rsid w:val="005B4334"/>
    <w:rsid w:val="005B4F64"/>
    <w:rsid w:val="005B4F8A"/>
    <w:rsid w:val="005B509D"/>
    <w:rsid w:val="005B5125"/>
    <w:rsid w:val="005B51AA"/>
    <w:rsid w:val="005B54AB"/>
    <w:rsid w:val="005B61B8"/>
    <w:rsid w:val="005B67BD"/>
    <w:rsid w:val="005B76C8"/>
    <w:rsid w:val="005B78BE"/>
    <w:rsid w:val="005B7E7F"/>
    <w:rsid w:val="005C00DD"/>
    <w:rsid w:val="005C02F4"/>
    <w:rsid w:val="005C0AB5"/>
    <w:rsid w:val="005C0E6B"/>
    <w:rsid w:val="005C0F2B"/>
    <w:rsid w:val="005C1055"/>
    <w:rsid w:val="005C10FA"/>
    <w:rsid w:val="005C18C2"/>
    <w:rsid w:val="005C1966"/>
    <w:rsid w:val="005C1F60"/>
    <w:rsid w:val="005C2049"/>
    <w:rsid w:val="005C24DB"/>
    <w:rsid w:val="005C2703"/>
    <w:rsid w:val="005C27E2"/>
    <w:rsid w:val="005C2983"/>
    <w:rsid w:val="005C2F36"/>
    <w:rsid w:val="005C374B"/>
    <w:rsid w:val="005C37FB"/>
    <w:rsid w:val="005C4175"/>
    <w:rsid w:val="005C4207"/>
    <w:rsid w:val="005C44BA"/>
    <w:rsid w:val="005C45AD"/>
    <w:rsid w:val="005C4AE9"/>
    <w:rsid w:val="005C4B35"/>
    <w:rsid w:val="005C4B5A"/>
    <w:rsid w:val="005C4F12"/>
    <w:rsid w:val="005C5071"/>
    <w:rsid w:val="005C59B7"/>
    <w:rsid w:val="005C5B27"/>
    <w:rsid w:val="005C5D22"/>
    <w:rsid w:val="005C617C"/>
    <w:rsid w:val="005C640E"/>
    <w:rsid w:val="005C7054"/>
    <w:rsid w:val="005C73FD"/>
    <w:rsid w:val="005C7BCA"/>
    <w:rsid w:val="005D01C2"/>
    <w:rsid w:val="005D04D3"/>
    <w:rsid w:val="005D08D6"/>
    <w:rsid w:val="005D2062"/>
    <w:rsid w:val="005D2627"/>
    <w:rsid w:val="005D2769"/>
    <w:rsid w:val="005D27AC"/>
    <w:rsid w:val="005D3C1F"/>
    <w:rsid w:val="005D4511"/>
    <w:rsid w:val="005D4ADE"/>
    <w:rsid w:val="005D4B04"/>
    <w:rsid w:val="005D52CB"/>
    <w:rsid w:val="005D53FE"/>
    <w:rsid w:val="005D61BD"/>
    <w:rsid w:val="005D61E6"/>
    <w:rsid w:val="005D6416"/>
    <w:rsid w:val="005D686E"/>
    <w:rsid w:val="005D6DF4"/>
    <w:rsid w:val="005D6E95"/>
    <w:rsid w:val="005D7117"/>
    <w:rsid w:val="005D76C9"/>
    <w:rsid w:val="005D7777"/>
    <w:rsid w:val="005D7BC6"/>
    <w:rsid w:val="005D7E06"/>
    <w:rsid w:val="005E0026"/>
    <w:rsid w:val="005E0107"/>
    <w:rsid w:val="005E0B94"/>
    <w:rsid w:val="005E0C7B"/>
    <w:rsid w:val="005E1236"/>
    <w:rsid w:val="005E13C4"/>
    <w:rsid w:val="005E13D4"/>
    <w:rsid w:val="005E1471"/>
    <w:rsid w:val="005E1672"/>
    <w:rsid w:val="005E245A"/>
    <w:rsid w:val="005E36E9"/>
    <w:rsid w:val="005E424C"/>
    <w:rsid w:val="005E457A"/>
    <w:rsid w:val="005E4819"/>
    <w:rsid w:val="005E4883"/>
    <w:rsid w:val="005E49A4"/>
    <w:rsid w:val="005E4A48"/>
    <w:rsid w:val="005E4AF8"/>
    <w:rsid w:val="005E4D51"/>
    <w:rsid w:val="005E50F1"/>
    <w:rsid w:val="005E5180"/>
    <w:rsid w:val="005E5361"/>
    <w:rsid w:val="005E53D0"/>
    <w:rsid w:val="005E5C49"/>
    <w:rsid w:val="005E60DE"/>
    <w:rsid w:val="005E63CC"/>
    <w:rsid w:val="005E63CE"/>
    <w:rsid w:val="005E6F18"/>
    <w:rsid w:val="005E6FB8"/>
    <w:rsid w:val="005E7B7E"/>
    <w:rsid w:val="005F0153"/>
    <w:rsid w:val="005F0598"/>
    <w:rsid w:val="005F0747"/>
    <w:rsid w:val="005F0F20"/>
    <w:rsid w:val="005F110C"/>
    <w:rsid w:val="005F18BF"/>
    <w:rsid w:val="005F29BA"/>
    <w:rsid w:val="005F2A61"/>
    <w:rsid w:val="005F32DE"/>
    <w:rsid w:val="005F3382"/>
    <w:rsid w:val="005F4CD8"/>
    <w:rsid w:val="005F5769"/>
    <w:rsid w:val="005F58F2"/>
    <w:rsid w:val="005F5C58"/>
    <w:rsid w:val="005F5E36"/>
    <w:rsid w:val="005F5F5C"/>
    <w:rsid w:val="005F685E"/>
    <w:rsid w:val="005F6ECF"/>
    <w:rsid w:val="005F72F4"/>
    <w:rsid w:val="005F73DB"/>
    <w:rsid w:val="00601A15"/>
    <w:rsid w:val="00601B3F"/>
    <w:rsid w:val="00601C8E"/>
    <w:rsid w:val="0060281C"/>
    <w:rsid w:val="00602EB2"/>
    <w:rsid w:val="00603101"/>
    <w:rsid w:val="006032DC"/>
    <w:rsid w:val="00603E31"/>
    <w:rsid w:val="00604077"/>
    <w:rsid w:val="0060420A"/>
    <w:rsid w:val="006042CF"/>
    <w:rsid w:val="006043CA"/>
    <w:rsid w:val="00604816"/>
    <w:rsid w:val="0060493E"/>
    <w:rsid w:val="00604A8C"/>
    <w:rsid w:val="00604B1B"/>
    <w:rsid w:val="00604C7A"/>
    <w:rsid w:val="00604D7D"/>
    <w:rsid w:val="00605141"/>
    <w:rsid w:val="006059E5"/>
    <w:rsid w:val="00605FDC"/>
    <w:rsid w:val="00606556"/>
    <w:rsid w:val="006069AF"/>
    <w:rsid w:val="006072F8"/>
    <w:rsid w:val="00607FAD"/>
    <w:rsid w:val="0061058A"/>
    <w:rsid w:val="00610FFC"/>
    <w:rsid w:val="00611D48"/>
    <w:rsid w:val="006120F4"/>
    <w:rsid w:val="00612559"/>
    <w:rsid w:val="00612684"/>
    <w:rsid w:val="00612811"/>
    <w:rsid w:val="00612C4F"/>
    <w:rsid w:val="00612C65"/>
    <w:rsid w:val="0061379B"/>
    <w:rsid w:val="006139D5"/>
    <w:rsid w:val="00613C9A"/>
    <w:rsid w:val="0061462E"/>
    <w:rsid w:val="006147DD"/>
    <w:rsid w:val="00614CCB"/>
    <w:rsid w:val="00614DAF"/>
    <w:rsid w:val="00614DDA"/>
    <w:rsid w:val="00614F72"/>
    <w:rsid w:val="00615017"/>
    <w:rsid w:val="006151CB"/>
    <w:rsid w:val="00615348"/>
    <w:rsid w:val="00615D4B"/>
    <w:rsid w:val="0061615D"/>
    <w:rsid w:val="00616713"/>
    <w:rsid w:val="006169BA"/>
    <w:rsid w:val="00616A79"/>
    <w:rsid w:val="00616B37"/>
    <w:rsid w:val="006174D3"/>
    <w:rsid w:val="0061789C"/>
    <w:rsid w:val="00617BED"/>
    <w:rsid w:val="006207ED"/>
    <w:rsid w:val="00620988"/>
    <w:rsid w:val="00620DCB"/>
    <w:rsid w:val="0062130A"/>
    <w:rsid w:val="006214AD"/>
    <w:rsid w:val="00621982"/>
    <w:rsid w:val="00621983"/>
    <w:rsid w:val="0062271F"/>
    <w:rsid w:val="00622A6D"/>
    <w:rsid w:val="00622AF3"/>
    <w:rsid w:val="00622F90"/>
    <w:rsid w:val="0062537C"/>
    <w:rsid w:val="00625966"/>
    <w:rsid w:val="00625CDB"/>
    <w:rsid w:val="006260A7"/>
    <w:rsid w:val="006262D9"/>
    <w:rsid w:val="0062634B"/>
    <w:rsid w:val="0062663C"/>
    <w:rsid w:val="006266DF"/>
    <w:rsid w:val="00627796"/>
    <w:rsid w:val="006277D5"/>
    <w:rsid w:val="00630320"/>
    <w:rsid w:val="00630377"/>
    <w:rsid w:val="006304FA"/>
    <w:rsid w:val="006308C7"/>
    <w:rsid w:val="006314C6"/>
    <w:rsid w:val="0063159B"/>
    <w:rsid w:val="0063170C"/>
    <w:rsid w:val="00631AB7"/>
    <w:rsid w:val="00631DEC"/>
    <w:rsid w:val="00631F71"/>
    <w:rsid w:val="0063232F"/>
    <w:rsid w:val="006324E9"/>
    <w:rsid w:val="00632F54"/>
    <w:rsid w:val="00633A0C"/>
    <w:rsid w:val="00635896"/>
    <w:rsid w:val="00635FE2"/>
    <w:rsid w:val="00636B40"/>
    <w:rsid w:val="00637254"/>
    <w:rsid w:val="006372D7"/>
    <w:rsid w:val="00637C33"/>
    <w:rsid w:val="006404A0"/>
    <w:rsid w:val="006407A3"/>
    <w:rsid w:val="006408C9"/>
    <w:rsid w:val="00640A3E"/>
    <w:rsid w:val="00640BD0"/>
    <w:rsid w:val="0064125A"/>
    <w:rsid w:val="0064196E"/>
    <w:rsid w:val="006421C6"/>
    <w:rsid w:val="006423F2"/>
    <w:rsid w:val="00642607"/>
    <w:rsid w:val="00642AE7"/>
    <w:rsid w:val="00642D15"/>
    <w:rsid w:val="00642D35"/>
    <w:rsid w:val="00642F18"/>
    <w:rsid w:val="006436A8"/>
    <w:rsid w:val="00643802"/>
    <w:rsid w:val="00643CAD"/>
    <w:rsid w:val="00643CCE"/>
    <w:rsid w:val="00643FE6"/>
    <w:rsid w:val="00644586"/>
    <w:rsid w:val="00645387"/>
    <w:rsid w:val="00646B28"/>
    <w:rsid w:val="00646CCE"/>
    <w:rsid w:val="00647465"/>
    <w:rsid w:val="0064795D"/>
    <w:rsid w:val="00647DF5"/>
    <w:rsid w:val="006500AC"/>
    <w:rsid w:val="0065020E"/>
    <w:rsid w:val="00650BDB"/>
    <w:rsid w:val="00650E8F"/>
    <w:rsid w:val="0065195F"/>
    <w:rsid w:val="00651C4E"/>
    <w:rsid w:val="00651D2E"/>
    <w:rsid w:val="00651DA7"/>
    <w:rsid w:val="00652860"/>
    <w:rsid w:val="00652DCA"/>
    <w:rsid w:val="00652F31"/>
    <w:rsid w:val="00653456"/>
    <w:rsid w:val="00653831"/>
    <w:rsid w:val="00653AA0"/>
    <w:rsid w:val="0065427A"/>
    <w:rsid w:val="00654BBC"/>
    <w:rsid w:val="00654F04"/>
    <w:rsid w:val="006554D0"/>
    <w:rsid w:val="006556EC"/>
    <w:rsid w:val="00655CE2"/>
    <w:rsid w:val="00656E29"/>
    <w:rsid w:val="006571E4"/>
    <w:rsid w:val="006579E0"/>
    <w:rsid w:val="00657FAA"/>
    <w:rsid w:val="006601ED"/>
    <w:rsid w:val="006605E5"/>
    <w:rsid w:val="0066125B"/>
    <w:rsid w:val="00661293"/>
    <w:rsid w:val="00662532"/>
    <w:rsid w:val="00662686"/>
    <w:rsid w:val="00662733"/>
    <w:rsid w:val="006635FB"/>
    <w:rsid w:val="00663605"/>
    <w:rsid w:val="00663A17"/>
    <w:rsid w:val="00663AA6"/>
    <w:rsid w:val="00663FCF"/>
    <w:rsid w:val="0066438D"/>
    <w:rsid w:val="00664AA9"/>
    <w:rsid w:val="00665687"/>
    <w:rsid w:val="00665DA8"/>
    <w:rsid w:val="00666015"/>
    <w:rsid w:val="00666079"/>
    <w:rsid w:val="00666221"/>
    <w:rsid w:val="00666A5A"/>
    <w:rsid w:val="00666B33"/>
    <w:rsid w:val="0067014A"/>
    <w:rsid w:val="006703F6"/>
    <w:rsid w:val="00670A40"/>
    <w:rsid w:val="00670CF4"/>
    <w:rsid w:val="00670D32"/>
    <w:rsid w:val="006713EA"/>
    <w:rsid w:val="00671BE2"/>
    <w:rsid w:val="006724AC"/>
    <w:rsid w:val="00672F63"/>
    <w:rsid w:val="00673476"/>
    <w:rsid w:val="006735D1"/>
    <w:rsid w:val="00673801"/>
    <w:rsid w:val="00673E7D"/>
    <w:rsid w:val="00674345"/>
    <w:rsid w:val="00674961"/>
    <w:rsid w:val="00674B1E"/>
    <w:rsid w:val="006757CC"/>
    <w:rsid w:val="0067580A"/>
    <w:rsid w:val="00675911"/>
    <w:rsid w:val="00675C7E"/>
    <w:rsid w:val="00675F21"/>
    <w:rsid w:val="006765A0"/>
    <w:rsid w:val="006765C2"/>
    <w:rsid w:val="0067690D"/>
    <w:rsid w:val="00676B8E"/>
    <w:rsid w:val="00676D33"/>
    <w:rsid w:val="00676D4B"/>
    <w:rsid w:val="00677593"/>
    <w:rsid w:val="0068079C"/>
    <w:rsid w:val="00680904"/>
    <w:rsid w:val="0068096D"/>
    <w:rsid w:val="00680B95"/>
    <w:rsid w:val="00680E9F"/>
    <w:rsid w:val="006812AB"/>
    <w:rsid w:val="00681F85"/>
    <w:rsid w:val="00681FDD"/>
    <w:rsid w:val="006823A2"/>
    <w:rsid w:val="0068263A"/>
    <w:rsid w:val="00682763"/>
    <w:rsid w:val="00682BC3"/>
    <w:rsid w:val="00682E67"/>
    <w:rsid w:val="00683D4A"/>
    <w:rsid w:val="0068521B"/>
    <w:rsid w:val="00685868"/>
    <w:rsid w:val="0068630A"/>
    <w:rsid w:val="0068658F"/>
    <w:rsid w:val="00686632"/>
    <w:rsid w:val="00686640"/>
    <w:rsid w:val="006868B3"/>
    <w:rsid w:val="0068714A"/>
    <w:rsid w:val="006879C9"/>
    <w:rsid w:val="00690129"/>
    <w:rsid w:val="006907C7"/>
    <w:rsid w:val="00690EC8"/>
    <w:rsid w:val="0069138A"/>
    <w:rsid w:val="0069179E"/>
    <w:rsid w:val="00692AA7"/>
    <w:rsid w:val="00692E83"/>
    <w:rsid w:val="00692F14"/>
    <w:rsid w:val="0069312A"/>
    <w:rsid w:val="0069345D"/>
    <w:rsid w:val="0069358B"/>
    <w:rsid w:val="006936A0"/>
    <w:rsid w:val="00693849"/>
    <w:rsid w:val="00693D2A"/>
    <w:rsid w:val="00694109"/>
    <w:rsid w:val="006949C4"/>
    <w:rsid w:val="00694A25"/>
    <w:rsid w:val="00694BB2"/>
    <w:rsid w:val="00694DE6"/>
    <w:rsid w:val="00695EA0"/>
    <w:rsid w:val="00696FEB"/>
    <w:rsid w:val="0069711D"/>
    <w:rsid w:val="006977CD"/>
    <w:rsid w:val="00697EDB"/>
    <w:rsid w:val="006A03DA"/>
    <w:rsid w:val="006A086A"/>
    <w:rsid w:val="006A0E07"/>
    <w:rsid w:val="006A100B"/>
    <w:rsid w:val="006A10F8"/>
    <w:rsid w:val="006A12F7"/>
    <w:rsid w:val="006A1958"/>
    <w:rsid w:val="006A1A43"/>
    <w:rsid w:val="006A1E73"/>
    <w:rsid w:val="006A22AE"/>
    <w:rsid w:val="006A271A"/>
    <w:rsid w:val="006A33A4"/>
    <w:rsid w:val="006A3527"/>
    <w:rsid w:val="006A356E"/>
    <w:rsid w:val="006A3694"/>
    <w:rsid w:val="006A3CAF"/>
    <w:rsid w:val="006A428A"/>
    <w:rsid w:val="006A4C41"/>
    <w:rsid w:val="006A5086"/>
    <w:rsid w:val="006A5C57"/>
    <w:rsid w:val="006A5DF4"/>
    <w:rsid w:val="006A5EB3"/>
    <w:rsid w:val="006A621A"/>
    <w:rsid w:val="006A6379"/>
    <w:rsid w:val="006A66C2"/>
    <w:rsid w:val="006A6DF3"/>
    <w:rsid w:val="006A7097"/>
    <w:rsid w:val="006A7208"/>
    <w:rsid w:val="006A734D"/>
    <w:rsid w:val="006A7864"/>
    <w:rsid w:val="006A7B91"/>
    <w:rsid w:val="006B02A5"/>
    <w:rsid w:val="006B1E81"/>
    <w:rsid w:val="006B2AAB"/>
    <w:rsid w:val="006B2C44"/>
    <w:rsid w:val="006B2FCA"/>
    <w:rsid w:val="006B3374"/>
    <w:rsid w:val="006B416F"/>
    <w:rsid w:val="006B4542"/>
    <w:rsid w:val="006B474E"/>
    <w:rsid w:val="006B557D"/>
    <w:rsid w:val="006B5769"/>
    <w:rsid w:val="006B5A2F"/>
    <w:rsid w:val="006B6A68"/>
    <w:rsid w:val="006B773C"/>
    <w:rsid w:val="006B7DC3"/>
    <w:rsid w:val="006C0526"/>
    <w:rsid w:val="006C0B01"/>
    <w:rsid w:val="006C0D8F"/>
    <w:rsid w:val="006C0F8B"/>
    <w:rsid w:val="006C1409"/>
    <w:rsid w:val="006C170F"/>
    <w:rsid w:val="006C1902"/>
    <w:rsid w:val="006C2312"/>
    <w:rsid w:val="006C24B5"/>
    <w:rsid w:val="006C2731"/>
    <w:rsid w:val="006C295A"/>
    <w:rsid w:val="006C2DE2"/>
    <w:rsid w:val="006C308C"/>
    <w:rsid w:val="006C3D95"/>
    <w:rsid w:val="006C4228"/>
    <w:rsid w:val="006C4602"/>
    <w:rsid w:val="006C54F0"/>
    <w:rsid w:val="006C5D3A"/>
    <w:rsid w:val="006C6048"/>
    <w:rsid w:val="006C6218"/>
    <w:rsid w:val="006C63DE"/>
    <w:rsid w:val="006C63F9"/>
    <w:rsid w:val="006C6427"/>
    <w:rsid w:val="006C646E"/>
    <w:rsid w:val="006C6718"/>
    <w:rsid w:val="006C68E4"/>
    <w:rsid w:val="006C7BCD"/>
    <w:rsid w:val="006C7BEF"/>
    <w:rsid w:val="006D0825"/>
    <w:rsid w:val="006D09A4"/>
    <w:rsid w:val="006D1103"/>
    <w:rsid w:val="006D124F"/>
    <w:rsid w:val="006D162A"/>
    <w:rsid w:val="006D1790"/>
    <w:rsid w:val="006D1C13"/>
    <w:rsid w:val="006D25DC"/>
    <w:rsid w:val="006D341E"/>
    <w:rsid w:val="006D445F"/>
    <w:rsid w:val="006D46A4"/>
    <w:rsid w:val="006D472B"/>
    <w:rsid w:val="006D4B9D"/>
    <w:rsid w:val="006D5386"/>
    <w:rsid w:val="006D59E9"/>
    <w:rsid w:val="006D5C95"/>
    <w:rsid w:val="006D661A"/>
    <w:rsid w:val="006D7611"/>
    <w:rsid w:val="006D7D6C"/>
    <w:rsid w:val="006E2198"/>
    <w:rsid w:val="006E26EF"/>
    <w:rsid w:val="006E2AA0"/>
    <w:rsid w:val="006E2B27"/>
    <w:rsid w:val="006E353C"/>
    <w:rsid w:val="006E357E"/>
    <w:rsid w:val="006E3677"/>
    <w:rsid w:val="006E36AA"/>
    <w:rsid w:val="006E3B14"/>
    <w:rsid w:val="006E3B38"/>
    <w:rsid w:val="006E3FF6"/>
    <w:rsid w:val="006E5092"/>
    <w:rsid w:val="006E516D"/>
    <w:rsid w:val="006E548E"/>
    <w:rsid w:val="006E5A58"/>
    <w:rsid w:val="006E5C92"/>
    <w:rsid w:val="006E6D05"/>
    <w:rsid w:val="006E7F00"/>
    <w:rsid w:val="006F04E9"/>
    <w:rsid w:val="006F0A2B"/>
    <w:rsid w:val="006F0BC4"/>
    <w:rsid w:val="006F1311"/>
    <w:rsid w:val="006F18B5"/>
    <w:rsid w:val="006F1E40"/>
    <w:rsid w:val="006F1EA0"/>
    <w:rsid w:val="006F212C"/>
    <w:rsid w:val="006F225F"/>
    <w:rsid w:val="006F239D"/>
    <w:rsid w:val="006F23E1"/>
    <w:rsid w:val="006F2485"/>
    <w:rsid w:val="006F37F2"/>
    <w:rsid w:val="006F3B8E"/>
    <w:rsid w:val="006F3DC2"/>
    <w:rsid w:val="006F48C2"/>
    <w:rsid w:val="006F605F"/>
    <w:rsid w:val="006F631E"/>
    <w:rsid w:val="006F6A7E"/>
    <w:rsid w:val="006F6BB0"/>
    <w:rsid w:val="006F6E48"/>
    <w:rsid w:val="006F6F33"/>
    <w:rsid w:val="006F78CF"/>
    <w:rsid w:val="006F7957"/>
    <w:rsid w:val="006F7B3A"/>
    <w:rsid w:val="006F7C3A"/>
    <w:rsid w:val="006F7EF9"/>
    <w:rsid w:val="0070018D"/>
    <w:rsid w:val="00701754"/>
    <w:rsid w:val="00701867"/>
    <w:rsid w:val="00701A13"/>
    <w:rsid w:val="00701B42"/>
    <w:rsid w:val="00702562"/>
    <w:rsid w:val="007034A3"/>
    <w:rsid w:val="00703C7D"/>
    <w:rsid w:val="00704145"/>
    <w:rsid w:val="00704CF8"/>
    <w:rsid w:val="00706504"/>
    <w:rsid w:val="00706722"/>
    <w:rsid w:val="00706F02"/>
    <w:rsid w:val="00706F7F"/>
    <w:rsid w:val="00707A2F"/>
    <w:rsid w:val="00707B80"/>
    <w:rsid w:val="00707C8A"/>
    <w:rsid w:val="00707E63"/>
    <w:rsid w:val="00707E89"/>
    <w:rsid w:val="00707F64"/>
    <w:rsid w:val="00710042"/>
    <w:rsid w:val="00710957"/>
    <w:rsid w:val="00710EBB"/>
    <w:rsid w:val="00711A69"/>
    <w:rsid w:val="00711CA1"/>
    <w:rsid w:val="0071244D"/>
    <w:rsid w:val="00712FCA"/>
    <w:rsid w:val="00713191"/>
    <w:rsid w:val="007132B9"/>
    <w:rsid w:val="007137B5"/>
    <w:rsid w:val="0071390D"/>
    <w:rsid w:val="007140AD"/>
    <w:rsid w:val="00714ECA"/>
    <w:rsid w:val="007153AC"/>
    <w:rsid w:val="0071553F"/>
    <w:rsid w:val="00715FD7"/>
    <w:rsid w:val="00716BD9"/>
    <w:rsid w:val="00716C84"/>
    <w:rsid w:val="00716EB5"/>
    <w:rsid w:val="0071700B"/>
    <w:rsid w:val="00717925"/>
    <w:rsid w:val="00717BB7"/>
    <w:rsid w:val="00717F19"/>
    <w:rsid w:val="007200EE"/>
    <w:rsid w:val="00720494"/>
    <w:rsid w:val="0072073A"/>
    <w:rsid w:val="007209A8"/>
    <w:rsid w:val="00720B21"/>
    <w:rsid w:val="00720C39"/>
    <w:rsid w:val="007212DC"/>
    <w:rsid w:val="00721837"/>
    <w:rsid w:val="007229FF"/>
    <w:rsid w:val="007230AC"/>
    <w:rsid w:val="00723F96"/>
    <w:rsid w:val="00724361"/>
    <w:rsid w:val="0072443B"/>
    <w:rsid w:val="00724450"/>
    <w:rsid w:val="007247A2"/>
    <w:rsid w:val="00725E4E"/>
    <w:rsid w:val="00725FE2"/>
    <w:rsid w:val="007262C0"/>
    <w:rsid w:val="00726A0C"/>
    <w:rsid w:val="00726B2D"/>
    <w:rsid w:val="00727163"/>
    <w:rsid w:val="0072717D"/>
    <w:rsid w:val="00727CE8"/>
    <w:rsid w:val="00727FA4"/>
    <w:rsid w:val="007305D8"/>
    <w:rsid w:val="00730BC9"/>
    <w:rsid w:val="007310C5"/>
    <w:rsid w:val="0073115E"/>
    <w:rsid w:val="00731726"/>
    <w:rsid w:val="007318BC"/>
    <w:rsid w:val="00731E7D"/>
    <w:rsid w:val="00731FDC"/>
    <w:rsid w:val="00732038"/>
    <w:rsid w:val="007324B2"/>
    <w:rsid w:val="00732B7C"/>
    <w:rsid w:val="0073316E"/>
    <w:rsid w:val="00733324"/>
    <w:rsid w:val="00733AC4"/>
    <w:rsid w:val="00734C5D"/>
    <w:rsid w:val="00735306"/>
    <w:rsid w:val="007354D7"/>
    <w:rsid w:val="0073653A"/>
    <w:rsid w:val="00737406"/>
    <w:rsid w:val="00737AC9"/>
    <w:rsid w:val="00737B18"/>
    <w:rsid w:val="00737E4F"/>
    <w:rsid w:val="007407B6"/>
    <w:rsid w:val="00740803"/>
    <w:rsid w:val="00740F98"/>
    <w:rsid w:val="00741D40"/>
    <w:rsid w:val="0074271C"/>
    <w:rsid w:val="00742DFE"/>
    <w:rsid w:val="007436B0"/>
    <w:rsid w:val="0074384A"/>
    <w:rsid w:val="00743EAC"/>
    <w:rsid w:val="0074422C"/>
    <w:rsid w:val="0074512F"/>
    <w:rsid w:val="0074537A"/>
    <w:rsid w:val="007458B4"/>
    <w:rsid w:val="00746337"/>
    <w:rsid w:val="00746558"/>
    <w:rsid w:val="00747653"/>
    <w:rsid w:val="00747AD9"/>
    <w:rsid w:val="00747F13"/>
    <w:rsid w:val="00750011"/>
    <w:rsid w:val="007501A4"/>
    <w:rsid w:val="0075027B"/>
    <w:rsid w:val="00750476"/>
    <w:rsid w:val="0075051E"/>
    <w:rsid w:val="00750A4C"/>
    <w:rsid w:val="00750B55"/>
    <w:rsid w:val="00750E91"/>
    <w:rsid w:val="00751019"/>
    <w:rsid w:val="007511FC"/>
    <w:rsid w:val="00751B05"/>
    <w:rsid w:val="00751B90"/>
    <w:rsid w:val="00751D54"/>
    <w:rsid w:val="00752154"/>
    <w:rsid w:val="007526CD"/>
    <w:rsid w:val="00753442"/>
    <w:rsid w:val="007534C4"/>
    <w:rsid w:val="007534F5"/>
    <w:rsid w:val="00753C54"/>
    <w:rsid w:val="0075404A"/>
    <w:rsid w:val="00754834"/>
    <w:rsid w:val="00754A53"/>
    <w:rsid w:val="0075556D"/>
    <w:rsid w:val="007557E0"/>
    <w:rsid w:val="00756312"/>
    <w:rsid w:val="00757683"/>
    <w:rsid w:val="00757CB1"/>
    <w:rsid w:val="00757D1D"/>
    <w:rsid w:val="007604CD"/>
    <w:rsid w:val="00760501"/>
    <w:rsid w:val="007606D1"/>
    <w:rsid w:val="00760C82"/>
    <w:rsid w:val="0076228B"/>
    <w:rsid w:val="007624ED"/>
    <w:rsid w:val="007624EF"/>
    <w:rsid w:val="007632E0"/>
    <w:rsid w:val="00763472"/>
    <w:rsid w:val="00763739"/>
    <w:rsid w:val="00763DF9"/>
    <w:rsid w:val="0076445A"/>
    <w:rsid w:val="00764C16"/>
    <w:rsid w:val="00764EE4"/>
    <w:rsid w:val="00765015"/>
    <w:rsid w:val="007652D7"/>
    <w:rsid w:val="0076544E"/>
    <w:rsid w:val="0076669E"/>
    <w:rsid w:val="00766A62"/>
    <w:rsid w:val="00766CB5"/>
    <w:rsid w:val="00766FD3"/>
    <w:rsid w:val="00767880"/>
    <w:rsid w:val="00767BB7"/>
    <w:rsid w:val="00767C96"/>
    <w:rsid w:val="007701EB"/>
    <w:rsid w:val="007702ED"/>
    <w:rsid w:val="007704AD"/>
    <w:rsid w:val="007713A2"/>
    <w:rsid w:val="00771934"/>
    <w:rsid w:val="00771B59"/>
    <w:rsid w:val="00771F61"/>
    <w:rsid w:val="0077217A"/>
    <w:rsid w:val="0077247C"/>
    <w:rsid w:val="00773127"/>
    <w:rsid w:val="00773850"/>
    <w:rsid w:val="00773DF3"/>
    <w:rsid w:val="007743CB"/>
    <w:rsid w:val="00774B84"/>
    <w:rsid w:val="00774DB8"/>
    <w:rsid w:val="0077514C"/>
    <w:rsid w:val="007753D7"/>
    <w:rsid w:val="007754F8"/>
    <w:rsid w:val="007757BD"/>
    <w:rsid w:val="00776620"/>
    <w:rsid w:val="007772C8"/>
    <w:rsid w:val="00777470"/>
    <w:rsid w:val="0078047A"/>
    <w:rsid w:val="00780559"/>
    <w:rsid w:val="007809A4"/>
    <w:rsid w:val="00780D22"/>
    <w:rsid w:val="00780D63"/>
    <w:rsid w:val="0078186E"/>
    <w:rsid w:val="0078243E"/>
    <w:rsid w:val="0078254E"/>
    <w:rsid w:val="00785C84"/>
    <w:rsid w:val="007860DF"/>
    <w:rsid w:val="00786452"/>
    <w:rsid w:val="00786518"/>
    <w:rsid w:val="00786A24"/>
    <w:rsid w:val="00786AB2"/>
    <w:rsid w:val="00786E69"/>
    <w:rsid w:val="007870D5"/>
    <w:rsid w:val="0078744A"/>
    <w:rsid w:val="0078747E"/>
    <w:rsid w:val="00787CA9"/>
    <w:rsid w:val="007900FC"/>
    <w:rsid w:val="00790ADA"/>
    <w:rsid w:val="007912B3"/>
    <w:rsid w:val="00791569"/>
    <w:rsid w:val="00791958"/>
    <w:rsid w:val="00791C50"/>
    <w:rsid w:val="00792A2E"/>
    <w:rsid w:val="00792CA8"/>
    <w:rsid w:val="00792CFD"/>
    <w:rsid w:val="00792EFE"/>
    <w:rsid w:val="0079341A"/>
    <w:rsid w:val="007936A2"/>
    <w:rsid w:val="007937EF"/>
    <w:rsid w:val="00793904"/>
    <w:rsid w:val="00793995"/>
    <w:rsid w:val="007949BD"/>
    <w:rsid w:val="00794AA9"/>
    <w:rsid w:val="00794CE7"/>
    <w:rsid w:val="00794DD3"/>
    <w:rsid w:val="0079572A"/>
    <w:rsid w:val="00796533"/>
    <w:rsid w:val="00796969"/>
    <w:rsid w:val="00796A56"/>
    <w:rsid w:val="00797245"/>
    <w:rsid w:val="00797A8B"/>
    <w:rsid w:val="00797F66"/>
    <w:rsid w:val="007A00EB"/>
    <w:rsid w:val="007A0513"/>
    <w:rsid w:val="007A0618"/>
    <w:rsid w:val="007A064E"/>
    <w:rsid w:val="007A07BC"/>
    <w:rsid w:val="007A0B94"/>
    <w:rsid w:val="007A0F81"/>
    <w:rsid w:val="007A14A2"/>
    <w:rsid w:val="007A262B"/>
    <w:rsid w:val="007A2A83"/>
    <w:rsid w:val="007A2DBE"/>
    <w:rsid w:val="007A2E85"/>
    <w:rsid w:val="007A3692"/>
    <w:rsid w:val="007A392A"/>
    <w:rsid w:val="007A3B59"/>
    <w:rsid w:val="007A3DC5"/>
    <w:rsid w:val="007A3E16"/>
    <w:rsid w:val="007A5283"/>
    <w:rsid w:val="007A5644"/>
    <w:rsid w:val="007A5855"/>
    <w:rsid w:val="007A60E8"/>
    <w:rsid w:val="007A6C83"/>
    <w:rsid w:val="007A7BDC"/>
    <w:rsid w:val="007A7C12"/>
    <w:rsid w:val="007B0057"/>
    <w:rsid w:val="007B092F"/>
    <w:rsid w:val="007B0A9B"/>
    <w:rsid w:val="007B0DF8"/>
    <w:rsid w:val="007B111E"/>
    <w:rsid w:val="007B2EC9"/>
    <w:rsid w:val="007B2FCA"/>
    <w:rsid w:val="007B31E3"/>
    <w:rsid w:val="007B420D"/>
    <w:rsid w:val="007B44F1"/>
    <w:rsid w:val="007B5454"/>
    <w:rsid w:val="007B5575"/>
    <w:rsid w:val="007B5DC8"/>
    <w:rsid w:val="007B6982"/>
    <w:rsid w:val="007B713A"/>
    <w:rsid w:val="007B776F"/>
    <w:rsid w:val="007B7B42"/>
    <w:rsid w:val="007B7EBC"/>
    <w:rsid w:val="007C07BC"/>
    <w:rsid w:val="007C0856"/>
    <w:rsid w:val="007C19A1"/>
    <w:rsid w:val="007C20BB"/>
    <w:rsid w:val="007C23EA"/>
    <w:rsid w:val="007C2444"/>
    <w:rsid w:val="007C2823"/>
    <w:rsid w:val="007C2926"/>
    <w:rsid w:val="007C3097"/>
    <w:rsid w:val="007C3288"/>
    <w:rsid w:val="007C36B6"/>
    <w:rsid w:val="007C370E"/>
    <w:rsid w:val="007C3BC4"/>
    <w:rsid w:val="007C4441"/>
    <w:rsid w:val="007C4BE6"/>
    <w:rsid w:val="007C517E"/>
    <w:rsid w:val="007C51C9"/>
    <w:rsid w:val="007C5F19"/>
    <w:rsid w:val="007C6F4E"/>
    <w:rsid w:val="007C73E3"/>
    <w:rsid w:val="007C7A03"/>
    <w:rsid w:val="007C7BBE"/>
    <w:rsid w:val="007D006A"/>
    <w:rsid w:val="007D0BC7"/>
    <w:rsid w:val="007D0CC4"/>
    <w:rsid w:val="007D18B7"/>
    <w:rsid w:val="007D2B4F"/>
    <w:rsid w:val="007D2D4F"/>
    <w:rsid w:val="007D3221"/>
    <w:rsid w:val="007D3446"/>
    <w:rsid w:val="007D369A"/>
    <w:rsid w:val="007D3C2E"/>
    <w:rsid w:val="007D4399"/>
    <w:rsid w:val="007D475F"/>
    <w:rsid w:val="007D4806"/>
    <w:rsid w:val="007D5418"/>
    <w:rsid w:val="007D5512"/>
    <w:rsid w:val="007D5608"/>
    <w:rsid w:val="007D56AB"/>
    <w:rsid w:val="007D5EE2"/>
    <w:rsid w:val="007D6BDC"/>
    <w:rsid w:val="007D6C82"/>
    <w:rsid w:val="007D7759"/>
    <w:rsid w:val="007D7A07"/>
    <w:rsid w:val="007E0082"/>
    <w:rsid w:val="007E0958"/>
    <w:rsid w:val="007E0CC2"/>
    <w:rsid w:val="007E0D14"/>
    <w:rsid w:val="007E0E9D"/>
    <w:rsid w:val="007E1749"/>
    <w:rsid w:val="007E28F2"/>
    <w:rsid w:val="007E3060"/>
    <w:rsid w:val="007E3988"/>
    <w:rsid w:val="007E3A6B"/>
    <w:rsid w:val="007E3F13"/>
    <w:rsid w:val="007E4472"/>
    <w:rsid w:val="007E4529"/>
    <w:rsid w:val="007E4637"/>
    <w:rsid w:val="007E4BD0"/>
    <w:rsid w:val="007E4BDC"/>
    <w:rsid w:val="007E5E0A"/>
    <w:rsid w:val="007E60D5"/>
    <w:rsid w:val="007E6257"/>
    <w:rsid w:val="007E67B1"/>
    <w:rsid w:val="007E6892"/>
    <w:rsid w:val="007E6C1A"/>
    <w:rsid w:val="007E7870"/>
    <w:rsid w:val="007E7AAB"/>
    <w:rsid w:val="007E7CD8"/>
    <w:rsid w:val="007F096C"/>
    <w:rsid w:val="007F09CE"/>
    <w:rsid w:val="007F1565"/>
    <w:rsid w:val="007F158C"/>
    <w:rsid w:val="007F28DF"/>
    <w:rsid w:val="007F2B1E"/>
    <w:rsid w:val="007F2B72"/>
    <w:rsid w:val="007F2F60"/>
    <w:rsid w:val="007F318F"/>
    <w:rsid w:val="007F3AD8"/>
    <w:rsid w:val="007F3CD9"/>
    <w:rsid w:val="007F4182"/>
    <w:rsid w:val="007F45E5"/>
    <w:rsid w:val="007F4CCC"/>
    <w:rsid w:val="007F553A"/>
    <w:rsid w:val="007F5971"/>
    <w:rsid w:val="007F5B20"/>
    <w:rsid w:val="007F5F49"/>
    <w:rsid w:val="007F6D73"/>
    <w:rsid w:val="007F6F67"/>
    <w:rsid w:val="007F7368"/>
    <w:rsid w:val="007F7C09"/>
    <w:rsid w:val="007F7F4A"/>
    <w:rsid w:val="00800FA7"/>
    <w:rsid w:val="00801C0E"/>
    <w:rsid w:val="00802370"/>
    <w:rsid w:val="008026A1"/>
    <w:rsid w:val="00802DEA"/>
    <w:rsid w:val="00804104"/>
    <w:rsid w:val="0080460A"/>
    <w:rsid w:val="00804C3C"/>
    <w:rsid w:val="00806A39"/>
    <w:rsid w:val="0080724D"/>
    <w:rsid w:val="0080784F"/>
    <w:rsid w:val="00807FA1"/>
    <w:rsid w:val="00810104"/>
    <w:rsid w:val="00810355"/>
    <w:rsid w:val="00811343"/>
    <w:rsid w:val="00811709"/>
    <w:rsid w:val="00811951"/>
    <w:rsid w:val="008120C2"/>
    <w:rsid w:val="00812428"/>
    <w:rsid w:val="008125FE"/>
    <w:rsid w:val="0081269E"/>
    <w:rsid w:val="00812A1F"/>
    <w:rsid w:val="0081364F"/>
    <w:rsid w:val="008148E3"/>
    <w:rsid w:val="00814A41"/>
    <w:rsid w:val="00815239"/>
    <w:rsid w:val="00815625"/>
    <w:rsid w:val="00815901"/>
    <w:rsid w:val="00815C63"/>
    <w:rsid w:val="008163E3"/>
    <w:rsid w:val="0081669E"/>
    <w:rsid w:val="00816874"/>
    <w:rsid w:val="00816B96"/>
    <w:rsid w:val="00816BA0"/>
    <w:rsid w:val="00816E00"/>
    <w:rsid w:val="00816E72"/>
    <w:rsid w:val="008171E8"/>
    <w:rsid w:val="00817714"/>
    <w:rsid w:val="00817B5A"/>
    <w:rsid w:val="00817F3B"/>
    <w:rsid w:val="00817F3F"/>
    <w:rsid w:val="0082039A"/>
    <w:rsid w:val="0082091A"/>
    <w:rsid w:val="00820BE4"/>
    <w:rsid w:val="00821152"/>
    <w:rsid w:val="0082131F"/>
    <w:rsid w:val="008213DB"/>
    <w:rsid w:val="008218DE"/>
    <w:rsid w:val="00821C26"/>
    <w:rsid w:val="00821C4A"/>
    <w:rsid w:val="00821FC6"/>
    <w:rsid w:val="008220DB"/>
    <w:rsid w:val="00822401"/>
    <w:rsid w:val="00822411"/>
    <w:rsid w:val="008224D6"/>
    <w:rsid w:val="008225AD"/>
    <w:rsid w:val="00822895"/>
    <w:rsid w:val="00822A8C"/>
    <w:rsid w:val="0082347E"/>
    <w:rsid w:val="0082365A"/>
    <w:rsid w:val="0082391E"/>
    <w:rsid w:val="008240F9"/>
    <w:rsid w:val="00824747"/>
    <w:rsid w:val="00824C14"/>
    <w:rsid w:val="00824E09"/>
    <w:rsid w:val="008252DA"/>
    <w:rsid w:val="00825E4E"/>
    <w:rsid w:val="008264F2"/>
    <w:rsid w:val="00826863"/>
    <w:rsid w:val="00826AF0"/>
    <w:rsid w:val="00826EBE"/>
    <w:rsid w:val="00827372"/>
    <w:rsid w:val="0082775E"/>
    <w:rsid w:val="00830DAD"/>
    <w:rsid w:val="00831E67"/>
    <w:rsid w:val="0083265F"/>
    <w:rsid w:val="00832C57"/>
    <w:rsid w:val="008334F9"/>
    <w:rsid w:val="00833843"/>
    <w:rsid w:val="0083389D"/>
    <w:rsid w:val="0083420F"/>
    <w:rsid w:val="008342FC"/>
    <w:rsid w:val="00834C61"/>
    <w:rsid w:val="00834D18"/>
    <w:rsid w:val="008354D8"/>
    <w:rsid w:val="00835A59"/>
    <w:rsid w:val="00835B3A"/>
    <w:rsid w:val="00835E2F"/>
    <w:rsid w:val="008360C8"/>
    <w:rsid w:val="00836450"/>
    <w:rsid w:val="00836518"/>
    <w:rsid w:val="008366F3"/>
    <w:rsid w:val="008367D5"/>
    <w:rsid w:val="008370E5"/>
    <w:rsid w:val="0083717E"/>
    <w:rsid w:val="00837342"/>
    <w:rsid w:val="00837A68"/>
    <w:rsid w:val="00837D99"/>
    <w:rsid w:val="00840013"/>
    <w:rsid w:val="008404F7"/>
    <w:rsid w:val="0084065B"/>
    <w:rsid w:val="00841D8A"/>
    <w:rsid w:val="008424A2"/>
    <w:rsid w:val="00842570"/>
    <w:rsid w:val="00842CFD"/>
    <w:rsid w:val="00843B89"/>
    <w:rsid w:val="008448D8"/>
    <w:rsid w:val="0084495F"/>
    <w:rsid w:val="00844B67"/>
    <w:rsid w:val="00844D7E"/>
    <w:rsid w:val="00845025"/>
    <w:rsid w:val="008459BC"/>
    <w:rsid w:val="00845B4C"/>
    <w:rsid w:val="008460EC"/>
    <w:rsid w:val="00846252"/>
    <w:rsid w:val="008463BB"/>
    <w:rsid w:val="00846689"/>
    <w:rsid w:val="00846CBA"/>
    <w:rsid w:val="008473B6"/>
    <w:rsid w:val="00847456"/>
    <w:rsid w:val="008500C3"/>
    <w:rsid w:val="00850780"/>
    <w:rsid w:val="00850874"/>
    <w:rsid w:val="00851185"/>
    <w:rsid w:val="00851827"/>
    <w:rsid w:val="00851BF6"/>
    <w:rsid w:val="00852225"/>
    <w:rsid w:val="00852272"/>
    <w:rsid w:val="0085299F"/>
    <w:rsid w:val="00852AA0"/>
    <w:rsid w:val="00852BE2"/>
    <w:rsid w:val="00852FE8"/>
    <w:rsid w:val="00853157"/>
    <w:rsid w:val="00853306"/>
    <w:rsid w:val="00853B29"/>
    <w:rsid w:val="00853F16"/>
    <w:rsid w:val="00854084"/>
    <w:rsid w:val="00854AD2"/>
    <w:rsid w:val="00855357"/>
    <w:rsid w:val="008564EE"/>
    <w:rsid w:val="008568A6"/>
    <w:rsid w:val="00856C92"/>
    <w:rsid w:val="00856E29"/>
    <w:rsid w:val="00856F13"/>
    <w:rsid w:val="008579DA"/>
    <w:rsid w:val="00857AB8"/>
    <w:rsid w:val="008601D0"/>
    <w:rsid w:val="008608C2"/>
    <w:rsid w:val="00860A92"/>
    <w:rsid w:val="008617D4"/>
    <w:rsid w:val="00862C04"/>
    <w:rsid w:val="008639E8"/>
    <w:rsid w:val="008641B9"/>
    <w:rsid w:val="00864258"/>
    <w:rsid w:val="008645C8"/>
    <w:rsid w:val="0086483C"/>
    <w:rsid w:val="008649BC"/>
    <w:rsid w:val="00865CB9"/>
    <w:rsid w:val="008661D7"/>
    <w:rsid w:val="008667D5"/>
    <w:rsid w:val="00867625"/>
    <w:rsid w:val="00867695"/>
    <w:rsid w:val="00870827"/>
    <w:rsid w:val="00870841"/>
    <w:rsid w:val="00870B96"/>
    <w:rsid w:val="00871143"/>
    <w:rsid w:val="00871248"/>
    <w:rsid w:val="008717F3"/>
    <w:rsid w:val="00871ACD"/>
    <w:rsid w:val="00871D56"/>
    <w:rsid w:val="008733D3"/>
    <w:rsid w:val="008737DE"/>
    <w:rsid w:val="00873DC2"/>
    <w:rsid w:val="00874043"/>
    <w:rsid w:val="00874132"/>
    <w:rsid w:val="00874D5E"/>
    <w:rsid w:val="00874F60"/>
    <w:rsid w:val="00874F90"/>
    <w:rsid w:val="00875964"/>
    <w:rsid w:val="008761C9"/>
    <w:rsid w:val="00876500"/>
    <w:rsid w:val="00876A4D"/>
    <w:rsid w:val="00876D83"/>
    <w:rsid w:val="00877838"/>
    <w:rsid w:val="00880007"/>
    <w:rsid w:val="008800B9"/>
    <w:rsid w:val="00881A67"/>
    <w:rsid w:val="00881BB6"/>
    <w:rsid w:val="00881D99"/>
    <w:rsid w:val="00881DD6"/>
    <w:rsid w:val="008823FE"/>
    <w:rsid w:val="008825BC"/>
    <w:rsid w:val="008828B2"/>
    <w:rsid w:val="00882A5E"/>
    <w:rsid w:val="00883126"/>
    <w:rsid w:val="00883ECE"/>
    <w:rsid w:val="00883F11"/>
    <w:rsid w:val="00884404"/>
    <w:rsid w:val="00885674"/>
    <w:rsid w:val="0088572D"/>
    <w:rsid w:val="008858FF"/>
    <w:rsid w:val="00886CED"/>
    <w:rsid w:val="00886E99"/>
    <w:rsid w:val="00887574"/>
    <w:rsid w:val="00887F59"/>
    <w:rsid w:val="008909AA"/>
    <w:rsid w:val="00891F14"/>
    <w:rsid w:val="00892A63"/>
    <w:rsid w:val="00892BB9"/>
    <w:rsid w:val="00892E01"/>
    <w:rsid w:val="0089373F"/>
    <w:rsid w:val="00893CB0"/>
    <w:rsid w:val="008940A3"/>
    <w:rsid w:val="008940DB"/>
    <w:rsid w:val="0089426F"/>
    <w:rsid w:val="0089586A"/>
    <w:rsid w:val="00895DB8"/>
    <w:rsid w:val="00895DBB"/>
    <w:rsid w:val="008960E9"/>
    <w:rsid w:val="00896846"/>
    <w:rsid w:val="00896A7F"/>
    <w:rsid w:val="00896E86"/>
    <w:rsid w:val="00897187"/>
    <w:rsid w:val="008A0319"/>
    <w:rsid w:val="008A06D2"/>
    <w:rsid w:val="008A0ADC"/>
    <w:rsid w:val="008A10FB"/>
    <w:rsid w:val="008A1242"/>
    <w:rsid w:val="008A12FD"/>
    <w:rsid w:val="008A1AB5"/>
    <w:rsid w:val="008A1D56"/>
    <w:rsid w:val="008A2385"/>
    <w:rsid w:val="008A2823"/>
    <w:rsid w:val="008A29B3"/>
    <w:rsid w:val="008A2C07"/>
    <w:rsid w:val="008A3333"/>
    <w:rsid w:val="008A384D"/>
    <w:rsid w:val="008A3C74"/>
    <w:rsid w:val="008A3F53"/>
    <w:rsid w:val="008A4313"/>
    <w:rsid w:val="008A4523"/>
    <w:rsid w:val="008A4643"/>
    <w:rsid w:val="008A4A56"/>
    <w:rsid w:val="008A4E22"/>
    <w:rsid w:val="008A4F1F"/>
    <w:rsid w:val="008A533C"/>
    <w:rsid w:val="008A5A7A"/>
    <w:rsid w:val="008A5C5E"/>
    <w:rsid w:val="008A618D"/>
    <w:rsid w:val="008A625B"/>
    <w:rsid w:val="008A6839"/>
    <w:rsid w:val="008A6A19"/>
    <w:rsid w:val="008A6A6B"/>
    <w:rsid w:val="008A6CB1"/>
    <w:rsid w:val="008A717D"/>
    <w:rsid w:val="008A7253"/>
    <w:rsid w:val="008A7332"/>
    <w:rsid w:val="008A734C"/>
    <w:rsid w:val="008A7427"/>
    <w:rsid w:val="008A7766"/>
    <w:rsid w:val="008B1567"/>
    <w:rsid w:val="008B1917"/>
    <w:rsid w:val="008B1C2C"/>
    <w:rsid w:val="008B2DED"/>
    <w:rsid w:val="008B395A"/>
    <w:rsid w:val="008B3EB6"/>
    <w:rsid w:val="008B4010"/>
    <w:rsid w:val="008B425D"/>
    <w:rsid w:val="008B513D"/>
    <w:rsid w:val="008B527A"/>
    <w:rsid w:val="008B552B"/>
    <w:rsid w:val="008B59D3"/>
    <w:rsid w:val="008B5A30"/>
    <w:rsid w:val="008B5D71"/>
    <w:rsid w:val="008B5D96"/>
    <w:rsid w:val="008B63BF"/>
    <w:rsid w:val="008B63CE"/>
    <w:rsid w:val="008B7994"/>
    <w:rsid w:val="008B7AC1"/>
    <w:rsid w:val="008B7ED0"/>
    <w:rsid w:val="008B7FDB"/>
    <w:rsid w:val="008C1A17"/>
    <w:rsid w:val="008C1BEC"/>
    <w:rsid w:val="008C2751"/>
    <w:rsid w:val="008C2F68"/>
    <w:rsid w:val="008C35DE"/>
    <w:rsid w:val="008C38EE"/>
    <w:rsid w:val="008C3FB2"/>
    <w:rsid w:val="008C45D7"/>
    <w:rsid w:val="008C493F"/>
    <w:rsid w:val="008C4D3B"/>
    <w:rsid w:val="008C4E98"/>
    <w:rsid w:val="008C514F"/>
    <w:rsid w:val="008C5865"/>
    <w:rsid w:val="008C5E4E"/>
    <w:rsid w:val="008C6850"/>
    <w:rsid w:val="008C6BBA"/>
    <w:rsid w:val="008C6E1A"/>
    <w:rsid w:val="008C6E5D"/>
    <w:rsid w:val="008C6E77"/>
    <w:rsid w:val="008C70BD"/>
    <w:rsid w:val="008C71D1"/>
    <w:rsid w:val="008C79BA"/>
    <w:rsid w:val="008C7DE1"/>
    <w:rsid w:val="008D0EAB"/>
    <w:rsid w:val="008D11A1"/>
    <w:rsid w:val="008D1A3D"/>
    <w:rsid w:val="008D2063"/>
    <w:rsid w:val="008D2750"/>
    <w:rsid w:val="008D2AE4"/>
    <w:rsid w:val="008D2C31"/>
    <w:rsid w:val="008D2DB3"/>
    <w:rsid w:val="008D31CF"/>
    <w:rsid w:val="008D3245"/>
    <w:rsid w:val="008D3DD9"/>
    <w:rsid w:val="008D495C"/>
    <w:rsid w:val="008D4BB0"/>
    <w:rsid w:val="008D4C9B"/>
    <w:rsid w:val="008D5672"/>
    <w:rsid w:val="008D5972"/>
    <w:rsid w:val="008D5C3A"/>
    <w:rsid w:val="008D5F6C"/>
    <w:rsid w:val="008D62F0"/>
    <w:rsid w:val="008D6351"/>
    <w:rsid w:val="008D6482"/>
    <w:rsid w:val="008D6AA2"/>
    <w:rsid w:val="008D7CC7"/>
    <w:rsid w:val="008D7E12"/>
    <w:rsid w:val="008D7F19"/>
    <w:rsid w:val="008E07AD"/>
    <w:rsid w:val="008E0FF9"/>
    <w:rsid w:val="008E1265"/>
    <w:rsid w:val="008E1362"/>
    <w:rsid w:val="008E1D6C"/>
    <w:rsid w:val="008E3140"/>
    <w:rsid w:val="008E36D1"/>
    <w:rsid w:val="008E4300"/>
    <w:rsid w:val="008E4903"/>
    <w:rsid w:val="008E4BCD"/>
    <w:rsid w:val="008E4E73"/>
    <w:rsid w:val="008E5067"/>
    <w:rsid w:val="008E56BB"/>
    <w:rsid w:val="008E579B"/>
    <w:rsid w:val="008E5A11"/>
    <w:rsid w:val="008E5A2F"/>
    <w:rsid w:val="008E5A5D"/>
    <w:rsid w:val="008E5B0B"/>
    <w:rsid w:val="008E640A"/>
    <w:rsid w:val="008E6946"/>
    <w:rsid w:val="008E6BC6"/>
    <w:rsid w:val="008E7D85"/>
    <w:rsid w:val="008E7F50"/>
    <w:rsid w:val="008F0061"/>
    <w:rsid w:val="008F01FC"/>
    <w:rsid w:val="008F05F9"/>
    <w:rsid w:val="008F070D"/>
    <w:rsid w:val="008F0BC0"/>
    <w:rsid w:val="008F0DB5"/>
    <w:rsid w:val="008F1660"/>
    <w:rsid w:val="008F1B50"/>
    <w:rsid w:val="008F1F0D"/>
    <w:rsid w:val="008F2029"/>
    <w:rsid w:val="008F20B0"/>
    <w:rsid w:val="008F21BE"/>
    <w:rsid w:val="008F4689"/>
    <w:rsid w:val="008F520D"/>
    <w:rsid w:val="008F54DE"/>
    <w:rsid w:val="008F57CC"/>
    <w:rsid w:val="008F5F0E"/>
    <w:rsid w:val="009000BB"/>
    <w:rsid w:val="00900836"/>
    <w:rsid w:val="009008A7"/>
    <w:rsid w:val="00900A71"/>
    <w:rsid w:val="00900E2B"/>
    <w:rsid w:val="009010E0"/>
    <w:rsid w:val="00901933"/>
    <w:rsid w:val="00902693"/>
    <w:rsid w:val="00902782"/>
    <w:rsid w:val="00902AB9"/>
    <w:rsid w:val="00902D13"/>
    <w:rsid w:val="0090428E"/>
    <w:rsid w:val="00904CCE"/>
    <w:rsid w:val="009052E0"/>
    <w:rsid w:val="009054C8"/>
    <w:rsid w:val="009062C2"/>
    <w:rsid w:val="00906494"/>
    <w:rsid w:val="00906611"/>
    <w:rsid w:val="009066CE"/>
    <w:rsid w:val="00906F8F"/>
    <w:rsid w:val="009072C4"/>
    <w:rsid w:val="00907348"/>
    <w:rsid w:val="00907626"/>
    <w:rsid w:val="00907FB0"/>
    <w:rsid w:val="0091018B"/>
    <w:rsid w:val="0091099A"/>
    <w:rsid w:val="00911393"/>
    <w:rsid w:val="0091182A"/>
    <w:rsid w:val="00911C37"/>
    <w:rsid w:val="00912A5A"/>
    <w:rsid w:val="00912D28"/>
    <w:rsid w:val="009135B3"/>
    <w:rsid w:val="00913813"/>
    <w:rsid w:val="00914103"/>
    <w:rsid w:val="009141B0"/>
    <w:rsid w:val="00915991"/>
    <w:rsid w:val="00915A61"/>
    <w:rsid w:val="00915C43"/>
    <w:rsid w:val="009160B6"/>
    <w:rsid w:val="00916498"/>
    <w:rsid w:val="009169C2"/>
    <w:rsid w:val="00916B2F"/>
    <w:rsid w:val="00916DF2"/>
    <w:rsid w:val="00916F2B"/>
    <w:rsid w:val="0091737C"/>
    <w:rsid w:val="00917A1B"/>
    <w:rsid w:val="00917A52"/>
    <w:rsid w:val="00917AEA"/>
    <w:rsid w:val="00920063"/>
    <w:rsid w:val="00920110"/>
    <w:rsid w:val="0092083C"/>
    <w:rsid w:val="00920D27"/>
    <w:rsid w:val="00920E8C"/>
    <w:rsid w:val="009213A5"/>
    <w:rsid w:val="009214B5"/>
    <w:rsid w:val="00921D67"/>
    <w:rsid w:val="0092214F"/>
    <w:rsid w:val="00922601"/>
    <w:rsid w:val="00922899"/>
    <w:rsid w:val="00923883"/>
    <w:rsid w:val="00923BC2"/>
    <w:rsid w:val="00924C40"/>
    <w:rsid w:val="0092520D"/>
    <w:rsid w:val="00925996"/>
    <w:rsid w:val="0092649F"/>
    <w:rsid w:val="0092703E"/>
    <w:rsid w:val="009270A4"/>
    <w:rsid w:val="00927999"/>
    <w:rsid w:val="0093013F"/>
    <w:rsid w:val="00930B99"/>
    <w:rsid w:val="00930D16"/>
    <w:rsid w:val="009311DA"/>
    <w:rsid w:val="00932481"/>
    <w:rsid w:val="009325C8"/>
    <w:rsid w:val="009326C1"/>
    <w:rsid w:val="00933026"/>
    <w:rsid w:val="009331BA"/>
    <w:rsid w:val="00933339"/>
    <w:rsid w:val="00933397"/>
    <w:rsid w:val="0093341F"/>
    <w:rsid w:val="009334D9"/>
    <w:rsid w:val="00933543"/>
    <w:rsid w:val="009337B3"/>
    <w:rsid w:val="0093380A"/>
    <w:rsid w:val="00933B03"/>
    <w:rsid w:val="00933D8D"/>
    <w:rsid w:val="0093424E"/>
    <w:rsid w:val="009348B8"/>
    <w:rsid w:val="00934EFF"/>
    <w:rsid w:val="009361CE"/>
    <w:rsid w:val="00936C5F"/>
    <w:rsid w:val="009379F1"/>
    <w:rsid w:val="00937BD0"/>
    <w:rsid w:val="00940724"/>
    <w:rsid w:val="00941544"/>
    <w:rsid w:val="00941898"/>
    <w:rsid w:val="00941B1A"/>
    <w:rsid w:val="009420DA"/>
    <w:rsid w:val="0094259A"/>
    <w:rsid w:val="00942AFC"/>
    <w:rsid w:val="00943244"/>
    <w:rsid w:val="009440CF"/>
    <w:rsid w:val="00944652"/>
    <w:rsid w:val="00945010"/>
    <w:rsid w:val="00945EA7"/>
    <w:rsid w:val="009464AC"/>
    <w:rsid w:val="00946656"/>
    <w:rsid w:val="00946B12"/>
    <w:rsid w:val="0094750E"/>
    <w:rsid w:val="00947ADA"/>
    <w:rsid w:val="00947DDA"/>
    <w:rsid w:val="00947FDF"/>
    <w:rsid w:val="009503E7"/>
    <w:rsid w:val="00950D85"/>
    <w:rsid w:val="00950E7D"/>
    <w:rsid w:val="009511AE"/>
    <w:rsid w:val="009521F8"/>
    <w:rsid w:val="009534E1"/>
    <w:rsid w:val="00953A2B"/>
    <w:rsid w:val="00954A8E"/>
    <w:rsid w:val="009556E1"/>
    <w:rsid w:val="00955978"/>
    <w:rsid w:val="009559C5"/>
    <w:rsid w:val="00956035"/>
    <w:rsid w:val="009560C2"/>
    <w:rsid w:val="009571C0"/>
    <w:rsid w:val="00957232"/>
    <w:rsid w:val="00957565"/>
    <w:rsid w:val="00960017"/>
    <w:rsid w:val="0096047A"/>
    <w:rsid w:val="0096063E"/>
    <w:rsid w:val="00960FCF"/>
    <w:rsid w:val="0096126D"/>
    <w:rsid w:val="00961AB2"/>
    <w:rsid w:val="00961E61"/>
    <w:rsid w:val="00962640"/>
    <w:rsid w:val="00962677"/>
    <w:rsid w:val="00962A63"/>
    <w:rsid w:val="009631E7"/>
    <w:rsid w:val="0096351C"/>
    <w:rsid w:val="00963676"/>
    <w:rsid w:val="00963A4A"/>
    <w:rsid w:val="00963B3F"/>
    <w:rsid w:val="00963DB7"/>
    <w:rsid w:val="00963F63"/>
    <w:rsid w:val="009648F4"/>
    <w:rsid w:val="00964EC2"/>
    <w:rsid w:val="0096526E"/>
    <w:rsid w:val="009655BB"/>
    <w:rsid w:val="00965869"/>
    <w:rsid w:val="00966032"/>
    <w:rsid w:val="00966043"/>
    <w:rsid w:val="0096612A"/>
    <w:rsid w:val="0096681A"/>
    <w:rsid w:val="00967257"/>
    <w:rsid w:val="00967523"/>
    <w:rsid w:val="009677BD"/>
    <w:rsid w:val="00967D25"/>
    <w:rsid w:val="0097020B"/>
    <w:rsid w:val="00970581"/>
    <w:rsid w:val="00970812"/>
    <w:rsid w:val="00970C7B"/>
    <w:rsid w:val="00970CEA"/>
    <w:rsid w:val="00970E64"/>
    <w:rsid w:val="00971CFE"/>
    <w:rsid w:val="00971FF2"/>
    <w:rsid w:val="00972085"/>
    <w:rsid w:val="0097256A"/>
    <w:rsid w:val="00972A40"/>
    <w:rsid w:val="00972C06"/>
    <w:rsid w:val="00973490"/>
    <w:rsid w:val="009739DB"/>
    <w:rsid w:val="00973B5E"/>
    <w:rsid w:val="00973BA5"/>
    <w:rsid w:val="0097491F"/>
    <w:rsid w:val="00974D18"/>
    <w:rsid w:val="00976B17"/>
    <w:rsid w:val="009773FC"/>
    <w:rsid w:val="00977436"/>
    <w:rsid w:val="00977562"/>
    <w:rsid w:val="00977DB9"/>
    <w:rsid w:val="00981149"/>
    <w:rsid w:val="009818C0"/>
    <w:rsid w:val="009821C8"/>
    <w:rsid w:val="0098235B"/>
    <w:rsid w:val="00982AB6"/>
    <w:rsid w:val="00982D93"/>
    <w:rsid w:val="00984AA1"/>
    <w:rsid w:val="009854C4"/>
    <w:rsid w:val="0098581E"/>
    <w:rsid w:val="009858FB"/>
    <w:rsid w:val="00985D1D"/>
    <w:rsid w:val="00986D37"/>
    <w:rsid w:val="00986EA7"/>
    <w:rsid w:val="00987D86"/>
    <w:rsid w:val="00987DD8"/>
    <w:rsid w:val="00987E50"/>
    <w:rsid w:val="0099073C"/>
    <w:rsid w:val="0099094C"/>
    <w:rsid w:val="00990EC2"/>
    <w:rsid w:val="009911F4"/>
    <w:rsid w:val="009913F2"/>
    <w:rsid w:val="00991CA0"/>
    <w:rsid w:val="009921A9"/>
    <w:rsid w:val="0099264E"/>
    <w:rsid w:val="00992790"/>
    <w:rsid w:val="009928FB"/>
    <w:rsid w:val="009929F7"/>
    <w:rsid w:val="00992A0F"/>
    <w:rsid w:val="00993591"/>
    <w:rsid w:val="009939BD"/>
    <w:rsid w:val="00993BA6"/>
    <w:rsid w:val="00993C72"/>
    <w:rsid w:val="00993ED5"/>
    <w:rsid w:val="00994327"/>
    <w:rsid w:val="009943F1"/>
    <w:rsid w:val="00994930"/>
    <w:rsid w:val="00994A1D"/>
    <w:rsid w:val="00995415"/>
    <w:rsid w:val="0099541A"/>
    <w:rsid w:val="009958EA"/>
    <w:rsid w:val="00997207"/>
    <w:rsid w:val="00997C09"/>
    <w:rsid w:val="00997E6A"/>
    <w:rsid w:val="009A0712"/>
    <w:rsid w:val="009A079E"/>
    <w:rsid w:val="009A0E76"/>
    <w:rsid w:val="009A1078"/>
    <w:rsid w:val="009A12B2"/>
    <w:rsid w:val="009A1674"/>
    <w:rsid w:val="009A1873"/>
    <w:rsid w:val="009A24BC"/>
    <w:rsid w:val="009A24F8"/>
    <w:rsid w:val="009A3C67"/>
    <w:rsid w:val="009A3C84"/>
    <w:rsid w:val="009A3D4D"/>
    <w:rsid w:val="009A43E6"/>
    <w:rsid w:val="009A448E"/>
    <w:rsid w:val="009A4708"/>
    <w:rsid w:val="009A47EF"/>
    <w:rsid w:val="009A4BB5"/>
    <w:rsid w:val="009A4F11"/>
    <w:rsid w:val="009A50D3"/>
    <w:rsid w:val="009A55D5"/>
    <w:rsid w:val="009A5612"/>
    <w:rsid w:val="009A5826"/>
    <w:rsid w:val="009A67E6"/>
    <w:rsid w:val="009A776C"/>
    <w:rsid w:val="009A777C"/>
    <w:rsid w:val="009A78E2"/>
    <w:rsid w:val="009A7A83"/>
    <w:rsid w:val="009A7E8B"/>
    <w:rsid w:val="009B2047"/>
    <w:rsid w:val="009B39A2"/>
    <w:rsid w:val="009B3AE1"/>
    <w:rsid w:val="009B40AD"/>
    <w:rsid w:val="009B42BF"/>
    <w:rsid w:val="009B482F"/>
    <w:rsid w:val="009B5066"/>
    <w:rsid w:val="009B57B1"/>
    <w:rsid w:val="009B58A3"/>
    <w:rsid w:val="009B64C4"/>
    <w:rsid w:val="009B6D2A"/>
    <w:rsid w:val="009B7A7A"/>
    <w:rsid w:val="009B7C7D"/>
    <w:rsid w:val="009C04B8"/>
    <w:rsid w:val="009C06CC"/>
    <w:rsid w:val="009C0B3A"/>
    <w:rsid w:val="009C0DD1"/>
    <w:rsid w:val="009C0E64"/>
    <w:rsid w:val="009C0F7F"/>
    <w:rsid w:val="009C10B7"/>
    <w:rsid w:val="009C1607"/>
    <w:rsid w:val="009C1DC7"/>
    <w:rsid w:val="009C1E59"/>
    <w:rsid w:val="009C1F29"/>
    <w:rsid w:val="009C25A2"/>
    <w:rsid w:val="009C2E91"/>
    <w:rsid w:val="009C320E"/>
    <w:rsid w:val="009C3B47"/>
    <w:rsid w:val="009C3F0F"/>
    <w:rsid w:val="009C45E2"/>
    <w:rsid w:val="009C4A0D"/>
    <w:rsid w:val="009C4CE2"/>
    <w:rsid w:val="009C4F9F"/>
    <w:rsid w:val="009C5006"/>
    <w:rsid w:val="009C5897"/>
    <w:rsid w:val="009C58E8"/>
    <w:rsid w:val="009C6143"/>
    <w:rsid w:val="009C643E"/>
    <w:rsid w:val="009C65B5"/>
    <w:rsid w:val="009C679E"/>
    <w:rsid w:val="009C7433"/>
    <w:rsid w:val="009C7F49"/>
    <w:rsid w:val="009D05DC"/>
    <w:rsid w:val="009D064E"/>
    <w:rsid w:val="009D0EFF"/>
    <w:rsid w:val="009D1708"/>
    <w:rsid w:val="009D2674"/>
    <w:rsid w:val="009D2700"/>
    <w:rsid w:val="009D303B"/>
    <w:rsid w:val="009D304F"/>
    <w:rsid w:val="009D3FB5"/>
    <w:rsid w:val="009D44B5"/>
    <w:rsid w:val="009D51FD"/>
    <w:rsid w:val="009D601F"/>
    <w:rsid w:val="009D65A3"/>
    <w:rsid w:val="009D6E18"/>
    <w:rsid w:val="009D749C"/>
    <w:rsid w:val="009D74CA"/>
    <w:rsid w:val="009D796A"/>
    <w:rsid w:val="009D7D90"/>
    <w:rsid w:val="009D7EA7"/>
    <w:rsid w:val="009D7FFB"/>
    <w:rsid w:val="009E072C"/>
    <w:rsid w:val="009E0971"/>
    <w:rsid w:val="009E0AE3"/>
    <w:rsid w:val="009E15F1"/>
    <w:rsid w:val="009E1BE6"/>
    <w:rsid w:val="009E1E61"/>
    <w:rsid w:val="009E2208"/>
    <w:rsid w:val="009E2491"/>
    <w:rsid w:val="009E24AF"/>
    <w:rsid w:val="009E24EA"/>
    <w:rsid w:val="009E3022"/>
    <w:rsid w:val="009E32D3"/>
    <w:rsid w:val="009E3A85"/>
    <w:rsid w:val="009E3FA4"/>
    <w:rsid w:val="009E4172"/>
    <w:rsid w:val="009E453A"/>
    <w:rsid w:val="009E466B"/>
    <w:rsid w:val="009E5339"/>
    <w:rsid w:val="009E5586"/>
    <w:rsid w:val="009E5803"/>
    <w:rsid w:val="009E5904"/>
    <w:rsid w:val="009E59D5"/>
    <w:rsid w:val="009E5B32"/>
    <w:rsid w:val="009E5D21"/>
    <w:rsid w:val="009E62AD"/>
    <w:rsid w:val="009E635C"/>
    <w:rsid w:val="009E667C"/>
    <w:rsid w:val="009E7010"/>
    <w:rsid w:val="009E70C3"/>
    <w:rsid w:val="009E73A4"/>
    <w:rsid w:val="009F0771"/>
    <w:rsid w:val="009F08A1"/>
    <w:rsid w:val="009F1656"/>
    <w:rsid w:val="009F2224"/>
    <w:rsid w:val="009F358C"/>
    <w:rsid w:val="009F3DFA"/>
    <w:rsid w:val="009F4463"/>
    <w:rsid w:val="009F4B40"/>
    <w:rsid w:val="009F52D7"/>
    <w:rsid w:val="009F564E"/>
    <w:rsid w:val="009F5DDA"/>
    <w:rsid w:val="009F5DED"/>
    <w:rsid w:val="009F5F1B"/>
    <w:rsid w:val="009F6176"/>
    <w:rsid w:val="009F684C"/>
    <w:rsid w:val="009F6A79"/>
    <w:rsid w:val="009F6B0B"/>
    <w:rsid w:val="009F6E5B"/>
    <w:rsid w:val="009F70CF"/>
    <w:rsid w:val="009F7367"/>
    <w:rsid w:val="009F7BF6"/>
    <w:rsid w:val="009F7ED1"/>
    <w:rsid w:val="00A00746"/>
    <w:rsid w:val="00A00DD1"/>
    <w:rsid w:val="00A00EC0"/>
    <w:rsid w:val="00A01419"/>
    <w:rsid w:val="00A0142E"/>
    <w:rsid w:val="00A01B16"/>
    <w:rsid w:val="00A02495"/>
    <w:rsid w:val="00A02B7F"/>
    <w:rsid w:val="00A02DC4"/>
    <w:rsid w:val="00A0312B"/>
    <w:rsid w:val="00A0314C"/>
    <w:rsid w:val="00A03321"/>
    <w:rsid w:val="00A03400"/>
    <w:rsid w:val="00A03515"/>
    <w:rsid w:val="00A0378F"/>
    <w:rsid w:val="00A0445D"/>
    <w:rsid w:val="00A0455C"/>
    <w:rsid w:val="00A049CD"/>
    <w:rsid w:val="00A04C1B"/>
    <w:rsid w:val="00A04CB0"/>
    <w:rsid w:val="00A04CBF"/>
    <w:rsid w:val="00A04D82"/>
    <w:rsid w:val="00A04ECD"/>
    <w:rsid w:val="00A06931"/>
    <w:rsid w:val="00A06C9B"/>
    <w:rsid w:val="00A0724E"/>
    <w:rsid w:val="00A072D6"/>
    <w:rsid w:val="00A075D0"/>
    <w:rsid w:val="00A07C12"/>
    <w:rsid w:val="00A07C45"/>
    <w:rsid w:val="00A07C64"/>
    <w:rsid w:val="00A07C94"/>
    <w:rsid w:val="00A102B5"/>
    <w:rsid w:val="00A1093C"/>
    <w:rsid w:val="00A117BA"/>
    <w:rsid w:val="00A11BF0"/>
    <w:rsid w:val="00A11D6F"/>
    <w:rsid w:val="00A12102"/>
    <w:rsid w:val="00A12112"/>
    <w:rsid w:val="00A1248A"/>
    <w:rsid w:val="00A12935"/>
    <w:rsid w:val="00A1299E"/>
    <w:rsid w:val="00A12C71"/>
    <w:rsid w:val="00A1306F"/>
    <w:rsid w:val="00A137A7"/>
    <w:rsid w:val="00A13ECB"/>
    <w:rsid w:val="00A140B4"/>
    <w:rsid w:val="00A1428F"/>
    <w:rsid w:val="00A1430B"/>
    <w:rsid w:val="00A14ADB"/>
    <w:rsid w:val="00A14B91"/>
    <w:rsid w:val="00A16F3C"/>
    <w:rsid w:val="00A1728D"/>
    <w:rsid w:val="00A17E37"/>
    <w:rsid w:val="00A17EA0"/>
    <w:rsid w:val="00A17EE4"/>
    <w:rsid w:val="00A209B6"/>
    <w:rsid w:val="00A20F7C"/>
    <w:rsid w:val="00A2110E"/>
    <w:rsid w:val="00A21836"/>
    <w:rsid w:val="00A21F43"/>
    <w:rsid w:val="00A225F5"/>
    <w:rsid w:val="00A22B04"/>
    <w:rsid w:val="00A2367B"/>
    <w:rsid w:val="00A23814"/>
    <w:rsid w:val="00A23B1E"/>
    <w:rsid w:val="00A249CA"/>
    <w:rsid w:val="00A250A2"/>
    <w:rsid w:val="00A25739"/>
    <w:rsid w:val="00A260AF"/>
    <w:rsid w:val="00A262E8"/>
    <w:rsid w:val="00A26642"/>
    <w:rsid w:val="00A26AB8"/>
    <w:rsid w:val="00A2701D"/>
    <w:rsid w:val="00A27A2B"/>
    <w:rsid w:val="00A27B09"/>
    <w:rsid w:val="00A31671"/>
    <w:rsid w:val="00A318F4"/>
    <w:rsid w:val="00A31BA0"/>
    <w:rsid w:val="00A31CCC"/>
    <w:rsid w:val="00A31DC8"/>
    <w:rsid w:val="00A31FDF"/>
    <w:rsid w:val="00A32BA1"/>
    <w:rsid w:val="00A3348D"/>
    <w:rsid w:val="00A33B8A"/>
    <w:rsid w:val="00A33EEB"/>
    <w:rsid w:val="00A34028"/>
    <w:rsid w:val="00A3532E"/>
    <w:rsid w:val="00A358EA"/>
    <w:rsid w:val="00A35C99"/>
    <w:rsid w:val="00A35EB4"/>
    <w:rsid w:val="00A36197"/>
    <w:rsid w:val="00A36664"/>
    <w:rsid w:val="00A369D9"/>
    <w:rsid w:val="00A36DD9"/>
    <w:rsid w:val="00A37319"/>
    <w:rsid w:val="00A375AD"/>
    <w:rsid w:val="00A37620"/>
    <w:rsid w:val="00A3786B"/>
    <w:rsid w:val="00A37BBF"/>
    <w:rsid w:val="00A37BEB"/>
    <w:rsid w:val="00A37DC4"/>
    <w:rsid w:val="00A40141"/>
    <w:rsid w:val="00A401EC"/>
    <w:rsid w:val="00A40453"/>
    <w:rsid w:val="00A405B2"/>
    <w:rsid w:val="00A40A94"/>
    <w:rsid w:val="00A40FF4"/>
    <w:rsid w:val="00A41382"/>
    <w:rsid w:val="00A41FA5"/>
    <w:rsid w:val="00A435AD"/>
    <w:rsid w:val="00A4365D"/>
    <w:rsid w:val="00A44192"/>
    <w:rsid w:val="00A44BF4"/>
    <w:rsid w:val="00A44E2B"/>
    <w:rsid w:val="00A45882"/>
    <w:rsid w:val="00A45924"/>
    <w:rsid w:val="00A45C1A"/>
    <w:rsid w:val="00A45C96"/>
    <w:rsid w:val="00A4628D"/>
    <w:rsid w:val="00A46433"/>
    <w:rsid w:val="00A46587"/>
    <w:rsid w:val="00A469AF"/>
    <w:rsid w:val="00A46FA9"/>
    <w:rsid w:val="00A4751B"/>
    <w:rsid w:val="00A47658"/>
    <w:rsid w:val="00A47B82"/>
    <w:rsid w:val="00A50476"/>
    <w:rsid w:val="00A50508"/>
    <w:rsid w:val="00A5086C"/>
    <w:rsid w:val="00A50E10"/>
    <w:rsid w:val="00A51531"/>
    <w:rsid w:val="00A516AC"/>
    <w:rsid w:val="00A5171D"/>
    <w:rsid w:val="00A52E8F"/>
    <w:rsid w:val="00A52FFF"/>
    <w:rsid w:val="00A53226"/>
    <w:rsid w:val="00A54BC6"/>
    <w:rsid w:val="00A54EE6"/>
    <w:rsid w:val="00A5584E"/>
    <w:rsid w:val="00A55C57"/>
    <w:rsid w:val="00A55CC4"/>
    <w:rsid w:val="00A56582"/>
    <w:rsid w:val="00A56A7B"/>
    <w:rsid w:val="00A56B91"/>
    <w:rsid w:val="00A56CE0"/>
    <w:rsid w:val="00A56EEC"/>
    <w:rsid w:val="00A5737F"/>
    <w:rsid w:val="00A5755B"/>
    <w:rsid w:val="00A57BCB"/>
    <w:rsid w:val="00A6005B"/>
    <w:rsid w:val="00A61091"/>
    <w:rsid w:val="00A611E8"/>
    <w:rsid w:val="00A615A7"/>
    <w:rsid w:val="00A61656"/>
    <w:rsid w:val="00A61799"/>
    <w:rsid w:val="00A62FCC"/>
    <w:rsid w:val="00A63BF9"/>
    <w:rsid w:val="00A6434C"/>
    <w:rsid w:val="00A64878"/>
    <w:rsid w:val="00A654D0"/>
    <w:rsid w:val="00A65AE0"/>
    <w:rsid w:val="00A65CCB"/>
    <w:rsid w:val="00A66041"/>
    <w:rsid w:val="00A66504"/>
    <w:rsid w:val="00A66568"/>
    <w:rsid w:val="00A665CC"/>
    <w:rsid w:val="00A66C97"/>
    <w:rsid w:val="00A66CBE"/>
    <w:rsid w:val="00A67206"/>
    <w:rsid w:val="00A7000D"/>
    <w:rsid w:val="00A70722"/>
    <w:rsid w:val="00A70CA5"/>
    <w:rsid w:val="00A70DC2"/>
    <w:rsid w:val="00A718DE"/>
    <w:rsid w:val="00A71C60"/>
    <w:rsid w:val="00A7238A"/>
    <w:rsid w:val="00A72D34"/>
    <w:rsid w:val="00A72E39"/>
    <w:rsid w:val="00A73218"/>
    <w:rsid w:val="00A7460A"/>
    <w:rsid w:val="00A747DB"/>
    <w:rsid w:val="00A74AA5"/>
    <w:rsid w:val="00A74C89"/>
    <w:rsid w:val="00A75306"/>
    <w:rsid w:val="00A75512"/>
    <w:rsid w:val="00A766B1"/>
    <w:rsid w:val="00A7699E"/>
    <w:rsid w:val="00A77620"/>
    <w:rsid w:val="00A77724"/>
    <w:rsid w:val="00A7787E"/>
    <w:rsid w:val="00A77ACF"/>
    <w:rsid w:val="00A77C0C"/>
    <w:rsid w:val="00A77DFC"/>
    <w:rsid w:val="00A80265"/>
    <w:rsid w:val="00A8048B"/>
    <w:rsid w:val="00A8066A"/>
    <w:rsid w:val="00A80B6F"/>
    <w:rsid w:val="00A81171"/>
    <w:rsid w:val="00A81C09"/>
    <w:rsid w:val="00A81F3A"/>
    <w:rsid w:val="00A821DB"/>
    <w:rsid w:val="00A82480"/>
    <w:rsid w:val="00A82983"/>
    <w:rsid w:val="00A82D52"/>
    <w:rsid w:val="00A8305C"/>
    <w:rsid w:val="00A83179"/>
    <w:rsid w:val="00A83376"/>
    <w:rsid w:val="00A83BF8"/>
    <w:rsid w:val="00A83F75"/>
    <w:rsid w:val="00A84708"/>
    <w:rsid w:val="00A84713"/>
    <w:rsid w:val="00A84919"/>
    <w:rsid w:val="00A85C5A"/>
    <w:rsid w:val="00A8621E"/>
    <w:rsid w:val="00A869E7"/>
    <w:rsid w:val="00A86A1A"/>
    <w:rsid w:val="00A86E75"/>
    <w:rsid w:val="00A86EEF"/>
    <w:rsid w:val="00A8716C"/>
    <w:rsid w:val="00A87B81"/>
    <w:rsid w:val="00A87DC5"/>
    <w:rsid w:val="00A87F13"/>
    <w:rsid w:val="00A90455"/>
    <w:rsid w:val="00A90640"/>
    <w:rsid w:val="00A90706"/>
    <w:rsid w:val="00A90FF2"/>
    <w:rsid w:val="00A9106F"/>
    <w:rsid w:val="00A9168B"/>
    <w:rsid w:val="00A920E1"/>
    <w:rsid w:val="00A92C9C"/>
    <w:rsid w:val="00A92D4F"/>
    <w:rsid w:val="00A92F67"/>
    <w:rsid w:val="00A93365"/>
    <w:rsid w:val="00A93C35"/>
    <w:rsid w:val="00A93EF8"/>
    <w:rsid w:val="00A94886"/>
    <w:rsid w:val="00A95411"/>
    <w:rsid w:val="00A96F20"/>
    <w:rsid w:val="00A96F27"/>
    <w:rsid w:val="00A97102"/>
    <w:rsid w:val="00A97C0B"/>
    <w:rsid w:val="00AA073C"/>
    <w:rsid w:val="00AA07E8"/>
    <w:rsid w:val="00AA089F"/>
    <w:rsid w:val="00AA0BC4"/>
    <w:rsid w:val="00AA0DB3"/>
    <w:rsid w:val="00AA1374"/>
    <w:rsid w:val="00AA19D4"/>
    <w:rsid w:val="00AA1E5C"/>
    <w:rsid w:val="00AA22E7"/>
    <w:rsid w:val="00AA2429"/>
    <w:rsid w:val="00AA36C8"/>
    <w:rsid w:val="00AA36CF"/>
    <w:rsid w:val="00AA3B3B"/>
    <w:rsid w:val="00AA408E"/>
    <w:rsid w:val="00AA47EB"/>
    <w:rsid w:val="00AA4E7B"/>
    <w:rsid w:val="00AA4FA9"/>
    <w:rsid w:val="00AA507E"/>
    <w:rsid w:val="00AA5E58"/>
    <w:rsid w:val="00AA60E1"/>
    <w:rsid w:val="00AA64CC"/>
    <w:rsid w:val="00AA69FD"/>
    <w:rsid w:val="00AA75C9"/>
    <w:rsid w:val="00AB01C1"/>
    <w:rsid w:val="00AB0BBE"/>
    <w:rsid w:val="00AB125F"/>
    <w:rsid w:val="00AB1DF4"/>
    <w:rsid w:val="00AB23FB"/>
    <w:rsid w:val="00AB26B9"/>
    <w:rsid w:val="00AB2B81"/>
    <w:rsid w:val="00AB3251"/>
    <w:rsid w:val="00AB3471"/>
    <w:rsid w:val="00AB3510"/>
    <w:rsid w:val="00AB353C"/>
    <w:rsid w:val="00AB3821"/>
    <w:rsid w:val="00AB3BCE"/>
    <w:rsid w:val="00AB3D5F"/>
    <w:rsid w:val="00AB4B5C"/>
    <w:rsid w:val="00AB4CE9"/>
    <w:rsid w:val="00AB5057"/>
    <w:rsid w:val="00AB5560"/>
    <w:rsid w:val="00AB570F"/>
    <w:rsid w:val="00AB636E"/>
    <w:rsid w:val="00AB63FB"/>
    <w:rsid w:val="00AB6D2B"/>
    <w:rsid w:val="00AB6F2D"/>
    <w:rsid w:val="00AB753B"/>
    <w:rsid w:val="00AB7961"/>
    <w:rsid w:val="00AB7974"/>
    <w:rsid w:val="00AC02BB"/>
    <w:rsid w:val="00AC052B"/>
    <w:rsid w:val="00AC11CD"/>
    <w:rsid w:val="00AC1634"/>
    <w:rsid w:val="00AC22BE"/>
    <w:rsid w:val="00AC22DE"/>
    <w:rsid w:val="00AC2C30"/>
    <w:rsid w:val="00AC2CC8"/>
    <w:rsid w:val="00AC2F2A"/>
    <w:rsid w:val="00AC3697"/>
    <w:rsid w:val="00AC38F8"/>
    <w:rsid w:val="00AC433A"/>
    <w:rsid w:val="00AC4416"/>
    <w:rsid w:val="00AC4767"/>
    <w:rsid w:val="00AC564A"/>
    <w:rsid w:val="00AC56D1"/>
    <w:rsid w:val="00AC5806"/>
    <w:rsid w:val="00AC7073"/>
    <w:rsid w:val="00AC7E1F"/>
    <w:rsid w:val="00AD0022"/>
    <w:rsid w:val="00AD0570"/>
    <w:rsid w:val="00AD0718"/>
    <w:rsid w:val="00AD0822"/>
    <w:rsid w:val="00AD0972"/>
    <w:rsid w:val="00AD0E44"/>
    <w:rsid w:val="00AD18FF"/>
    <w:rsid w:val="00AD1F63"/>
    <w:rsid w:val="00AD20FC"/>
    <w:rsid w:val="00AD24EA"/>
    <w:rsid w:val="00AD3092"/>
    <w:rsid w:val="00AD3648"/>
    <w:rsid w:val="00AD446E"/>
    <w:rsid w:val="00AD4796"/>
    <w:rsid w:val="00AD5CB5"/>
    <w:rsid w:val="00AD5D5D"/>
    <w:rsid w:val="00AD5FE4"/>
    <w:rsid w:val="00AD603F"/>
    <w:rsid w:val="00AD611D"/>
    <w:rsid w:val="00AD659B"/>
    <w:rsid w:val="00AD6AFD"/>
    <w:rsid w:val="00AD7050"/>
    <w:rsid w:val="00AD7170"/>
    <w:rsid w:val="00AD7407"/>
    <w:rsid w:val="00AD7512"/>
    <w:rsid w:val="00AD7987"/>
    <w:rsid w:val="00AD7B26"/>
    <w:rsid w:val="00AE081D"/>
    <w:rsid w:val="00AE190A"/>
    <w:rsid w:val="00AE1B8A"/>
    <w:rsid w:val="00AE28AD"/>
    <w:rsid w:val="00AE2CC6"/>
    <w:rsid w:val="00AE309F"/>
    <w:rsid w:val="00AE31F2"/>
    <w:rsid w:val="00AE44EF"/>
    <w:rsid w:val="00AE4A8A"/>
    <w:rsid w:val="00AE4D4A"/>
    <w:rsid w:val="00AE534B"/>
    <w:rsid w:val="00AE5501"/>
    <w:rsid w:val="00AE725D"/>
    <w:rsid w:val="00AE7608"/>
    <w:rsid w:val="00AE7985"/>
    <w:rsid w:val="00AF02A4"/>
    <w:rsid w:val="00AF0AF0"/>
    <w:rsid w:val="00AF1075"/>
    <w:rsid w:val="00AF1412"/>
    <w:rsid w:val="00AF1650"/>
    <w:rsid w:val="00AF193F"/>
    <w:rsid w:val="00AF1AA5"/>
    <w:rsid w:val="00AF1FD1"/>
    <w:rsid w:val="00AF2384"/>
    <w:rsid w:val="00AF27B0"/>
    <w:rsid w:val="00AF3522"/>
    <w:rsid w:val="00AF3736"/>
    <w:rsid w:val="00AF3AFF"/>
    <w:rsid w:val="00AF3F58"/>
    <w:rsid w:val="00AF3FF0"/>
    <w:rsid w:val="00AF428D"/>
    <w:rsid w:val="00AF4366"/>
    <w:rsid w:val="00AF4633"/>
    <w:rsid w:val="00AF4854"/>
    <w:rsid w:val="00AF4AC4"/>
    <w:rsid w:val="00AF5A43"/>
    <w:rsid w:val="00AF6EA4"/>
    <w:rsid w:val="00AF71D5"/>
    <w:rsid w:val="00AF7702"/>
    <w:rsid w:val="00AF7B27"/>
    <w:rsid w:val="00B0035D"/>
    <w:rsid w:val="00B00871"/>
    <w:rsid w:val="00B00EAF"/>
    <w:rsid w:val="00B0193B"/>
    <w:rsid w:val="00B01B59"/>
    <w:rsid w:val="00B01FC8"/>
    <w:rsid w:val="00B0240C"/>
    <w:rsid w:val="00B031DA"/>
    <w:rsid w:val="00B03A2D"/>
    <w:rsid w:val="00B03B7C"/>
    <w:rsid w:val="00B03C5A"/>
    <w:rsid w:val="00B03EE0"/>
    <w:rsid w:val="00B044D7"/>
    <w:rsid w:val="00B0458A"/>
    <w:rsid w:val="00B04C01"/>
    <w:rsid w:val="00B04E48"/>
    <w:rsid w:val="00B04F82"/>
    <w:rsid w:val="00B0557A"/>
    <w:rsid w:val="00B055D6"/>
    <w:rsid w:val="00B06066"/>
    <w:rsid w:val="00B064FC"/>
    <w:rsid w:val="00B07B88"/>
    <w:rsid w:val="00B07BCE"/>
    <w:rsid w:val="00B07C01"/>
    <w:rsid w:val="00B07C63"/>
    <w:rsid w:val="00B100D1"/>
    <w:rsid w:val="00B1084C"/>
    <w:rsid w:val="00B10EE6"/>
    <w:rsid w:val="00B11016"/>
    <w:rsid w:val="00B11455"/>
    <w:rsid w:val="00B1247C"/>
    <w:rsid w:val="00B12840"/>
    <w:rsid w:val="00B128D0"/>
    <w:rsid w:val="00B13CAA"/>
    <w:rsid w:val="00B13D50"/>
    <w:rsid w:val="00B143CB"/>
    <w:rsid w:val="00B144F7"/>
    <w:rsid w:val="00B14706"/>
    <w:rsid w:val="00B14869"/>
    <w:rsid w:val="00B14904"/>
    <w:rsid w:val="00B150C6"/>
    <w:rsid w:val="00B15376"/>
    <w:rsid w:val="00B155DE"/>
    <w:rsid w:val="00B15BA4"/>
    <w:rsid w:val="00B15E58"/>
    <w:rsid w:val="00B163E9"/>
    <w:rsid w:val="00B174F1"/>
    <w:rsid w:val="00B1796B"/>
    <w:rsid w:val="00B17BFC"/>
    <w:rsid w:val="00B17EFD"/>
    <w:rsid w:val="00B20264"/>
    <w:rsid w:val="00B20370"/>
    <w:rsid w:val="00B203EA"/>
    <w:rsid w:val="00B204CA"/>
    <w:rsid w:val="00B20CA3"/>
    <w:rsid w:val="00B21977"/>
    <w:rsid w:val="00B219D6"/>
    <w:rsid w:val="00B21A38"/>
    <w:rsid w:val="00B2293B"/>
    <w:rsid w:val="00B22B2A"/>
    <w:rsid w:val="00B23046"/>
    <w:rsid w:val="00B2325E"/>
    <w:rsid w:val="00B23CC6"/>
    <w:rsid w:val="00B2437C"/>
    <w:rsid w:val="00B24643"/>
    <w:rsid w:val="00B2472F"/>
    <w:rsid w:val="00B24894"/>
    <w:rsid w:val="00B24E0F"/>
    <w:rsid w:val="00B2588B"/>
    <w:rsid w:val="00B2662F"/>
    <w:rsid w:val="00B26768"/>
    <w:rsid w:val="00B26F5A"/>
    <w:rsid w:val="00B2706E"/>
    <w:rsid w:val="00B27C7A"/>
    <w:rsid w:val="00B3031A"/>
    <w:rsid w:val="00B3083D"/>
    <w:rsid w:val="00B31575"/>
    <w:rsid w:val="00B3162D"/>
    <w:rsid w:val="00B318D7"/>
    <w:rsid w:val="00B31D06"/>
    <w:rsid w:val="00B31FE0"/>
    <w:rsid w:val="00B32257"/>
    <w:rsid w:val="00B3234B"/>
    <w:rsid w:val="00B3236D"/>
    <w:rsid w:val="00B3314B"/>
    <w:rsid w:val="00B33598"/>
    <w:rsid w:val="00B336B4"/>
    <w:rsid w:val="00B33B7B"/>
    <w:rsid w:val="00B341F5"/>
    <w:rsid w:val="00B3458C"/>
    <w:rsid w:val="00B3458F"/>
    <w:rsid w:val="00B34AAE"/>
    <w:rsid w:val="00B353F5"/>
    <w:rsid w:val="00B35F89"/>
    <w:rsid w:val="00B364E1"/>
    <w:rsid w:val="00B366E2"/>
    <w:rsid w:val="00B370D9"/>
    <w:rsid w:val="00B37438"/>
    <w:rsid w:val="00B37896"/>
    <w:rsid w:val="00B37A02"/>
    <w:rsid w:val="00B37C6B"/>
    <w:rsid w:val="00B40A58"/>
    <w:rsid w:val="00B41010"/>
    <w:rsid w:val="00B4150F"/>
    <w:rsid w:val="00B41545"/>
    <w:rsid w:val="00B41DB7"/>
    <w:rsid w:val="00B41EC9"/>
    <w:rsid w:val="00B41ED6"/>
    <w:rsid w:val="00B424E7"/>
    <w:rsid w:val="00B4324B"/>
    <w:rsid w:val="00B43996"/>
    <w:rsid w:val="00B44267"/>
    <w:rsid w:val="00B4458A"/>
    <w:rsid w:val="00B44659"/>
    <w:rsid w:val="00B46B6F"/>
    <w:rsid w:val="00B472CF"/>
    <w:rsid w:val="00B47987"/>
    <w:rsid w:val="00B47F92"/>
    <w:rsid w:val="00B500F6"/>
    <w:rsid w:val="00B502AD"/>
    <w:rsid w:val="00B5056E"/>
    <w:rsid w:val="00B506A2"/>
    <w:rsid w:val="00B51161"/>
    <w:rsid w:val="00B5124C"/>
    <w:rsid w:val="00B513E0"/>
    <w:rsid w:val="00B5156A"/>
    <w:rsid w:val="00B51797"/>
    <w:rsid w:val="00B5195E"/>
    <w:rsid w:val="00B51E06"/>
    <w:rsid w:val="00B5254C"/>
    <w:rsid w:val="00B52BB9"/>
    <w:rsid w:val="00B53106"/>
    <w:rsid w:val="00B53233"/>
    <w:rsid w:val="00B5505A"/>
    <w:rsid w:val="00B555D7"/>
    <w:rsid w:val="00B558D0"/>
    <w:rsid w:val="00B5648C"/>
    <w:rsid w:val="00B564DB"/>
    <w:rsid w:val="00B5695F"/>
    <w:rsid w:val="00B56AE2"/>
    <w:rsid w:val="00B56E2D"/>
    <w:rsid w:val="00B56E5A"/>
    <w:rsid w:val="00B5710A"/>
    <w:rsid w:val="00B57233"/>
    <w:rsid w:val="00B5734E"/>
    <w:rsid w:val="00B575E0"/>
    <w:rsid w:val="00B577AD"/>
    <w:rsid w:val="00B57CE1"/>
    <w:rsid w:val="00B57DBD"/>
    <w:rsid w:val="00B57E55"/>
    <w:rsid w:val="00B57EE7"/>
    <w:rsid w:val="00B6005B"/>
    <w:rsid w:val="00B603B7"/>
    <w:rsid w:val="00B603CC"/>
    <w:rsid w:val="00B613ED"/>
    <w:rsid w:val="00B615D0"/>
    <w:rsid w:val="00B62152"/>
    <w:rsid w:val="00B62314"/>
    <w:rsid w:val="00B626F8"/>
    <w:rsid w:val="00B645C7"/>
    <w:rsid w:val="00B64DF6"/>
    <w:rsid w:val="00B652A2"/>
    <w:rsid w:val="00B65534"/>
    <w:rsid w:val="00B65927"/>
    <w:rsid w:val="00B666F7"/>
    <w:rsid w:val="00B66DCC"/>
    <w:rsid w:val="00B6786C"/>
    <w:rsid w:val="00B67BA8"/>
    <w:rsid w:val="00B7098B"/>
    <w:rsid w:val="00B70BB1"/>
    <w:rsid w:val="00B70DE9"/>
    <w:rsid w:val="00B70E56"/>
    <w:rsid w:val="00B71031"/>
    <w:rsid w:val="00B71086"/>
    <w:rsid w:val="00B713BD"/>
    <w:rsid w:val="00B71866"/>
    <w:rsid w:val="00B71F72"/>
    <w:rsid w:val="00B72617"/>
    <w:rsid w:val="00B72B15"/>
    <w:rsid w:val="00B73035"/>
    <w:rsid w:val="00B73788"/>
    <w:rsid w:val="00B74405"/>
    <w:rsid w:val="00B74CF4"/>
    <w:rsid w:val="00B75614"/>
    <w:rsid w:val="00B759A7"/>
    <w:rsid w:val="00B759BD"/>
    <w:rsid w:val="00B7689A"/>
    <w:rsid w:val="00B76A1B"/>
    <w:rsid w:val="00B76CC8"/>
    <w:rsid w:val="00B77569"/>
    <w:rsid w:val="00B7773D"/>
    <w:rsid w:val="00B77805"/>
    <w:rsid w:val="00B77996"/>
    <w:rsid w:val="00B77A19"/>
    <w:rsid w:val="00B77C6F"/>
    <w:rsid w:val="00B803A8"/>
    <w:rsid w:val="00B80405"/>
    <w:rsid w:val="00B806AE"/>
    <w:rsid w:val="00B80A3D"/>
    <w:rsid w:val="00B80CEA"/>
    <w:rsid w:val="00B82516"/>
    <w:rsid w:val="00B83BC4"/>
    <w:rsid w:val="00B841D6"/>
    <w:rsid w:val="00B847C1"/>
    <w:rsid w:val="00B84875"/>
    <w:rsid w:val="00B85B55"/>
    <w:rsid w:val="00B8636A"/>
    <w:rsid w:val="00B86841"/>
    <w:rsid w:val="00B87605"/>
    <w:rsid w:val="00B87798"/>
    <w:rsid w:val="00B87995"/>
    <w:rsid w:val="00B87D1C"/>
    <w:rsid w:val="00B87EDE"/>
    <w:rsid w:val="00B9061F"/>
    <w:rsid w:val="00B9071D"/>
    <w:rsid w:val="00B911ED"/>
    <w:rsid w:val="00B917BD"/>
    <w:rsid w:val="00B91B28"/>
    <w:rsid w:val="00B91B8F"/>
    <w:rsid w:val="00B92383"/>
    <w:rsid w:val="00B931B3"/>
    <w:rsid w:val="00B93611"/>
    <w:rsid w:val="00B93B72"/>
    <w:rsid w:val="00B93ED2"/>
    <w:rsid w:val="00B9469F"/>
    <w:rsid w:val="00B94866"/>
    <w:rsid w:val="00B95855"/>
    <w:rsid w:val="00B96010"/>
    <w:rsid w:val="00B9683C"/>
    <w:rsid w:val="00B96867"/>
    <w:rsid w:val="00B97215"/>
    <w:rsid w:val="00B9790B"/>
    <w:rsid w:val="00B979CB"/>
    <w:rsid w:val="00BA0790"/>
    <w:rsid w:val="00BA0E75"/>
    <w:rsid w:val="00BA1042"/>
    <w:rsid w:val="00BA1060"/>
    <w:rsid w:val="00BA1567"/>
    <w:rsid w:val="00BA1CDD"/>
    <w:rsid w:val="00BA1DFE"/>
    <w:rsid w:val="00BA1EB9"/>
    <w:rsid w:val="00BA21E3"/>
    <w:rsid w:val="00BA241B"/>
    <w:rsid w:val="00BA2A85"/>
    <w:rsid w:val="00BA354A"/>
    <w:rsid w:val="00BA3B76"/>
    <w:rsid w:val="00BA3B78"/>
    <w:rsid w:val="00BA3F06"/>
    <w:rsid w:val="00BA445F"/>
    <w:rsid w:val="00BA4B32"/>
    <w:rsid w:val="00BA5686"/>
    <w:rsid w:val="00BA5B1A"/>
    <w:rsid w:val="00BA6000"/>
    <w:rsid w:val="00BA61D8"/>
    <w:rsid w:val="00BA64D8"/>
    <w:rsid w:val="00BA6957"/>
    <w:rsid w:val="00BA6BDB"/>
    <w:rsid w:val="00BA6C31"/>
    <w:rsid w:val="00BA6CFC"/>
    <w:rsid w:val="00BA737B"/>
    <w:rsid w:val="00BA74F9"/>
    <w:rsid w:val="00BB039F"/>
    <w:rsid w:val="00BB0556"/>
    <w:rsid w:val="00BB0DB2"/>
    <w:rsid w:val="00BB12A6"/>
    <w:rsid w:val="00BB13D8"/>
    <w:rsid w:val="00BB1B5E"/>
    <w:rsid w:val="00BB214C"/>
    <w:rsid w:val="00BB28AF"/>
    <w:rsid w:val="00BB2AB6"/>
    <w:rsid w:val="00BB2F09"/>
    <w:rsid w:val="00BB387C"/>
    <w:rsid w:val="00BB3A7C"/>
    <w:rsid w:val="00BB3C03"/>
    <w:rsid w:val="00BB3E4E"/>
    <w:rsid w:val="00BB449B"/>
    <w:rsid w:val="00BB4DB7"/>
    <w:rsid w:val="00BB4EED"/>
    <w:rsid w:val="00BB5355"/>
    <w:rsid w:val="00BB54A5"/>
    <w:rsid w:val="00BB55D5"/>
    <w:rsid w:val="00BB5BF8"/>
    <w:rsid w:val="00BB6028"/>
    <w:rsid w:val="00BB6845"/>
    <w:rsid w:val="00BB6C3B"/>
    <w:rsid w:val="00BB74D5"/>
    <w:rsid w:val="00BB74FB"/>
    <w:rsid w:val="00BB790A"/>
    <w:rsid w:val="00BB79E6"/>
    <w:rsid w:val="00BB7B2D"/>
    <w:rsid w:val="00BB7E68"/>
    <w:rsid w:val="00BC0658"/>
    <w:rsid w:val="00BC0665"/>
    <w:rsid w:val="00BC0BAF"/>
    <w:rsid w:val="00BC0FCE"/>
    <w:rsid w:val="00BC1AB8"/>
    <w:rsid w:val="00BC1AFF"/>
    <w:rsid w:val="00BC1E0D"/>
    <w:rsid w:val="00BC243F"/>
    <w:rsid w:val="00BC2A48"/>
    <w:rsid w:val="00BC31CA"/>
    <w:rsid w:val="00BC3BBB"/>
    <w:rsid w:val="00BC446C"/>
    <w:rsid w:val="00BC48D7"/>
    <w:rsid w:val="00BC4AC9"/>
    <w:rsid w:val="00BC4DB9"/>
    <w:rsid w:val="00BC4F99"/>
    <w:rsid w:val="00BC5285"/>
    <w:rsid w:val="00BC5670"/>
    <w:rsid w:val="00BC5919"/>
    <w:rsid w:val="00BC60F7"/>
    <w:rsid w:val="00BC6713"/>
    <w:rsid w:val="00BC6E69"/>
    <w:rsid w:val="00BC7726"/>
    <w:rsid w:val="00BC7F28"/>
    <w:rsid w:val="00BD049B"/>
    <w:rsid w:val="00BD04A7"/>
    <w:rsid w:val="00BD0570"/>
    <w:rsid w:val="00BD05F9"/>
    <w:rsid w:val="00BD0787"/>
    <w:rsid w:val="00BD1122"/>
    <w:rsid w:val="00BD122B"/>
    <w:rsid w:val="00BD12BF"/>
    <w:rsid w:val="00BD146E"/>
    <w:rsid w:val="00BD20DD"/>
    <w:rsid w:val="00BD21A6"/>
    <w:rsid w:val="00BD2BF7"/>
    <w:rsid w:val="00BD2EA3"/>
    <w:rsid w:val="00BD2F20"/>
    <w:rsid w:val="00BD33A0"/>
    <w:rsid w:val="00BD3959"/>
    <w:rsid w:val="00BD39C3"/>
    <w:rsid w:val="00BD4289"/>
    <w:rsid w:val="00BD514C"/>
    <w:rsid w:val="00BD587E"/>
    <w:rsid w:val="00BD5BBD"/>
    <w:rsid w:val="00BD5BDB"/>
    <w:rsid w:val="00BD5C8D"/>
    <w:rsid w:val="00BD5DD6"/>
    <w:rsid w:val="00BD5DE5"/>
    <w:rsid w:val="00BD62A0"/>
    <w:rsid w:val="00BD6698"/>
    <w:rsid w:val="00BD6BE4"/>
    <w:rsid w:val="00BD6C32"/>
    <w:rsid w:val="00BD71D3"/>
    <w:rsid w:val="00BD7875"/>
    <w:rsid w:val="00BD7C78"/>
    <w:rsid w:val="00BD7C86"/>
    <w:rsid w:val="00BD7CFB"/>
    <w:rsid w:val="00BE0388"/>
    <w:rsid w:val="00BE0981"/>
    <w:rsid w:val="00BE0C82"/>
    <w:rsid w:val="00BE0FA9"/>
    <w:rsid w:val="00BE152D"/>
    <w:rsid w:val="00BE166C"/>
    <w:rsid w:val="00BE1BDA"/>
    <w:rsid w:val="00BE232F"/>
    <w:rsid w:val="00BE273B"/>
    <w:rsid w:val="00BE28EF"/>
    <w:rsid w:val="00BE2C68"/>
    <w:rsid w:val="00BE2C8E"/>
    <w:rsid w:val="00BE3218"/>
    <w:rsid w:val="00BE34A3"/>
    <w:rsid w:val="00BE38AF"/>
    <w:rsid w:val="00BE38F2"/>
    <w:rsid w:val="00BE3FD9"/>
    <w:rsid w:val="00BE406D"/>
    <w:rsid w:val="00BE45BC"/>
    <w:rsid w:val="00BE4D43"/>
    <w:rsid w:val="00BE4FBE"/>
    <w:rsid w:val="00BE4FD3"/>
    <w:rsid w:val="00BE5198"/>
    <w:rsid w:val="00BE631B"/>
    <w:rsid w:val="00BE66AD"/>
    <w:rsid w:val="00BE6EB8"/>
    <w:rsid w:val="00BF0CB7"/>
    <w:rsid w:val="00BF1488"/>
    <w:rsid w:val="00BF21CC"/>
    <w:rsid w:val="00BF2817"/>
    <w:rsid w:val="00BF3374"/>
    <w:rsid w:val="00BF3463"/>
    <w:rsid w:val="00BF3E1C"/>
    <w:rsid w:val="00BF3E9E"/>
    <w:rsid w:val="00BF4261"/>
    <w:rsid w:val="00BF51D6"/>
    <w:rsid w:val="00BF57C2"/>
    <w:rsid w:val="00BF5A8F"/>
    <w:rsid w:val="00BF6241"/>
    <w:rsid w:val="00BF736A"/>
    <w:rsid w:val="00BF750D"/>
    <w:rsid w:val="00BF7768"/>
    <w:rsid w:val="00BF78D8"/>
    <w:rsid w:val="00BF7AAF"/>
    <w:rsid w:val="00BF7D22"/>
    <w:rsid w:val="00C00231"/>
    <w:rsid w:val="00C00C26"/>
    <w:rsid w:val="00C0102D"/>
    <w:rsid w:val="00C0121F"/>
    <w:rsid w:val="00C0138F"/>
    <w:rsid w:val="00C01E57"/>
    <w:rsid w:val="00C02A4A"/>
    <w:rsid w:val="00C02E31"/>
    <w:rsid w:val="00C03070"/>
    <w:rsid w:val="00C04ADF"/>
    <w:rsid w:val="00C04D18"/>
    <w:rsid w:val="00C04F01"/>
    <w:rsid w:val="00C05827"/>
    <w:rsid w:val="00C059B6"/>
    <w:rsid w:val="00C05E02"/>
    <w:rsid w:val="00C0600E"/>
    <w:rsid w:val="00C06157"/>
    <w:rsid w:val="00C06724"/>
    <w:rsid w:val="00C06C07"/>
    <w:rsid w:val="00C06D68"/>
    <w:rsid w:val="00C06E17"/>
    <w:rsid w:val="00C10824"/>
    <w:rsid w:val="00C10949"/>
    <w:rsid w:val="00C10EE7"/>
    <w:rsid w:val="00C110C4"/>
    <w:rsid w:val="00C11C20"/>
    <w:rsid w:val="00C11EC0"/>
    <w:rsid w:val="00C11F45"/>
    <w:rsid w:val="00C1270E"/>
    <w:rsid w:val="00C12989"/>
    <w:rsid w:val="00C12C8D"/>
    <w:rsid w:val="00C1346C"/>
    <w:rsid w:val="00C137D8"/>
    <w:rsid w:val="00C14076"/>
    <w:rsid w:val="00C1493A"/>
    <w:rsid w:val="00C14AE2"/>
    <w:rsid w:val="00C152C4"/>
    <w:rsid w:val="00C15587"/>
    <w:rsid w:val="00C15970"/>
    <w:rsid w:val="00C15B52"/>
    <w:rsid w:val="00C15BBB"/>
    <w:rsid w:val="00C15FC0"/>
    <w:rsid w:val="00C16129"/>
    <w:rsid w:val="00C16709"/>
    <w:rsid w:val="00C16939"/>
    <w:rsid w:val="00C170B0"/>
    <w:rsid w:val="00C1777C"/>
    <w:rsid w:val="00C179B5"/>
    <w:rsid w:val="00C2005C"/>
    <w:rsid w:val="00C202B1"/>
    <w:rsid w:val="00C20B28"/>
    <w:rsid w:val="00C20D42"/>
    <w:rsid w:val="00C22963"/>
    <w:rsid w:val="00C229CC"/>
    <w:rsid w:val="00C23584"/>
    <w:rsid w:val="00C23A6E"/>
    <w:rsid w:val="00C247BD"/>
    <w:rsid w:val="00C252BE"/>
    <w:rsid w:val="00C25526"/>
    <w:rsid w:val="00C25A57"/>
    <w:rsid w:val="00C26015"/>
    <w:rsid w:val="00C2644B"/>
    <w:rsid w:val="00C265AC"/>
    <w:rsid w:val="00C2661C"/>
    <w:rsid w:val="00C26C20"/>
    <w:rsid w:val="00C26F58"/>
    <w:rsid w:val="00C2762D"/>
    <w:rsid w:val="00C27805"/>
    <w:rsid w:val="00C27986"/>
    <w:rsid w:val="00C27F79"/>
    <w:rsid w:val="00C30459"/>
    <w:rsid w:val="00C3058B"/>
    <w:rsid w:val="00C30CCC"/>
    <w:rsid w:val="00C31603"/>
    <w:rsid w:val="00C316B8"/>
    <w:rsid w:val="00C318C1"/>
    <w:rsid w:val="00C32066"/>
    <w:rsid w:val="00C32C64"/>
    <w:rsid w:val="00C32E2C"/>
    <w:rsid w:val="00C33195"/>
    <w:rsid w:val="00C33A00"/>
    <w:rsid w:val="00C33DB4"/>
    <w:rsid w:val="00C3402A"/>
    <w:rsid w:val="00C353EF"/>
    <w:rsid w:val="00C357AF"/>
    <w:rsid w:val="00C35934"/>
    <w:rsid w:val="00C36840"/>
    <w:rsid w:val="00C36BCD"/>
    <w:rsid w:val="00C374B1"/>
    <w:rsid w:val="00C37518"/>
    <w:rsid w:val="00C37929"/>
    <w:rsid w:val="00C40526"/>
    <w:rsid w:val="00C413D0"/>
    <w:rsid w:val="00C415E9"/>
    <w:rsid w:val="00C422C3"/>
    <w:rsid w:val="00C427E6"/>
    <w:rsid w:val="00C42884"/>
    <w:rsid w:val="00C4289A"/>
    <w:rsid w:val="00C42C84"/>
    <w:rsid w:val="00C4303F"/>
    <w:rsid w:val="00C4317E"/>
    <w:rsid w:val="00C436BB"/>
    <w:rsid w:val="00C43854"/>
    <w:rsid w:val="00C43BAA"/>
    <w:rsid w:val="00C44418"/>
    <w:rsid w:val="00C44A2D"/>
    <w:rsid w:val="00C45344"/>
    <w:rsid w:val="00C4573A"/>
    <w:rsid w:val="00C460A5"/>
    <w:rsid w:val="00C465D5"/>
    <w:rsid w:val="00C466F9"/>
    <w:rsid w:val="00C467EE"/>
    <w:rsid w:val="00C46952"/>
    <w:rsid w:val="00C46D59"/>
    <w:rsid w:val="00C46FBC"/>
    <w:rsid w:val="00C4712F"/>
    <w:rsid w:val="00C47238"/>
    <w:rsid w:val="00C47554"/>
    <w:rsid w:val="00C47759"/>
    <w:rsid w:val="00C47777"/>
    <w:rsid w:val="00C47CE3"/>
    <w:rsid w:val="00C47FB7"/>
    <w:rsid w:val="00C50380"/>
    <w:rsid w:val="00C505E1"/>
    <w:rsid w:val="00C50F44"/>
    <w:rsid w:val="00C510D8"/>
    <w:rsid w:val="00C510EF"/>
    <w:rsid w:val="00C52100"/>
    <w:rsid w:val="00C523C2"/>
    <w:rsid w:val="00C531AC"/>
    <w:rsid w:val="00C533C0"/>
    <w:rsid w:val="00C53599"/>
    <w:rsid w:val="00C53AD9"/>
    <w:rsid w:val="00C53E5C"/>
    <w:rsid w:val="00C54178"/>
    <w:rsid w:val="00C542EA"/>
    <w:rsid w:val="00C548D7"/>
    <w:rsid w:val="00C549A4"/>
    <w:rsid w:val="00C556F8"/>
    <w:rsid w:val="00C55969"/>
    <w:rsid w:val="00C55BDF"/>
    <w:rsid w:val="00C56748"/>
    <w:rsid w:val="00C57198"/>
    <w:rsid w:val="00C57D7B"/>
    <w:rsid w:val="00C60EA7"/>
    <w:rsid w:val="00C629B9"/>
    <w:rsid w:val="00C62A9A"/>
    <w:rsid w:val="00C62B35"/>
    <w:rsid w:val="00C62CD4"/>
    <w:rsid w:val="00C63091"/>
    <w:rsid w:val="00C641B4"/>
    <w:rsid w:val="00C64557"/>
    <w:rsid w:val="00C64A00"/>
    <w:rsid w:val="00C64F38"/>
    <w:rsid w:val="00C65E0B"/>
    <w:rsid w:val="00C66201"/>
    <w:rsid w:val="00C662AD"/>
    <w:rsid w:val="00C66950"/>
    <w:rsid w:val="00C66A6F"/>
    <w:rsid w:val="00C66C8E"/>
    <w:rsid w:val="00C67649"/>
    <w:rsid w:val="00C67654"/>
    <w:rsid w:val="00C6765D"/>
    <w:rsid w:val="00C679B0"/>
    <w:rsid w:val="00C67C34"/>
    <w:rsid w:val="00C67ECA"/>
    <w:rsid w:val="00C7026F"/>
    <w:rsid w:val="00C707CE"/>
    <w:rsid w:val="00C70957"/>
    <w:rsid w:val="00C718B0"/>
    <w:rsid w:val="00C71C04"/>
    <w:rsid w:val="00C71D29"/>
    <w:rsid w:val="00C71EAB"/>
    <w:rsid w:val="00C722A0"/>
    <w:rsid w:val="00C722BB"/>
    <w:rsid w:val="00C73397"/>
    <w:rsid w:val="00C74688"/>
    <w:rsid w:val="00C754F3"/>
    <w:rsid w:val="00C76C0C"/>
    <w:rsid w:val="00C770B5"/>
    <w:rsid w:val="00C77603"/>
    <w:rsid w:val="00C7772F"/>
    <w:rsid w:val="00C80EFD"/>
    <w:rsid w:val="00C819BD"/>
    <w:rsid w:val="00C82080"/>
    <w:rsid w:val="00C8214C"/>
    <w:rsid w:val="00C82353"/>
    <w:rsid w:val="00C8236A"/>
    <w:rsid w:val="00C825F3"/>
    <w:rsid w:val="00C82F46"/>
    <w:rsid w:val="00C8369D"/>
    <w:rsid w:val="00C8462B"/>
    <w:rsid w:val="00C85319"/>
    <w:rsid w:val="00C8562E"/>
    <w:rsid w:val="00C85871"/>
    <w:rsid w:val="00C8590C"/>
    <w:rsid w:val="00C8644B"/>
    <w:rsid w:val="00C86A39"/>
    <w:rsid w:val="00C86C87"/>
    <w:rsid w:val="00C86ECC"/>
    <w:rsid w:val="00C870D3"/>
    <w:rsid w:val="00C871EB"/>
    <w:rsid w:val="00C875FE"/>
    <w:rsid w:val="00C876C1"/>
    <w:rsid w:val="00C87B1C"/>
    <w:rsid w:val="00C87EB7"/>
    <w:rsid w:val="00C9007F"/>
    <w:rsid w:val="00C90217"/>
    <w:rsid w:val="00C90A4C"/>
    <w:rsid w:val="00C92D66"/>
    <w:rsid w:val="00C92D99"/>
    <w:rsid w:val="00C92E1E"/>
    <w:rsid w:val="00C931EE"/>
    <w:rsid w:val="00C93600"/>
    <w:rsid w:val="00C937A1"/>
    <w:rsid w:val="00C937E8"/>
    <w:rsid w:val="00C93BF9"/>
    <w:rsid w:val="00C94AE8"/>
    <w:rsid w:val="00C95161"/>
    <w:rsid w:val="00C96066"/>
    <w:rsid w:val="00C9635F"/>
    <w:rsid w:val="00C96893"/>
    <w:rsid w:val="00C96EF5"/>
    <w:rsid w:val="00C97403"/>
    <w:rsid w:val="00CA0C28"/>
    <w:rsid w:val="00CA1684"/>
    <w:rsid w:val="00CA180A"/>
    <w:rsid w:val="00CA2E6D"/>
    <w:rsid w:val="00CA2E78"/>
    <w:rsid w:val="00CA316F"/>
    <w:rsid w:val="00CA32F3"/>
    <w:rsid w:val="00CA35BD"/>
    <w:rsid w:val="00CA3A82"/>
    <w:rsid w:val="00CA3C16"/>
    <w:rsid w:val="00CA3FBB"/>
    <w:rsid w:val="00CA42C7"/>
    <w:rsid w:val="00CA445D"/>
    <w:rsid w:val="00CA4588"/>
    <w:rsid w:val="00CA4D3D"/>
    <w:rsid w:val="00CA5231"/>
    <w:rsid w:val="00CA5266"/>
    <w:rsid w:val="00CA65C8"/>
    <w:rsid w:val="00CA66F9"/>
    <w:rsid w:val="00CA6DD0"/>
    <w:rsid w:val="00CA6FEE"/>
    <w:rsid w:val="00CA711E"/>
    <w:rsid w:val="00CA7888"/>
    <w:rsid w:val="00CA7A21"/>
    <w:rsid w:val="00CA7DBA"/>
    <w:rsid w:val="00CB0212"/>
    <w:rsid w:val="00CB0FB5"/>
    <w:rsid w:val="00CB266C"/>
    <w:rsid w:val="00CB2A26"/>
    <w:rsid w:val="00CB2BAC"/>
    <w:rsid w:val="00CB2D22"/>
    <w:rsid w:val="00CB2F0D"/>
    <w:rsid w:val="00CB3021"/>
    <w:rsid w:val="00CB3721"/>
    <w:rsid w:val="00CB38AD"/>
    <w:rsid w:val="00CB40D0"/>
    <w:rsid w:val="00CB4272"/>
    <w:rsid w:val="00CB4420"/>
    <w:rsid w:val="00CB5007"/>
    <w:rsid w:val="00CB54AD"/>
    <w:rsid w:val="00CB5659"/>
    <w:rsid w:val="00CB56DA"/>
    <w:rsid w:val="00CB572A"/>
    <w:rsid w:val="00CB5DA2"/>
    <w:rsid w:val="00CB5F38"/>
    <w:rsid w:val="00CB6D3C"/>
    <w:rsid w:val="00CB7378"/>
    <w:rsid w:val="00CC030F"/>
    <w:rsid w:val="00CC0BF7"/>
    <w:rsid w:val="00CC0EFC"/>
    <w:rsid w:val="00CC128B"/>
    <w:rsid w:val="00CC12DA"/>
    <w:rsid w:val="00CC180A"/>
    <w:rsid w:val="00CC1AC2"/>
    <w:rsid w:val="00CC2426"/>
    <w:rsid w:val="00CC2D4F"/>
    <w:rsid w:val="00CC4399"/>
    <w:rsid w:val="00CC4E1D"/>
    <w:rsid w:val="00CC500E"/>
    <w:rsid w:val="00CC558F"/>
    <w:rsid w:val="00CC5E1A"/>
    <w:rsid w:val="00CC614F"/>
    <w:rsid w:val="00CC616C"/>
    <w:rsid w:val="00CC6A87"/>
    <w:rsid w:val="00CC6B44"/>
    <w:rsid w:val="00CC6F8D"/>
    <w:rsid w:val="00CC724A"/>
    <w:rsid w:val="00CC749E"/>
    <w:rsid w:val="00CD00A2"/>
    <w:rsid w:val="00CD03EB"/>
    <w:rsid w:val="00CD04A9"/>
    <w:rsid w:val="00CD0621"/>
    <w:rsid w:val="00CD0674"/>
    <w:rsid w:val="00CD0C05"/>
    <w:rsid w:val="00CD0FD4"/>
    <w:rsid w:val="00CD1273"/>
    <w:rsid w:val="00CD1CE7"/>
    <w:rsid w:val="00CD25AE"/>
    <w:rsid w:val="00CD2DEC"/>
    <w:rsid w:val="00CD3B57"/>
    <w:rsid w:val="00CD3EFA"/>
    <w:rsid w:val="00CD454D"/>
    <w:rsid w:val="00CD4676"/>
    <w:rsid w:val="00CD494A"/>
    <w:rsid w:val="00CD4E90"/>
    <w:rsid w:val="00CD4EF9"/>
    <w:rsid w:val="00CD4FA6"/>
    <w:rsid w:val="00CD5187"/>
    <w:rsid w:val="00CD543F"/>
    <w:rsid w:val="00CD562E"/>
    <w:rsid w:val="00CD59EF"/>
    <w:rsid w:val="00CD5FD8"/>
    <w:rsid w:val="00CD62D4"/>
    <w:rsid w:val="00CD6669"/>
    <w:rsid w:val="00CD758E"/>
    <w:rsid w:val="00CD79C9"/>
    <w:rsid w:val="00CE0C44"/>
    <w:rsid w:val="00CE0C79"/>
    <w:rsid w:val="00CE1146"/>
    <w:rsid w:val="00CE1187"/>
    <w:rsid w:val="00CE149C"/>
    <w:rsid w:val="00CE16D5"/>
    <w:rsid w:val="00CE1D63"/>
    <w:rsid w:val="00CE2726"/>
    <w:rsid w:val="00CE292D"/>
    <w:rsid w:val="00CE2EBA"/>
    <w:rsid w:val="00CE2FDC"/>
    <w:rsid w:val="00CE353E"/>
    <w:rsid w:val="00CE3774"/>
    <w:rsid w:val="00CE3A3D"/>
    <w:rsid w:val="00CE3EB5"/>
    <w:rsid w:val="00CE4653"/>
    <w:rsid w:val="00CE4E9A"/>
    <w:rsid w:val="00CE518C"/>
    <w:rsid w:val="00CE6212"/>
    <w:rsid w:val="00CE7170"/>
    <w:rsid w:val="00CE7640"/>
    <w:rsid w:val="00CE7B2C"/>
    <w:rsid w:val="00CF0E53"/>
    <w:rsid w:val="00CF2572"/>
    <w:rsid w:val="00CF265F"/>
    <w:rsid w:val="00CF28C7"/>
    <w:rsid w:val="00CF361D"/>
    <w:rsid w:val="00CF3BF1"/>
    <w:rsid w:val="00CF411F"/>
    <w:rsid w:val="00CF44BB"/>
    <w:rsid w:val="00CF4B46"/>
    <w:rsid w:val="00CF4C8D"/>
    <w:rsid w:val="00CF4D76"/>
    <w:rsid w:val="00CF4E20"/>
    <w:rsid w:val="00CF5A0D"/>
    <w:rsid w:val="00CF5BDC"/>
    <w:rsid w:val="00CF5C90"/>
    <w:rsid w:val="00CF5FC7"/>
    <w:rsid w:val="00CF67C3"/>
    <w:rsid w:val="00CF6D6B"/>
    <w:rsid w:val="00CF7221"/>
    <w:rsid w:val="00CF734D"/>
    <w:rsid w:val="00CF74D7"/>
    <w:rsid w:val="00CF75DC"/>
    <w:rsid w:val="00CF7733"/>
    <w:rsid w:val="00CF7C98"/>
    <w:rsid w:val="00D00349"/>
    <w:rsid w:val="00D006A1"/>
    <w:rsid w:val="00D00CD8"/>
    <w:rsid w:val="00D00FC2"/>
    <w:rsid w:val="00D011FE"/>
    <w:rsid w:val="00D0124D"/>
    <w:rsid w:val="00D01D19"/>
    <w:rsid w:val="00D0200E"/>
    <w:rsid w:val="00D02549"/>
    <w:rsid w:val="00D0270B"/>
    <w:rsid w:val="00D02A78"/>
    <w:rsid w:val="00D02E6F"/>
    <w:rsid w:val="00D02E78"/>
    <w:rsid w:val="00D031F8"/>
    <w:rsid w:val="00D039E3"/>
    <w:rsid w:val="00D03C75"/>
    <w:rsid w:val="00D03D86"/>
    <w:rsid w:val="00D04D83"/>
    <w:rsid w:val="00D05D4B"/>
    <w:rsid w:val="00D06682"/>
    <w:rsid w:val="00D06990"/>
    <w:rsid w:val="00D06B6E"/>
    <w:rsid w:val="00D06C5B"/>
    <w:rsid w:val="00D06DAE"/>
    <w:rsid w:val="00D06F4A"/>
    <w:rsid w:val="00D105DE"/>
    <w:rsid w:val="00D10A60"/>
    <w:rsid w:val="00D10E17"/>
    <w:rsid w:val="00D10EF6"/>
    <w:rsid w:val="00D1176D"/>
    <w:rsid w:val="00D12F44"/>
    <w:rsid w:val="00D130B5"/>
    <w:rsid w:val="00D13D6B"/>
    <w:rsid w:val="00D149DB"/>
    <w:rsid w:val="00D14C27"/>
    <w:rsid w:val="00D14F1E"/>
    <w:rsid w:val="00D1512E"/>
    <w:rsid w:val="00D15336"/>
    <w:rsid w:val="00D1545E"/>
    <w:rsid w:val="00D15718"/>
    <w:rsid w:val="00D1593F"/>
    <w:rsid w:val="00D15DAA"/>
    <w:rsid w:val="00D15EC6"/>
    <w:rsid w:val="00D16276"/>
    <w:rsid w:val="00D16425"/>
    <w:rsid w:val="00D169C6"/>
    <w:rsid w:val="00D1745C"/>
    <w:rsid w:val="00D1794A"/>
    <w:rsid w:val="00D17AF4"/>
    <w:rsid w:val="00D20187"/>
    <w:rsid w:val="00D2096E"/>
    <w:rsid w:val="00D20B0C"/>
    <w:rsid w:val="00D20E51"/>
    <w:rsid w:val="00D20E5E"/>
    <w:rsid w:val="00D20F17"/>
    <w:rsid w:val="00D21C39"/>
    <w:rsid w:val="00D22744"/>
    <w:rsid w:val="00D22768"/>
    <w:rsid w:val="00D22960"/>
    <w:rsid w:val="00D22B19"/>
    <w:rsid w:val="00D231B3"/>
    <w:rsid w:val="00D23325"/>
    <w:rsid w:val="00D238C7"/>
    <w:rsid w:val="00D23A20"/>
    <w:rsid w:val="00D245D8"/>
    <w:rsid w:val="00D245FE"/>
    <w:rsid w:val="00D24FDC"/>
    <w:rsid w:val="00D258A9"/>
    <w:rsid w:val="00D2591A"/>
    <w:rsid w:val="00D25BA5"/>
    <w:rsid w:val="00D25BEE"/>
    <w:rsid w:val="00D25F55"/>
    <w:rsid w:val="00D264DA"/>
    <w:rsid w:val="00D268F0"/>
    <w:rsid w:val="00D26D5E"/>
    <w:rsid w:val="00D2763C"/>
    <w:rsid w:val="00D276A9"/>
    <w:rsid w:val="00D27AA5"/>
    <w:rsid w:val="00D27FC2"/>
    <w:rsid w:val="00D31271"/>
    <w:rsid w:val="00D319F7"/>
    <w:rsid w:val="00D32685"/>
    <w:rsid w:val="00D32804"/>
    <w:rsid w:val="00D33282"/>
    <w:rsid w:val="00D335EB"/>
    <w:rsid w:val="00D34550"/>
    <w:rsid w:val="00D34E40"/>
    <w:rsid w:val="00D359B1"/>
    <w:rsid w:val="00D35AD1"/>
    <w:rsid w:val="00D35D88"/>
    <w:rsid w:val="00D3654A"/>
    <w:rsid w:val="00D3665E"/>
    <w:rsid w:val="00D36749"/>
    <w:rsid w:val="00D36878"/>
    <w:rsid w:val="00D3697B"/>
    <w:rsid w:val="00D37295"/>
    <w:rsid w:val="00D37C05"/>
    <w:rsid w:val="00D40815"/>
    <w:rsid w:val="00D4093A"/>
    <w:rsid w:val="00D41908"/>
    <w:rsid w:val="00D41BD8"/>
    <w:rsid w:val="00D428B5"/>
    <w:rsid w:val="00D42D88"/>
    <w:rsid w:val="00D431F2"/>
    <w:rsid w:val="00D435D5"/>
    <w:rsid w:val="00D43903"/>
    <w:rsid w:val="00D43CEE"/>
    <w:rsid w:val="00D43D9F"/>
    <w:rsid w:val="00D43EDD"/>
    <w:rsid w:val="00D43F24"/>
    <w:rsid w:val="00D44339"/>
    <w:rsid w:val="00D446EB"/>
    <w:rsid w:val="00D44C39"/>
    <w:rsid w:val="00D44DAA"/>
    <w:rsid w:val="00D450EC"/>
    <w:rsid w:val="00D451CC"/>
    <w:rsid w:val="00D453E9"/>
    <w:rsid w:val="00D453FB"/>
    <w:rsid w:val="00D4570D"/>
    <w:rsid w:val="00D4580B"/>
    <w:rsid w:val="00D45CA8"/>
    <w:rsid w:val="00D46193"/>
    <w:rsid w:val="00D4633C"/>
    <w:rsid w:val="00D46741"/>
    <w:rsid w:val="00D46ED9"/>
    <w:rsid w:val="00D474BD"/>
    <w:rsid w:val="00D4761E"/>
    <w:rsid w:val="00D47A62"/>
    <w:rsid w:val="00D47B5A"/>
    <w:rsid w:val="00D505E6"/>
    <w:rsid w:val="00D50A24"/>
    <w:rsid w:val="00D50A6A"/>
    <w:rsid w:val="00D512BC"/>
    <w:rsid w:val="00D517FE"/>
    <w:rsid w:val="00D51D81"/>
    <w:rsid w:val="00D51F87"/>
    <w:rsid w:val="00D520D5"/>
    <w:rsid w:val="00D52418"/>
    <w:rsid w:val="00D527EA"/>
    <w:rsid w:val="00D52E44"/>
    <w:rsid w:val="00D52F11"/>
    <w:rsid w:val="00D5303A"/>
    <w:rsid w:val="00D5312E"/>
    <w:rsid w:val="00D536BE"/>
    <w:rsid w:val="00D53D95"/>
    <w:rsid w:val="00D5426B"/>
    <w:rsid w:val="00D54543"/>
    <w:rsid w:val="00D5459F"/>
    <w:rsid w:val="00D54B72"/>
    <w:rsid w:val="00D54FD6"/>
    <w:rsid w:val="00D55084"/>
    <w:rsid w:val="00D55B91"/>
    <w:rsid w:val="00D55BE8"/>
    <w:rsid w:val="00D56B47"/>
    <w:rsid w:val="00D56EDB"/>
    <w:rsid w:val="00D57DD2"/>
    <w:rsid w:val="00D57E1B"/>
    <w:rsid w:val="00D57E98"/>
    <w:rsid w:val="00D600DA"/>
    <w:rsid w:val="00D6061A"/>
    <w:rsid w:val="00D60C8B"/>
    <w:rsid w:val="00D61BAB"/>
    <w:rsid w:val="00D61C74"/>
    <w:rsid w:val="00D62056"/>
    <w:rsid w:val="00D626B1"/>
    <w:rsid w:val="00D6271A"/>
    <w:rsid w:val="00D641BA"/>
    <w:rsid w:val="00D659D4"/>
    <w:rsid w:val="00D65E57"/>
    <w:rsid w:val="00D66322"/>
    <w:rsid w:val="00D66CA6"/>
    <w:rsid w:val="00D67051"/>
    <w:rsid w:val="00D67C2D"/>
    <w:rsid w:val="00D70270"/>
    <w:rsid w:val="00D70891"/>
    <w:rsid w:val="00D70C38"/>
    <w:rsid w:val="00D710A7"/>
    <w:rsid w:val="00D712D6"/>
    <w:rsid w:val="00D714F9"/>
    <w:rsid w:val="00D720C3"/>
    <w:rsid w:val="00D723A3"/>
    <w:rsid w:val="00D72C81"/>
    <w:rsid w:val="00D72F78"/>
    <w:rsid w:val="00D730C6"/>
    <w:rsid w:val="00D743B1"/>
    <w:rsid w:val="00D74521"/>
    <w:rsid w:val="00D747C7"/>
    <w:rsid w:val="00D74950"/>
    <w:rsid w:val="00D74CBD"/>
    <w:rsid w:val="00D74D55"/>
    <w:rsid w:val="00D754A9"/>
    <w:rsid w:val="00D754BA"/>
    <w:rsid w:val="00D757CC"/>
    <w:rsid w:val="00D75E76"/>
    <w:rsid w:val="00D769DB"/>
    <w:rsid w:val="00D76DDD"/>
    <w:rsid w:val="00D76E95"/>
    <w:rsid w:val="00D77027"/>
    <w:rsid w:val="00D772DA"/>
    <w:rsid w:val="00D7732D"/>
    <w:rsid w:val="00D77526"/>
    <w:rsid w:val="00D775DD"/>
    <w:rsid w:val="00D80625"/>
    <w:rsid w:val="00D809A9"/>
    <w:rsid w:val="00D80A5C"/>
    <w:rsid w:val="00D80ACF"/>
    <w:rsid w:val="00D81501"/>
    <w:rsid w:val="00D815B4"/>
    <w:rsid w:val="00D82B06"/>
    <w:rsid w:val="00D82B64"/>
    <w:rsid w:val="00D82CBE"/>
    <w:rsid w:val="00D834D7"/>
    <w:rsid w:val="00D83712"/>
    <w:rsid w:val="00D83D15"/>
    <w:rsid w:val="00D83F2C"/>
    <w:rsid w:val="00D847B5"/>
    <w:rsid w:val="00D85024"/>
    <w:rsid w:val="00D85698"/>
    <w:rsid w:val="00D85EA3"/>
    <w:rsid w:val="00D86BA9"/>
    <w:rsid w:val="00D86D49"/>
    <w:rsid w:val="00D87147"/>
    <w:rsid w:val="00D871B8"/>
    <w:rsid w:val="00D8731F"/>
    <w:rsid w:val="00D87B1C"/>
    <w:rsid w:val="00D90D93"/>
    <w:rsid w:val="00D90FA8"/>
    <w:rsid w:val="00D914AD"/>
    <w:rsid w:val="00D91544"/>
    <w:rsid w:val="00D91836"/>
    <w:rsid w:val="00D92258"/>
    <w:rsid w:val="00D922DB"/>
    <w:rsid w:val="00D928D4"/>
    <w:rsid w:val="00D929D8"/>
    <w:rsid w:val="00D92E02"/>
    <w:rsid w:val="00D93497"/>
    <w:rsid w:val="00D934E1"/>
    <w:rsid w:val="00D93994"/>
    <w:rsid w:val="00D942E4"/>
    <w:rsid w:val="00D957E0"/>
    <w:rsid w:val="00D965DF"/>
    <w:rsid w:val="00D96630"/>
    <w:rsid w:val="00D967A9"/>
    <w:rsid w:val="00D96CC2"/>
    <w:rsid w:val="00D972DF"/>
    <w:rsid w:val="00D9737E"/>
    <w:rsid w:val="00DA0E13"/>
    <w:rsid w:val="00DA1CA0"/>
    <w:rsid w:val="00DA24BA"/>
    <w:rsid w:val="00DA25F8"/>
    <w:rsid w:val="00DA276F"/>
    <w:rsid w:val="00DA32E2"/>
    <w:rsid w:val="00DA3D58"/>
    <w:rsid w:val="00DA3FAB"/>
    <w:rsid w:val="00DA4B97"/>
    <w:rsid w:val="00DA4BA2"/>
    <w:rsid w:val="00DA564D"/>
    <w:rsid w:val="00DA6C80"/>
    <w:rsid w:val="00DA6E48"/>
    <w:rsid w:val="00DA6F58"/>
    <w:rsid w:val="00DA7510"/>
    <w:rsid w:val="00DA7CE5"/>
    <w:rsid w:val="00DB01E2"/>
    <w:rsid w:val="00DB02A8"/>
    <w:rsid w:val="00DB0A9D"/>
    <w:rsid w:val="00DB1A24"/>
    <w:rsid w:val="00DB1E83"/>
    <w:rsid w:val="00DB20F5"/>
    <w:rsid w:val="00DB2B87"/>
    <w:rsid w:val="00DB2D6E"/>
    <w:rsid w:val="00DB31E4"/>
    <w:rsid w:val="00DB3366"/>
    <w:rsid w:val="00DB4757"/>
    <w:rsid w:val="00DB4884"/>
    <w:rsid w:val="00DB4FC5"/>
    <w:rsid w:val="00DB5140"/>
    <w:rsid w:val="00DB547C"/>
    <w:rsid w:val="00DB5585"/>
    <w:rsid w:val="00DB5C8A"/>
    <w:rsid w:val="00DB5E74"/>
    <w:rsid w:val="00DB60AA"/>
    <w:rsid w:val="00DB60D6"/>
    <w:rsid w:val="00DB61A3"/>
    <w:rsid w:val="00DB6811"/>
    <w:rsid w:val="00DB6A06"/>
    <w:rsid w:val="00DB6C52"/>
    <w:rsid w:val="00DC05DC"/>
    <w:rsid w:val="00DC0710"/>
    <w:rsid w:val="00DC0922"/>
    <w:rsid w:val="00DC17EC"/>
    <w:rsid w:val="00DC18B0"/>
    <w:rsid w:val="00DC2062"/>
    <w:rsid w:val="00DC23EE"/>
    <w:rsid w:val="00DC2A7E"/>
    <w:rsid w:val="00DC2FF7"/>
    <w:rsid w:val="00DC306F"/>
    <w:rsid w:val="00DC3779"/>
    <w:rsid w:val="00DC37ED"/>
    <w:rsid w:val="00DC3F2D"/>
    <w:rsid w:val="00DC42EB"/>
    <w:rsid w:val="00DC45C4"/>
    <w:rsid w:val="00DC45FC"/>
    <w:rsid w:val="00DC4CBE"/>
    <w:rsid w:val="00DC57A5"/>
    <w:rsid w:val="00DC595A"/>
    <w:rsid w:val="00DC5F1F"/>
    <w:rsid w:val="00DC6212"/>
    <w:rsid w:val="00DC62BA"/>
    <w:rsid w:val="00DC6517"/>
    <w:rsid w:val="00DC666D"/>
    <w:rsid w:val="00DC6768"/>
    <w:rsid w:val="00DC6EB2"/>
    <w:rsid w:val="00DC7434"/>
    <w:rsid w:val="00DC78C6"/>
    <w:rsid w:val="00DC7966"/>
    <w:rsid w:val="00DD0426"/>
    <w:rsid w:val="00DD0A77"/>
    <w:rsid w:val="00DD13FD"/>
    <w:rsid w:val="00DD218D"/>
    <w:rsid w:val="00DD2789"/>
    <w:rsid w:val="00DD2CBC"/>
    <w:rsid w:val="00DD2D59"/>
    <w:rsid w:val="00DD33EA"/>
    <w:rsid w:val="00DD38E2"/>
    <w:rsid w:val="00DD417C"/>
    <w:rsid w:val="00DD49F0"/>
    <w:rsid w:val="00DD58E6"/>
    <w:rsid w:val="00DD75B7"/>
    <w:rsid w:val="00DD7C0C"/>
    <w:rsid w:val="00DE0424"/>
    <w:rsid w:val="00DE1442"/>
    <w:rsid w:val="00DE25B2"/>
    <w:rsid w:val="00DE2B8B"/>
    <w:rsid w:val="00DE301D"/>
    <w:rsid w:val="00DE3F2E"/>
    <w:rsid w:val="00DE43A6"/>
    <w:rsid w:val="00DE4878"/>
    <w:rsid w:val="00DE4B39"/>
    <w:rsid w:val="00DE5651"/>
    <w:rsid w:val="00DE5F08"/>
    <w:rsid w:val="00DE6284"/>
    <w:rsid w:val="00DE6811"/>
    <w:rsid w:val="00DE6C64"/>
    <w:rsid w:val="00DE7212"/>
    <w:rsid w:val="00DE7671"/>
    <w:rsid w:val="00DF0660"/>
    <w:rsid w:val="00DF0710"/>
    <w:rsid w:val="00DF0F0F"/>
    <w:rsid w:val="00DF10A8"/>
    <w:rsid w:val="00DF171D"/>
    <w:rsid w:val="00DF1ED2"/>
    <w:rsid w:val="00DF1F65"/>
    <w:rsid w:val="00DF1FE7"/>
    <w:rsid w:val="00DF2A7B"/>
    <w:rsid w:val="00DF2B15"/>
    <w:rsid w:val="00DF48FA"/>
    <w:rsid w:val="00DF4E06"/>
    <w:rsid w:val="00DF51A1"/>
    <w:rsid w:val="00DF5723"/>
    <w:rsid w:val="00DF5C8D"/>
    <w:rsid w:val="00DF5DB3"/>
    <w:rsid w:val="00DF5EC3"/>
    <w:rsid w:val="00DF68CC"/>
    <w:rsid w:val="00DF6C74"/>
    <w:rsid w:val="00DF71F2"/>
    <w:rsid w:val="00DF7F31"/>
    <w:rsid w:val="00E001B3"/>
    <w:rsid w:val="00E00AC0"/>
    <w:rsid w:val="00E00F54"/>
    <w:rsid w:val="00E00FCA"/>
    <w:rsid w:val="00E01205"/>
    <w:rsid w:val="00E0133A"/>
    <w:rsid w:val="00E0136C"/>
    <w:rsid w:val="00E02189"/>
    <w:rsid w:val="00E02902"/>
    <w:rsid w:val="00E0296F"/>
    <w:rsid w:val="00E02A80"/>
    <w:rsid w:val="00E02EF0"/>
    <w:rsid w:val="00E037B9"/>
    <w:rsid w:val="00E0386E"/>
    <w:rsid w:val="00E0389D"/>
    <w:rsid w:val="00E0399A"/>
    <w:rsid w:val="00E04971"/>
    <w:rsid w:val="00E04A09"/>
    <w:rsid w:val="00E04A11"/>
    <w:rsid w:val="00E05854"/>
    <w:rsid w:val="00E06A1E"/>
    <w:rsid w:val="00E07276"/>
    <w:rsid w:val="00E07AC6"/>
    <w:rsid w:val="00E07D95"/>
    <w:rsid w:val="00E10354"/>
    <w:rsid w:val="00E104B9"/>
    <w:rsid w:val="00E1053D"/>
    <w:rsid w:val="00E10D0E"/>
    <w:rsid w:val="00E1124F"/>
    <w:rsid w:val="00E1133B"/>
    <w:rsid w:val="00E11619"/>
    <w:rsid w:val="00E128AD"/>
    <w:rsid w:val="00E13464"/>
    <w:rsid w:val="00E1370E"/>
    <w:rsid w:val="00E1371C"/>
    <w:rsid w:val="00E14096"/>
    <w:rsid w:val="00E14499"/>
    <w:rsid w:val="00E14526"/>
    <w:rsid w:val="00E153DB"/>
    <w:rsid w:val="00E15635"/>
    <w:rsid w:val="00E158DE"/>
    <w:rsid w:val="00E15AC1"/>
    <w:rsid w:val="00E15D92"/>
    <w:rsid w:val="00E16015"/>
    <w:rsid w:val="00E16065"/>
    <w:rsid w:val="00E16491"/>
    <w:rsid w:val="00E1667C"/>
    <w:rsid w:val="00E16FCE"/>
    <w:rsid w:val="00E2027A"/>
    <w:rsid w:val="00E20FE0"/>
    <w:rsid w:val="00E22498"/>
    <w:rsid w:val="00E2276F"/>
    <w:rsid w:val="00E22CFD"/>
    <w:rsid w:val="00E22FF4"/>
    <w:rsid w:val="00E23306"/>
    <w:rsid w:val="00E23668"/>
    <w:rsid w:val="00E236DB"/>
    <w:rsid w:val="00E23A96"/>
    <w:rsid w:val="00E23F2E"/>
    <w:rsid w:val="00E242E9"/>
    <w:rsid w:val="00E246CC"/>
    <w:rsid w:val="00E24A44"/>
    <w:rsid w:val="00E259ED"/>
    <w:rsid w:val="00E25A03"/>
    <w:rsid w:val="00E25CDE"/>
    <w:rsid w:val="00E26033"/>
    <w:rsid w:val="00E261B0"/>
    <w:rsid w:val="00E26444"/>
    <w:rsid w:val="00E264E7"/>
    <w:rsid w:val="00E2654D"/>
    <w:rsid w:val="00E2685C"/>
    <w:rsid w:val="00E26AB3"/>
    <w:rsid w:val="00E2735A"/>
    <w:rsid w:val="00E275FB"/>
    <w:rsid w:val="00E302D3"/>
    <w:rsid w:val="00E30DD7"/>
    <w:rsid w:val="00E31192"/>
    <w:rsid w:val="00E3283F"/>
    <w:rsid w:val="00E32BFD"/>
    <w:rsid w:val="00E32F6A"/>
    <w:rsid w:val="00E32FEE"/>
    <w:rsid w:val="00E3390B"/>
    <w:rsid w:val="00E33A5F"/>
    <w:rsid w:val="00E33C4F"/>
    <w:rsid w:val="00E34320"/>
    <w:rsid w:val="00E34FDC"/>
    <w:rsid w:val="00E35017"/>
    <w:rsid w:val="00E350A8"/>
    <w:rsid w:val="00E356D6"/>
    <w:rsid w:val="00E35AF3"/>
    <w:rsid w:val="00E3651F"/>
    <w:rsid w:val="00E373CB"/>
    <w:rsid w:val="00E37613"/>
    <w:rsid w:val="00E3773B"/>
    <w:rsid w:val="00E4002C"/>
    <w:rsid w:val="00E40AF0"/>
    <w:rsid w:val="00E40E8D"/>
    <w:rsid w:val="00E41674"/>
    <w:rsid w:val="00E42DC7"/>
    <w:rsid w:val="00E4318A"/>
    <w:rsid w:val="00E43DC5"/>
    <w:rsid w:val="00E43E5C"/>
    <w:rsid w:val="00E4430B"/>
    <w:rsid w:val="00E443C7"/>
    <w:rsid w:val="00E449BE"/>
    <w:rsid w:val="00E44BBC"/>
    <w:rsid w:val="00E44CB4"/>
    <w:rsid w:val="00E44DA5"/>
    <w:rsid w:val="00E45388"/>
    <w:rsid w:val="00E454CF"/>
    <w:rsid w:val="00E45F55"/>
    <w:rsid w:val="00E465B7"/>
    <w:rsid w:val="00E46710"/>
    <w:rsid w:val="00E46DB1"/>
    <w:rsid w:val="00E47E09"/>
    <w:rsid w:val="00E50522"/>
    <w:rsid w:val="00E50D18"/>
    <w:rsid w:val="00E50D49"/>
    <w:rsid w:val="00E518A2"/>
    <w:rsid w:val="00E51EE0"/>
    <w:rsid w:val="00E5294A"/>
    <w:rsid w:val="00E529B9"/>
    <w:rsid w:val="00E53091"/>
    <w:rsid w:val="00E5382D"/>
    <w:rsid w:val="00E538EC"/>
    <w:rsid w:val="00E53E41"/>
    <w:rsid w:val="00E54413"/>
    <w:rsid w:val="00E54853"/>
    <w:rsid w:val="00E55271"/>
    <w:rsid w:val="00E55969"/>
    <w:rsid w:val="00E55972"/>
    <w:rsid w:val="00E55A03"/>
    <w:rsid w:val="00E55BF0"/>
    <w:rsid w:val="00E55FCF"/>
    <w:rsid w:val="00E56750"/>
    <w:rsid w:val="00E56784"/>
    <w:rsid w:val="00E56B76"/>
    <w:rsid w:val="00E56CF2"/>
    <w:rsid w:val="00E57581"/>
    <w:rsid w:val="00E579AD"/>
    <w:rsid w:val="00E57AEB"/>
    <w:rsid w:val="00E60046"/>
    <w:rsid w:val="00E60577"/>
    <w:rsid w:val="00E60C61"/>
    <w:rsid w:val="00E61581"/>
    <w:rsid w:val="00E61D99"/>
    <w:rsid w:val="00E620CF"/>
    <w:rsid w:val="00E6331C"/>
    <w:rsid w:val="00E636E0"/>
    <w:rsid w:val="00E6407E"/>
    <w:rsid w:val="00E64491"/>
    <w:rsid w:val="00E64CB3"/>
    <w:rsid w:val="00E64EBE"/>
    <w:rsid w:val="00E666F8"/>
    <w:rsid w:val="00E66C01"/>
    <w:rsid w:val="00E66E63"/>
    <w:rsid w:val="00E6728E"/>
    <w:rsid w:val="00E6735A"/>
    <w:rsid w:val="00E67A9E"/>
    <w:rsid w:val="00E67B49"/>
    <w:rsid w:val="00E67CCF"/>
    <w:rsid w:val="00E67CD3"/>
    <w:rsid w:val="00E67D37"/>
    <w:rsid w:val="00E7009C"/>
    <w:rsid w:val="00E7049F"/>
    <w:rsid w:val="00E70565"/>
    <w:rsid w:val="00E70AF4"/>
    <w:rsid w:val="00E70D7E"/>
    <w:rsid w:val="00E7117D"/>
    <w:rsid w:val="00E71763"/>
    <w:rsid w:val="00E71D5F"/>
    <w:rsid w:val="00E720FC"/>
    <w:rsid w:val="00E72321"/>
    <w:rsid w:val="00E725A4"/>
    <w:rsid w:val="00E7265E"/>
    <w:rsid w:val="00E729E4"/>
    <w:rsid w:val="00E72BD1"/>
    <w:rsid w:val="00E73345"/>
    <w:rsid w:val="00E73482"/>
    <w:rsid w:val="00E73986"/>
    <w:rsid w:val="00E753F2"/>
    <w:rsid w:val="00E756F0"/>
    <w:rsid w:val="00E75F95"/>
    <w:rsid w:val="00E76C52"/>
    <w:rsid w:val="00E770BE"/>
    <w:rsid w:val="00E77330"/>
    <w:rsid w:val="00E776F7"/>
    <w:rsid w:val="00E779C4"/>
    <w:rsid w:val="00E77D39"/>
    <w:rsid w:val="00E80887"/>
    <w:rsid w:val="00E80F65"/>
    <w:rsid w:val="00E81212"/>
    <w:rsid w:val="00E81284"/>
    <w:rsid w:val="00E81A96"/>
    <w:rsid w:val="00E81BD8"/>
    <w:rsid w:val="00E821A0"/>
    <w:rsid w:val="00E82A49"/>
    <w:rsid w:val="00E82E5A"/>
    <w:rsid w:val="00E8311C"/>
    <w:rsid w:val="00E831F0"/>
    <w:rsid w:val="00E836AE"/>
    <w:rsid w:val="00E85025"/>
    <w:rsid w:val="00E8515B"/>
    <w:rsid w:val="00E859B3"/>
    <w:rsid w:val="00E8624E"/>
    <w:rsid w:val="00E866F4"/>
    <w:rsid w:val="00E8688A"/>
    <w:rsid w:val="00E86BA3"/>
    <w:rsid w:val="00E86EF1"/>
    <w:rsid w:val="00E87194"/>
    <w:rsid w:val="00E873E2"/>
    <w:rsid w:val="00E903BC"/>
    <w:rsid w:val="00E90C27"/>
    <w:rsid w:val="00E90C56"/>
    <w:rsid w:val="00E90D91"/>
    <w:rsid w:val="00E9137C"/>
    <w:rsid w:val="00E93864"/>
    <w:rsid w:val="00E9392C"/>
    <w:rsid w:val="00E940F9"/>
    <w:rsid w:val="00E94876"/>
    <w:rsid w:val="00E9510A"/>
    <w:rsid w:val="00E9532C"/>
    <w:rsid w:val="00E955E1"/>
    <w:rsid w:val="00E95B0C"/>
    <w:rsid w:val="00E95E71"/>
    <w:rsid w:val="00E96A40"/>
    <w:rsid w:val="00E97C5C"/>
    <w:rsid w:val="00E97F43"/>
    <w:rsid w:val="00E97FEB"/>
    <w:rsid w:val="00EA06EB"/>
    <w:rsid w:val="00EA0C86"/>
    <w:rsid w:val="00EA1AFD"/>
    <w:rsid w:val="00EA21B7"/>
    <w:rsid w:val="00EA26CE"/>
    <w:rsid w:val="00EA2EFA"/>
    <w:rsid w:val="00EA35BA"/>
    <w:rsid w:val="00EA35C9"/>
    <w:rsid w:val="00EA3846"/>
    <w:rsid w:val="00EA391E"/>
    <w:rsid w:val="00EA3E16"/>
    <w:rsid w:val="00EA46A5"/>
    <w:rsid w:val="00EA5684"/>
    <w:rsid w:val="00EA5AC4"/>
    <w:rsid w:val="00EA5CC8"/>
    <w:rsid w:val="00EA6257"/>
    <w:rsid w:val="00EA6576"/>
    <w:rsid w:val="00EA73E3"/>
    <w:rsid w:val="00EA7A0A"/>
    <w:rsid w:val="00EA7A38"/>
    <w:rsid w:val="00EA7DCF"/>
    <w:rsid w:val="00EA7E9F"/>
    <w:rsid w:val="00EB0820"/>
    <w:rsid w:val="00EB085D"/>
    <w:rsid w:val="00EB0AA3"/>
    <w:rsid w:val="00EB0C5B"/>
    <w:rsid w:val="00EB11EF"/>
    <w:rsid w:val="00EB1456"/>
    <w:rsid w:val="00EB1636"/>
    <w:rsid w:val="00EB16C3"/>
    <w:rsid w:val="00EB177C"/>
    <w:rsid w:val="00EB1852"/>
    <w:rsid w:val="00EB1D64"/>
    <w:rsid w:val="00EB1DB2"/>
    <w:rsid w:val="00EB2141"/>
    <w:rsid w:val="00EB239D"/>
    <w:rsid w:val="00EB252D"/>
    <w:rsid w:val="00EB280C"/>
    <w:rsid w:val="00EB314E"/>
    <w:rsid w:val="00EB35A8"/>
    <w:rsid w:val="00EB3BBA"/>
    <w:rsid w:val="00EB3BBF"/>
    <w:rsid w:val="00EB3D7C"/>
    <w:rsid w:val="00EB4339"/>
    <w:rsid w:val="00EB45D4"/>
    <w:rsid w:val="00EB54B8"/>
    <w:rsid w:val="00EB5698"/>
    <w:rsid w:val="00EB6317"/>
    <w:rsid w:val="00EB757E"/>
    <w:rsid w:val="00EB7700"/>
    <w:rsid w:val="00EB7B1D"/>
    <w:rsid w:val="00EB7C58"/>
    <w:rsid w:val="00EC01D6"/>
    <w:rsid w:val="00EC0282"/>
    <w:rsid w:val="00EC0303"/>
    <w:rsid w:val="00EC044B"/>
    <w:rsid w:val="00EC0511"/>
    <w:rsid w:val="00EC0DFF"/>
    <w:rsid w:val="00EC0EA1"/>
    <w:rsid w:val="00EC10F4"/>
    <w:rsid w:val="00EC2046"/>
    <w:rsid w:val="00EC26C4"/>
    <w:rsid w:val="00EC28B8"/>
    <w:rsid w:val="00EC2E64"/>
    <w:rsid w:val="00EC30D3"/>
    <w:rsid w:val="00EC340E"/>
    <w:rsid w:val="00EC36D1"/>
    <w:rsid w:val="00EC3991"/>
    <w:rsid w:val="00EC3D97"/>
    <w:rsid w:val="00EC41BE"/>
    <w:rsid w:val="00EC44CE"/>
    <w:rsid w:val="00EC4FF9"/>
    <w:rsid w:val="00EC599A"/>
    <w:rsid w:val="00EC6587"/>
    <w:rsid w:val="00EC6C63"/>
    <w:rsid w:val="00EC6D9F"/>
    <w:rsid w:val="00EC6F4C"/>
    <w:rsid w:val="00ED01C7"/>
    <w:rsid w:val="00ED0352"/>
    <w:rsid w:val="00ED10C8"/>
    <w:rsid w:val="00ED14CB"/>
    <w:rsid w:val="00ED156A"/>
    <w:rsid w:val="00ED1DE4"/>
    <w:rsid w:val="00ED2190"/>
    <w:rsid w:val="00ED24CB"/>
    <w:rsid w:val="00ED37B6"/>
    <w:rsid w:val="00ED3884"/>
    <w:rsid w:val="00ED3ABD"/>
    <w:rsid w:val="00ED3BAC"/>
    <w:rsid w:val="00ED5A48"/>
    <w:rsid w:val="00ED5F1E"/>
    <w:rsid w:val="00ED5F7D"/>
    <w:rsid w:val="00ED623C"/>
    <w:rsid w:val="00ED6727"/>
    <w:rsid w:val="00ED72B5"/>
    <w:rsid w:val="00ED79D5"/>
    <w:rsid w:val="00ED7C88"/>
    <w:rsid w:val="00EE04F1"/>
    <w:rsid w:val="00EE061E"/>
    <w:rsid w:val="00EE07DA"/>
    <w:rsid w:val="00EE0D64"/>
    <w:rsid w:val="00EE10F9"/>
    <w:rsid w:val="00EE1AA9"/>
    <w:rsid w:val="00EE223B"/>
    <w:rsid w:val="00EE2BB2"/>
    <w:rsid w:val="00EE3112"/>
    <w:rsid w:val="00EE3561"/>
    <w:rsid w:val="00EE3796"/>
    <w:rsid w:val="00EE37C0"/>
    <w:rsid w:val="00EE431D"/>
    <w:rsid w:val="00EE4E58"/>
    <w:rsid w:val="00EE4F68"/>
    <w:rsid w:val="00EE554F"/>
    <w:rsid w:val="00EE5717"/>
    <w:rsid w:val="00EE62A6"/>
    <w:rsid w:val="00EE634F"/>
    <w:rsid w:val="00EE6517"/>
    <w:rsid w:val="00EE6CCF"/>
    <w:rsid w:val="00EE6CD2"/>
    <w:rsid w:val="00EE7025"/>
    <w:rsid w:val="00EE7607"/>
    <w:rsid w:val="00EE782F"/>
    <w:rsid w:val="00EE7ED7"/>
    <w:rsid w:val="00EF0333"/>
    <w:rsid w:val="00EF0D56"/>
    <w:rsid w:val="00EF125D"/>
    <w:rsid w:val="00EF1607"/>
    <w:rsid w:val="00EF16B2"/>
    <w:rsid w:val="00EF1C1D"/>
    <w:rsid w:val="00EF205A"/>
    <w:rsid w:val="00EF2A1A"/>
    <w:rsid w:val="00EF2EEC"/>
    <w:rsid w:val="00EF3A33"/>
    <w:rsid w:val="00EF4738"/>
    <w:rsid w:val="00EF48DA"/>
    <w:rsid w:val="00EF6325"/>
    <w:rsid w:val="00EF6DAE"/>
    <w:rsid w:val="00EF6F4F"/>
    <w:rsid w:val="00EF7323"/>
    <w:rsid w:val="00EF74BA"/>
    <w:rsid w:val="00EF7F11"/>
    <w:rsid w:val="00F0028D"/>
    <w:rsid w:val="00F005B1"/>
    <w:rsid w:val="00F00AB1"/>
    <w:rsid w:val="00F00F64"/>
    <w:rsid w:val="00F013D9"/>
    <w:rsid w:val="00F01516"/>
    <w:rsid w:val="00F01875"/>
    <w:rsid w:val="00F01B29"/>
    <w:rsid w:val="00F02053"/>
    <w:rsid w:val="00F02C44"/>
    <w:rsid w:val="00F03229"/>
    <w:rsid w:val="00F03D2C"/>
    <w:rsid w:val="00F04033"/>
    <w:rsid w:val="00F04397"/>
    <w:rsid w:val="00F04446"/>
    <w:rsid w:val="00F04985"/>
    <w:rsid w:val="00F0529F"/>
    <w:rsid w:val="00F0554B"/>
    <w:rsid w:val="00F05890"/>
    <w:rsid w:val="00F05AA3"/>
    <w:rsid w:val="00F05FBE"/>
    <w:rsid w:val="00F0617A"/>
    <w:rsid w:val="00F06615"/>
    <w:rsid w:val="00F068C6"/>
    <w:rsid w:val="00F069BB"/>
    <w:rsid w:val="00F06ECA"/>
    <w:rsid w:val="00F072D4"/>
    <w:rsid w:val="00F07385"/>
    <w:rsid w:val="00F07B11"/>
    <w:rsid w:val="00F105E7"/>
    <w:rsid w:val="00F11DB8"/>
    <w:rsid w:val="00F11E5E"/>
    <w:rsid w:val="00F12945"/>
    <w:rsid w:val="00F12FD4"/>
    <w:rsid w:val="00F13AA9"/>
    <w:rsid w:val="00F14D1E"/>
    <w:rsid w:val="00F15519"/>
    <w:rsid w:val="00F16079"/>
    <w:rsid w:val="00F16797"/>
    <w:rsid w:val="00F169E6"/>
    <w:rsid w:val="00F16DCF"/>
    <w:rsid w:val="00F20440"/>
    <w:rsid w:val="00F2081B"/>
    <w:rsid w:val="00F217BD"/>
    <w:rsid w:val="00F228F4"/>
    <w:rsid w:val="00F22A21"/>
    <w:rsid w:val="00F22AB6"/>
    <w:rsid w:val="00F23B85"/>
    <w:rsid w:val="00F241D0"/>
    <w:rsid w:val="00F24215"/>
    <w:rsid w:val="00F242C2"/>
    <w:rsid w:val="00F24EEB"/>
    <w:rsid w:val="00F24F0C"/>
    <w:rsid w:val="00F25036"/>
    <w:rsid w:val="00F25D1D"/>
    <w:rsid w:val="00F25EB6"/>
    <w:rsid w:val="00F262E2"/>
    <w:rsid w:val="00F267DA"/>
    <w:rsid w:val="00F26861"/>
    <w:rsid w:val="00F2699C"/>
    <w:rsid w:val="00F26B09"/>
    <w:rsid w:val="00F26DA0"/>
    <w:rsid w:val="00F26F07"/>
    <w:rsid w:val="00F26FD5"/>
    <w:rsid w:val="00F27664"/>
    <w:rsid w:val="00F302F7"/>
    <w:rsid w:val="00F3084C"/>
    <w:rsid w:val="00F31488"/>
    <w:rsid w:val="00F318E6"/>
    <w:rsid w:val="00F31ADD"/>
    <w:rsid w:val="00F323B7"/>
    <w:rsid w:val="00F32892"/>
    <w:rsid w:val="00F32BCF"/>
    <w:rsid w:val="00F33701"/>
    <w:rsid w:val="00F3456C"/>
    <w:rsid w:val="00F349F0"/>
    <w:rsid w:val="00F34DE1"/>
    <w:rsid w:val="00F34F00"/>
    <w:rsid w:val="00F357B5"/>
    <w:rsid w:val="00F35BB5"/>
    <w:rsid w:val="00F36095"/>
    <w:rsid w:val="00F36220"/>
    <w:rsid w:val="00F36B6F"/>
    <w:rsid w:val="00F3712C"/>
    <w:rsid w:val="00F37A79"/>
    <w:rsid w:val="00F40995"/>
    <w:rsid w:val="00F40A18"/>
    <w:rsid w:val="00F40B2D"/>
    <w:rsid w:val="00F40CA1"/>
    <w:rsid w:val="00F40EC0"/>
    <w:rsid w:val="00F41E4C"/>
    <w:rsid w:val="00F41EFC"/>
    <w:rsid w:val="00F42292"/>
    <w:rsid w:val="00F42912"/>
    <w:rsid w:val="00F42A3C"/>
    <w:rsid w:val="00F42DD7"/>
    <w:rsid w:val="00F4364E"/>
    <w:rsid w:val="00F43EF1"/>
    <w:rsid w:val="00F4419A"/>
    <w:rsid w:val="00F445FA"/>
    <w:rsid w:val="00F44BAC"/>
    <w:rsid w:val="00F45089"/>
    <w:rsid w:val="00F464ED"/>
    <w:rsid w:val="00F468BC"/>
    <w:rsid w:val="00F469D8"/>
    <w:rsid w:val="00F46BD4"/>
    <w:rsid w:val="00F46E1A"/>
    <w:rsid w:val="00F47231"/>
    <w:rsid w:val="00F476AD"/>
    <w:rsid w:val="00F47701"/>
    <w:rsid w:val="00F4781C"/>
    <w:rsid w:val="00F47856"/>
    <w:rsid w:val="00F50437"/>
    <w:rsid w:val="00F50B20"/>
    <w:rsid w:val="00F5108F"/>
    <w:rsid w:val="00F5199B"/>
    <w:rsid w:val="00F51AE1"/>
    <w:rsid w:val="00F51DA0"/>
    <w:rsid w:val="00F52008"/>
    <w:rsid w:val="00F52132"/>
    <w:rsid w:val="00F52260"/>
    <w:rsid w:val="00F52EEB"/>
    <w:rsid w:val="00F53EDA"/>
    <w:rsid w:val="00F54077"/>
    <w:rsid w:val="00F54492"/>
    <w:rsid w:val="00F54C74"/>
    <w:rsid w:val="00F55DC9"/>
    <w:rsid w:val="00F55EB2"/>
    <w:rsid w:val="00F5696A"/>
    <w:rsid w:val="00F57587"/>
    <w:rsid w:val="00F57B59"/>
    <w:rsid w:val="00F57DF6"/>
    <w:rsid w:val="00F60765"/>
    <w:rsid w:val="00F608D3"/>
    <w:rsid w:val="00F612F5"/>
    <w:rsid w:val="00F62C5B"/>
    <w:rsid w:val="00F62EE6"/>
    <w:rsid w:val="00F62F88"/>
    <w:rsid w:val="00F63903"/>
    <w:rsid w:val="00F647C8"/>
    <w:rsid w:val="00F655D0"/>
    <w:rsid w:val="00F65C3A"/>
    <w:rsid w:val="00F6621F"/>
    <w:rsid w:val="00F66B63"/>
    <w:rsid w:val="00F67128"/>
    <w:rsid w:val="00F67183"/>
    <w:rsid w:val="00F67452"/>
    <w:rsid w:val="00F674F3"/>
    <w:rsid w:val="00F675C8"/>
    <w:rsid w:val="00F67BB5"/>
    <w:rsid w:val="00F67BCC"/>
    <w:rsid w:val="00F67FEE"/>
    <w:rsid w:val="00F70A47"/>
    <w:rsid w:val="00F70C01"/>
    <w:rsid w:val="00F70C31"/>
    <w:rsid w:val="00F70C43"/>
    <w:rsid w:val="00F711E4"/>
    <w:rsid w:val="00F7135B"/>
    <w:rsid w:val="00F71CD2"/>
    <w:rsid w:val="00F721C3"/>
    <w:rsid w:val="00F726B4"/>
    <w:rsid w:val="00F73012"/>
    <w:rsid w:val="00F73D35"/>
    <w:rsid w:val="00F73F28"/>
    <w:rsid w:val="00F73F87"/>
    <w:rsid w:val="00F74264"/>
    <w:rsid w:val="00F744FD"/>
    <w:rsid w:val="00F74802"/>
    <w:rsid w:val="00F750C5"/>
    <w:rsid w:val="00F75A78"/>
    <w:rsid w:val="00F75A7D"/>
    <w:rsid w:val="00F7682C"/>
    <w:rsid w:val="00F770E0"/>
    <w:rsid w:val="00F778A3"/>
    <w:rsid w:val="00F778B8"/>
    <w:rsid w:val="00F779CF"/>
    <w:rsid w:val="00F77EC2"/>
    <w:rsid w:val="00F802D5"/>
    <w:rsid w:val="00F80B1B"/>
    <w:rsid w:val="00F8130D"/>
    <w:rsid w:val="00F81735"/>
    <w:rsid w:val="00F819A3"/>
    <w:rsid w:val="00F81B48"/>
    <w:rsid w:val="00F8220F"/>
    <w:rsid w:val="00F824DE"/>
    <w:rsid w:val="00F82A0D"/>
    <w:rsid w:val="00F82ACB"/>
    <w:rsid w:val="00F82E45"/>
    <w:rsid w:val="00F834AF"/>
    <w:rsid w:val="00F83900"/>
    <w:rsid w:val="00F83911"/>
    <w:rsid w:val="00F83EB5"/>
    <w:rsid w:val="00F842EF"/>
    <w:rsid w:val="00F84993"/>
    <w:rsid w:val="00F853BA"/>
    <w:rsid w:val="00F85545"/>
    <w:rsid w:val="00F85EE5"/>
    <w:rsid w:val="00F86547"/>
    <w:rsid w:val="00F86B79"/>
    <w:rsid w:val="00F86E3C"/>
    <w:rsid w:val="00F87DE4"/>
    <w:rsid w:val="00F87E31"/>
    <w:rsid w:val="00F906A8"/>
    <w:rsid w:val="00F90B4A"/>
    <w:rsid w:val="00F915D5"/>
    <w:rsid w:val="00F919C3"/>
    <w:rsid w:val="00F91A79"/>
    <w:rsid w:val="00F91AAF"/>
    <w:rsid w:val="00F91BDB"/>
    <w:rsid w:val="00F91D7E"/>
    <w:rsid w:val="00F92AE4"/>
    <w:rsid w:val="00F92FB0"/>
    <w:rsid w:val="00F9303A"/>
    <w:rsid w:val="00F936FD"/>
    <w:rsid w:val="00F93A08"/>
    <w:rsid w:val="00F93A8F"/>
    <w:rsid w:val="00F93C32"/>
    <w:rsid w:val="00F9431F"/>
    <w:rsid w:val="00F94725"/>
    <w:rsid w:val="00F94EA2"/>
    <w:rsid w:val="00F954CC"/>
    <w:rsid w:val="00F95BDA"/>
    <w:rsid w:val="00F95C3A"/>
    <w:rsid w:val="00F96EF5"/>
    <w:rsid w:val="00F971B0"/>
    <w:rsid w:val="00F973FC"/>
    <w:rsid w:val="00F9746A"/>
    <w:rsid w:val="00F97867"/>
    <w:rsid w:val="00F97AC5"/>
    <w:rsid w:val="00F97E8A"/>
    <w:rsid w:val="00FA04E0"/>
    <w:rsid w:val="00FA07CE"/>
    <w:rsid w:val="00FA0D32"/>
    <w:rsid w:val="00FA182E"/>
    <w:rsid w:val="00FA272B"/>
    <w:rsid w:val="00FA2827"/>
    <w:rsid w:val="00FA2F03"/>
    <w:rsid w:val="00FA3101"/>
    <w:rsid w:val="00FA3562"/>
    <w:rsid w:val="00FA3E96"/>
    <w:rsid w:val="00FA3F06"/>
    <w:rsid w:val="00FA3F55"/>
    <w:rsid w:val="00FA404D"/>
    <w:rsid w:val="00FA5258"/>
    <w:rsid w:val="00FA52FA"/>
    <w:rsid w:val="00FA5864"/>
    <w:rsid w:val="00FA59A0"/>
    <w:rsid w:val="00FA5C76"/>
    <w:rsid w:val="00FA5FF6"/>
    <w:rsid w:val="00FA6673"/>
    <w:rsid w:val="00FA6904"/>
    <w:rsid w:val="00FA6C93"/>
    <w:rsid w:val="00FA6FB1"/>
    <w:rsid w:val="00FA7259"/>
    <w:rsid w:val="00FA786B"/>
    <w:rsid w:val="00FA7F56"/>
    <w:rsid w:val="00FB00F3"/>
    <w:rsid w:val="00FB0103"/>
    <w:rsid w:val="00FB1B75"/>
    <w:rsid w:val="00FB21F2"/>
    <w:rsid w:val="00FB2B07"/>
    <w:rsid w:val="00FB3013"/>
    <w:rsid w:val="00FB35DD"/>
    <w:rsid w:val="00FB36E2"/>
    <w:rsid w:val="00FB4CF4"/>
    <w:rsid w:val="00FB4EB6"/>
    <w:rsid w:val="00FB4EFE"/>
    <w:rsid w:val="00FB56CB"/>
    <w:rsid w:val="00FB66F5"/>
    <w:rsid w:val="00FB6760"/>
    <w:rsid w:val="00FB6B4D"/>
    <w:rsid w:val="00FB6BC9"/>
    <w:rsid w:val="00FB6F27"/>
    <w:rsid w:val="00FC0085"/>
    <w:rsid w:val="00FC0266"/>
    <w:rsid w:val="00FC03D1"/>
    <w:rsid w:val="00FC059D"/>
    <w:rsid w:val="00FC0A6D"/>
    <w:rsid w:val="00FC0AAC"/>
    <w:rsid w:val="00FC0E51"/>
    <w:rsid w:val="00FC15ED"/>
    <w:rsid w:val="00FC1631"/>
    <w:rsid w:val="00FC1B3D"/>
    <w:rsid w:val="00FC1E35"/>
    <w:rsid w:val="00FC1E7B"/>
    <w:rsid w:val="00FC1EB1"/>
    <w:rsid w:val="00FC23A7"/>
    <w:rsid w:val="00FC2C9D"/>
    <w:rsid w:val="00FC30EE"/>
    <w:rsid w:val="00FC35A5"/>
    <w:rsid w:val="00FC3DE9"/>
    <w:rsid w:val="00FC5197"/>
    <w:rsid w:val="00FC5306"/>
    <w:rsid w:val="00FC5BC6"/>
    <w:rsid w:val="00FC5F6C"/>
    <w:rsid w:val="00FC623F"/>
    <w:rsid w:val="00FC77C3"/>
    <w:rsid w:val="00FC780D"/>
    <w:rsid w:val="00FC7A19"/>
    <w:rsid w:val="00FD02BD"/>
    <w:rsid w:val="00FD0BB1"/>
    <w:rsid w:val="00FD0CC3"/>
    <w:rsid w:val="00FD0F29"/>
    <w:rsid w:val="00FD1884"/>
    <w:rsid w:val="00FD1E15"/>
    <w:rsid w:val="00FD3458"/>
    <w:rsid w:val="00FD441C"/>
    <w:rsid w:val="00FD4C39"/>
    <w:rsid w:val="00FD5211"/>
    <w:rsid w:val="00FD59FE"/>
    <w:rsid w:val="00FD6949"/>
    <w:rsid w:val="00FD69EC"/>
    <w:rsid w:val="00FD77F2"/>
    <w:rsid w:val="00FD7F2C"/>
    <w:rsid w:val="00FE0054"/>
    <w:rsid w:val="00FE0597"/>
    <w:rsid w:val="00FE05FE"/>
    <w:rsid w:val="00FE08AA"/>
    <w:rsid w:val="00FE09B5"/>
    <w:rsid w:val="00FE0BF7"/>
    <w:rsid w:val="00FE1F58"/>
    <w:rsid w:val="00FE2400"/>
    <w:rsid w:val="00FE2B04"/>
    <w:rsid w:val="00FE2E3E"/>
    <w:rsid w:val="00FE3B73"/>
    <w:rsid w:val="00FE3F39"/>
    <w:rsid w:val="00FE4167"/>
    <w:rsid w:val="00FE44A5"/>
    <w:rsid w:val="00FE44B9"/>
    <w:rsid w:val="00FE469C"/>
    <w:rsid w:val="00FE46FE"/>
    <w:rsid w:val="00FE4B51"/>
    <w:rsid w:val="00FE4CD0"/>
    <w:rsid w:val="00FE51F0"/>
    <w:rsid w:val="00FE529B"/>
    <w:rsid w:val="00FE5BCA"/>
    <w:rsid w:val="00FE5CF5"/>
    <w:rsid w:val="00FE64AF"/>
    <w:rsid w:val="00FE6712"/>
    <w:rsid w:val="00FE711E"/>
    <w:rsid w:val="00FE7235"/>
    <w:rsid w:val="00FE72F5"/>
    <w:rsid w:val="00FE7D23"/>
    <w:rsid w:val="00FF0344"/>
    <w:rsid w:val="00FF0964"/>
    <w:rsid w:val="00FF0F7B"/>
    <w:rsid w:val="00FF178A"/>
    <w:rsid w:val="00FF1E47"/>
    <w:rsid w:val="00FF261A"/>
    <w:rsid w:val="00FF2A95"/>
    <w:rsid w:val="00FF2BAF"/>
    <w:rsid w:val="00FF2BD3"/>
    <w:rsid w:val="00FF2FD6"/>
    <w:rsid w:val="00FF3066"/>
    <w:rsid w:val="00FF350E"/>
    <w:rsid w:val="00FF3786"/>
    <w:rsid w:val="00FF490F"/>
    <w:rsid w:val="00FF4A0B"/>
    <w:rsid w:val="00FF51AB"/>
    <w:rsid w:val="00FF52FB"/>
    <w:rsid w:val="00FF577E"/>
    <w:rsid w:val="00FF5A4A"/>
    <w:rsid w:val="00FF5ABF"/>
    <w:rsid w:val="00FF6375"/>
    <w:rsid w:val="00FF67F9"/>
    <w:rsid w:val="00FF6ABF"/>
    <w:rsid w:val="00FF6F53"/>
    <w:rsid w:val="00FF748E"/>
    <w:rsid w:val="00FF7830"/>
    <w:rsid w:val="00FF78C4"/>
    <w:rsid w:val="00FF795F"/>
    <w:rsid w:val="00FF79B9"/>
    <w:rsid w:val="00FF7A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BA492A"/>
  <w15:chartTrackingRefBased/>
  <w15:docId w15:val="{798922D8-510C-48D4-BF5F-5D236DE4F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2"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4B1B"/>
  </w:style>
  <w:style w:type="paragraph" w:styleId="Heading1">
    <w:name w:val="heading 1"/>
    <w:aliases w:val="H1,No numbers,heading 1Body,H-1,h1,1.,Chapter,Section Heading,Heading 1 St.George,Heading 1 Interstar,A MAJOR/BOLD,Schedheading,h1 chapter heading,Heading 1(Report Only),RFP Heading 1,Schedule Heading 1,Attribute Heading 1,Underline,Head1,69%"/>
    <w:basedOn w:val="Normal"/>
    <w:next w:val="Normal"/>
    <w:link w:val="Heading1Char"/>
    <w:qFormat/>
    <w:rsid w:val="00C36BC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h2,Para2,h21,h22,h2 main heading,B Sub/Bold,B Sub/Bold1,B Sub/Bold2,B Sub/Bold11,h2 main heading1,h2 main heading2,B Sub/Bold3,B Sub/Bold12,h2 main heading3,B Sub/Bold4,B Sub/Bold13,H2,SubPara,Section,2m,h 2,body,h2.H2,1.1,UNDERRUBRIK 1-2,test"/>
    <w:basedOn w:val="Normal"/>
    <w:next w:val="Normal"/>
    <w:link w:val="Heading2Char"/>
    <w:qFormat/>
    <w:rsid w:val="00C36BCD"/>
    <w:pPr>
      <w:keepNext/>
      <w:keepLines/>
      <w:numPr>
        <w:ilvl w:val="1"/>
        <w:numId w:val="10"/>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aliases w:val="Para3,Head 3,C Sub-Sub/Italic,Head 31,Head 32,C Sub-Sub/Italic1,h3,h3 sub heading,H3,3m,h31,h32,(a),Heading 3a,Level 1 - 1,1.1.1 Level 3 Headng,a,H31,(Alt+3),(Alt+3)1,(Alt+3)2,(Alt+3)3,(Alt+3)4,(Alt+3)5,(Alt+3)6,(Alt+3)11,(Alt+3)21,(Alt+3)31"/>
    <w:basedOn w:val="Normal"/>
    <w:next w:val="Normal"/>
    <w:link w:val="Heading3Char"/>
    <w:qFormat/>
    <w:rsid w:val="00C36BCD"/>
    <w:pPr>
      <w:keepNext/>
      <w:keepLines/>
      <w:numPr>
        <w:ilvl w:val="2"/>
        <w:numId w:val="10"/>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aliases w:val="(i),i,H4,h4,sd,4,h4 sub sub heading,Heading 3A,Minor,Heading 4 StGeorge,H-4,Level 2 - a,a.,h41,a.1,H41,41,Map Title,h42,a.2,H42,42,h43,a.3,H43,43,h44,a.4,H44,44,h45,a.5,H45,45,h46,a.6,H46,46,h47,a.7,H47,47,h48,a.8,H48,48,h49,a.9,H49,49,h410,H"/>
    <w:basedOn w:val="Normal"/>
    <w:next w:val="Normal"/>
    <w:link w:val="Heading4Char"/>
    <w:qFormat/>
    <w:rsid w:val="00C36BCD"/>
    <w:pPr>
      <w:keepNext/>
      <w:keepLines/>
      <w:numPr>
        <w:ilvl w:val="3"/>
        <w:numId w:val="10"/>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aliases w:val="H5,Heading 5(unused),5,(A),A,Heading 5 StGeorge,Level 3 - i,3rd sub-clause,Level 5,L5,s,Appendix,Para5,h5,h51,h52,Heading 5 Interstar,l5+toc5,Heading 5 Char1,Heading 5 Char Char1,Heading 5 StGeorge Char Char1,Para5 Char Char1,h5 Char Char1"/>
    <w:basedOn w:val="Normal"/>
    <w:next w:val="Normal"/>
    <w:link w:val="Heading5Char"/>
    <w:qFormat/>
    <w:rsid w:val="00C36BCD"/>
    <w:pPr>
      <w:keepNext/>
      <w:keepLines/>
      <w:numPr>
        <w:ilvl w:val="4"/>
        <w:numId w:val="10"/>
      </w:numPr>
      <w:spacing w:before="40" w:after="0"/>
      <w:ind w:left="1008" w:hanging="432"/>
      <w:outlineLvl w:val="4"/>
    </w:pPr>
    <w:rPr>
      <w:rFonts w:asciiTheme="majorHAnsi" w:eastAsiaTheme="majorEastAsia" w:hAnsiTheme="majorHAnsi" w:cstheme="majorBidi"/>
      <w:color w:val="2E74B5" w:themeColor="accent1" w:themeShade="BF"/>
    </w:rPr>
  </w:style>
  <w:style w:type="paragraph" w:styleId="Heading6">
    <w:name w:val="heading 6"/>
    <w:aliases w:val="(I),H6,I,Heading 6 Interstar,Heading 6(unused),Legal Level 1.,h6,L1 PIP,Name of Org,61,(Section),(Section)1,(Section)2,(Section)3,(Section)4,(Section)5,(Section)6,(Section)7,(Section)8,(Section)9,(Section)10,(Section)11,(Section)12,b,dash GS,6"/>
    <w:basedOn w:val="Normal"/>
    <w:next w:val="Normal"/>
    <w:link w:val="Heading6Char"/>
    <w:qFormat/>
    <w:rsid w:val="00C36BCD"/>
    <w:pPr>
      <w:keepNext/>
      <w:keepLines/>
      <w:numPr>
        <w:ilvl w:val="5"/>
        <w:numId w:val="10"/>
      </w:numPr>
      <w:spacing w:before="40" w:after="0"/>
      <w:ind w:left="1152" w:hanging="432"/>
      <w:outlineLvl w:val="5"/>
    </w:pPr>
    <w:rPr>
      <w:rFonts w:asciiTheme="majorHAnsi" w:eastAsiaTheme="majorEastAsia" w:hAnsiTheme="majorHAnsi" w:cstheme="majorBidi"/>
      <w:color w:val="1F4D78" w:themeColor="accent1" w:themeShade="7F"/>
    </w:rPr>
  </w:style>
  <w:style w:type="paragraph" w:styleId="Heading7">
    <w:name w:val="heading 7"/>
    <w:aliases w:val="L2 PIP,H7,(1),Legal Level 1.1.,7,Indented hyphen,Heading 7(unused),h7,i.,ap,i.1,square GS,level1noheading,Body Text 6,letter list,req3,heading 7,ITT t7,PA Appendix Major,fcs,figurecaps,lettered list,Spare3,rp_Heading 7,Heading 7 UNUSED"/>
    <w:basedOn w:val="Normal"/>
    <w:next w:val="Normal"/>
    <w:link w:val="Heading7Char"/>
    <w:qFormat/>
    <w:rsid w:val="00C36BCD"/>
    <w:pPr>
      <w:keepNext/>
      <w:keepLines/>
      <w:numPr>
        <w:ilvl w:val="6"/>
        <w:numId w:val="10"/>
      </w:numPr>
      <w:spacing w:before="40" w:after="0"/>
      <w:ind w:left="1296" w:hanging="288"/>
      <w:outlineLvl w:val="6"/>
    </w:pPr>
    <w:rPr>
      <w:rFonts w:asciiTheme="majorHAnsi" w:eastAsiaTheme="majorEastAsia" w:hAnsiTheme="majorHAnsi" w:cstheme="majorBidi"/>
      <w:i/>
      <w:iCs/>
      <w:color w:val="1F4D78" w:themeColor="accent1" w:themeShade="7F"/>
    </w:rPr>
  </w:style>
  <w:style w:type="paragraph" w:styleId="Heading8">
    <w:name w:val="heading 8"/>
    <w:aliases w:val="L3 PIP,H8,Legal Level 1.1.1.,8,Heading 8(unused),h8,(Sub-section Nos),ad,level2(a),Body Text 7,Level 1.1.1,action,r,requirement,req2,Reference List,heading 8,ITT t8,PA Appendix Minor,Spare4,cover doc subtitle,rp_Heading 8,Annex,Bullet"/>
    <w:basedOn w:val="Normal"/>
    <w:next w:val="Normal"/>
    <w:link w:val="Heading8Char"/>
    <w:qFormat/>
    <w:rsid w:val="00C36BCD"/>
    <w:pPr>
      <w:keepNext/>
      <w:keepLines/>
      <w:numPr>
        <w:ilvl w:val="7"/>
        <w:numId w:val="10"/>
      </w:numPr>
      <w:spacing w:before="40" w:after="0"/>
      <w:ind w:left="1440" w:hanging="432"/>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H9,Legal Level 1.1.1.1.,H9 Char,Legal Level 1.1.1.1. Char,(Subsubsection Nos),Heading 9(unused),aat,level3(i),Body Text 8,number,Heading 9 (defunct),h9,progress,App Heading,Titre 10,9,rb,req bullet,req1,heading 9,ITT t"/>
    <w:basedOn w:val="Normal"/>
    <w:next w:val="Normal"/>
    <w:link w:val="Heading9Char"/>
    <w:qFormat/>
    <w:rsid w:val="00C36BCD"/>
    <w:pPr>
      <w:keepNext/>
      <w:keepLines/>
      <w:numPr>
        <w:ilvl w:val="8"/>
        <w:numId w:val="10"/>
      </w:numPr>
      <w:spacing w:before="40" w:after="0"/>
      <w:ind w:left="1584" w:hanging="14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No numbers Char,heading 1Body Char,H-1 Char,h1 Char,1. Char,Chapter Char,Section Heading Char,Heading 1 St.George Char,Heading 1 Interstar Char,A MAJOR/BOLD Char,Schedheading Char,h1 chapter heading Char,RFP Heading 1 Char"/>
    <w:basedOn w:val="DefaultParagraphFont"/>
    <w:link w:val="Heading1"/>
    <w:rsid w:val="00C36BCD"/>
    <w:rPr>
      <w:rFonts w:asciiTheme="majorHAnsi" w:eastAsiaTheme="majorEastAsia" w:hAnsiTheme="majorHAnsi" w:cstheme="majorBidi"/>
      <w:color w:val="2E74B5" w:themeColor="accent1" w:themeShade="BF"/>
      <w:sz w:val="32"/>
      <w:szCs w:val="32"/>
    </w:rPr>
  </w:style>
  <w:style w:type="character" w:customStyle="1" w:styleId="Heading2Char">
    <w:name w:val="Heading 2 Char"/>
    <w:aliases w:val="h2 Char1,Para2 Char1,h21 Char1,h22 Char1,h2 main heading Char,B Sub/Bold Char,B Sub/Bold1 Char,B Sub/Bold2 Char,B Sub/Bold11 Char,h2 main heading1 Char,h2 main heading2 Char,B Sub/Bold3 Char,B Sub/Bold12 Char,h2 main heading3 Char,2m Char"/>
    <w:basedOn w:val="DefaultParagraphFont"/>
    <w:link w:val="Heading2"/>
    <w:rsid w:val="00C36BCD"/>
    <w:rPr>
      <w:rFonts w:asciiTheme="majorHAnsi" w:eastAsiaTheme="majorEastAsia" w:hAnsiTheme="majorHAnsi" w:cstheme="majorBidi"/>
      <w:color w:val="2E74B5" w:themeColor="accent1" w:themeShade="BF"/>
      <w:sz w:val="26"/>
      <w:szCs w:val="26"/>
    </w:rPr>
  </w:style>
  <w:style w:type="character" w:customStyle="1" w:styleId="Heading3Char">
    <w:name w:val="Heading 3 Char"/>
    <w:aliases w:val="Para3 Char,Head 3 Char1,C Sub-Sub/Italic Char,Head 31 Char,Head 32 Char,C Sub-Sub/Italic1 Char,h3 Char1,h3 sub heading Char1,H3 Char1,3m Char1,h31 Char,h32 Char,(a) Char1,Heading 3a Char1,Level 1 - 1 Char1,1.1.1 Level 3 Headng Char1"/>
    <w:basedOn w:val="DefaultParagraphFont"/>
    <w:link w:val="Heading3"/>
    <w:rsid w:val="00C36BCD"/>
    <w:rPr>
      <w:rFonts w:asciiTheme="majorHAnsi" w:eastAsiaTheme="majorEastAsia" w:hAnsiTheme="majorHAnsi" w:cstheme="majorBidi"/>
      <w:color w:val="1F4D78" w:themeColor="accent1" w:themeShade="7F"/>
      <w:sz w:val="24"/>
      <w:szCs w:val="24"/>
    </w:rPr>
  </w:style>
  <w:style w:type="character" w:customStyle="1" w:styleId="Heading4Char">
    <w:name w:val="Heading 4 Char"/>
    <w:aliases w:val="(i) Char,i Char,H4 Char,h4 Char,sd Char,4 Char,h4 sub sub heading Char,Heading 3A Char,Minor Char,Heading 4 StGeorge Char,H-4 Char,Level 2 - a Char,a. Char,h41 Char,a.1 Char,H41 Char,41 Char,Map Title Char,h42 Char,a.2 Char,H42 Char"/>
    <w:basedOn w:val="DefaultParagraphFont"/>
    <w:link w:val="Heading4"/>
    <w:rsid w:val="00C36BCD"/>
    <w:rPr>
      <w:rFonts w:asciiTheme="majorHAnsi" w:eastAsiaTheme="majorEastAsia" w:hAnsiTheme="majorHAnsi" w:cstheme="majorBidi"/>
      <w:i/>
      <w:iCs/>
      <w:color w:val="2E74B5" w:themeColor="accent1" w:themeShade="BF"/>
    </w:rPr>
  </w:style>
  <w:style w:type="character" w:customStyle="1" w:styleId="Heading5Char">
    <w:name w:val="Heading 5 Char"/>
    <w:aliases w:val="H5 Char,Heading 5(unused) Char,5 Char,(A) Char,A Char,Heading 5 StGeorge Char,Level 3 - i Char,3rd sub-clause Char,Level 5 Char,L5 Char,s Char,Appendix Char,Para5 Char,h5 Char,h51 Char,h52 Char,Heading 5 Interstar Char,l5+toc5 Char"/>
    <w:basedOn w:val="DefaultParagraphFont"/>
    <w:link w:val="Heading5"/>
    <w:rsid w:val="00C36BCD"/>
    <w:rPr>
      <w:rFonts w:asciiTheme="majorHAnsi" w:eastAsiaTheme="majorEastAsia" w:hAnsiTheme="majorHAnsi" w:cstheme="majorBidi"/>
      <w:color w:val="2E74B5" w:themeColor="accent1" w:themeShade="BF"/>
    </w:rPr>
  </w:style>
  <w:style w:type="character" w:customStyle="1" w:styleId="Heading6Char">
    <w:name w:val="Heading 6 Char"/>
    <w:aliases w:val="(I) Char,H6 Char,I Char,Heading 6 Interstar Char,Heading 6(unused) Char,Legal Level 1. Char,h6 Char,L1 PIP Char,Name of Org Char,61 Char,(Section) Char,(Section)1 Char,(Section)2 Char,(Section)3 Char,(Section)4 Char,(Section)5 Char,b Char"/>
    <w:basedOn w:val="DefaultParagraphFont"/>
    <w:link w:val="Heading6"/>
    <w:rsid w:val="00C36BCD"/>
    <w:rPr>
      <w:rFonts w:asciiTheme="majorHAnsi" w:eastAsiaTheme="majorEastAsia" w:hAnsiTheme="majorHAnsi" w:cstheme="majorBidi"/>
      <w:color w:val="1F4D78" w:themeColor="accent1" w:themeShade="7F"/>
    </w:rPr>
  </w:style>
  <w:style w:type="character" w:customStyle="1" w:styleId="Heading7Char">
    <w:name w:val="Heading 7 Char"/>
    <w:aliases w:val="L2 PIP Char,H7 Char,(1) Char,Legal Level 1.1. Char,7 Char,Indented hyphen Char,Heading 7(unused) Char,h7 Char,i. Char,ap Char,i.1 Char,square GS Char,level1noheading Char,Body Text 6 Char,letter list Char,req3 Char,heading 7 Char,fcs Char"/>
    <w:basedOn w:val="DefaultParagraphFont"/>
    <w:link w:val="Heading7"/>
    <w:rsid w:val="00C36BCD"/>
    <w:rPr>
      <w:rFonts w:asciiTheme="majorHAnsi" w:eastAsiaTheme="majorEastAsia" w:hAnsiTheme="majorHAnsi" w:cstheme="majorBidi"/>
      <w:i/>
      <w:iCs/>
      <w:color w:val="1F4D78" w:themeColor="accent1" w:themeShade="7F"/>
    </w:rPr>
  </w:style>
  <w:style w:type="character" w:customStyle="1" w:styleId="Heading8Char">
    <w:name w:val="Heading 8 Char"/>
    <w:aliases w:val="L3 PIP Char,H8 Char,Legal Level 1.1.1. Char,8 Char,Heading 8(unused) Char,h8 Char,(Sub-section Nos) Char,ad Char,level2(a) Char,Body Text 7 Char,Level 1.1.1 Char,action Char,r Char,requirement Char,req2 Char,Reference List Char,Annex Char"/>
    <w:basedOn w:val="DefaultParagraphFont"/>
    <w:link w:val="Heading8"/>
    <w:rsid w:val="00C36BCD"/>
    <w:rPr>
      <w:rFonts w:asciiTheme="majorHAnsi" w:eastAsiaTheme="majorEastAsia" w:hAnsiTheme="majorHAnsi" w:cstheme="majorBidi"/>
      <w:color w:val="272727" w:themeColor="text1" w:themeTint="D8"/>
      <w:sz w:val="21"/>
      <w:szCs w:val="21"/>
    </w:rPr>
  </w:style>
  <w:style w:type="character" w:customStyle="1" w:styleId="Heading9Char">
    <w:name w:val="Heading 9 Char"/>
    <w:aliases w:val="H9 Char1,Legal Level 1.1.1.1. Char1,H9 Char Char,Legal Level 1.1.1.1. Char Char,(Subsubsection Nos) Char,Heading 9(unused) Char,aat Char,level3(i) Char,Body Text 8 Char,number Char,Heading 9 (defunct) Char,h9 Char,progress Char,9 Char"/>
    <w:basedOn w:val="DefaultParagraphFont"/>
    <w:link w:val="Heading9"/>
    <w:rsid w:val="00C36BCD"/>
    <w:rPr>
      <w:rFonts w:asciiTheme="majorHAnsi" w:eastAsiaTheme="majorEastAsia" w:hAnsiTheme="majorHAnsi" w:cstheme="majorBidi"/>
      <w:i/>
      <w:iCs/>
      <w:color w:val="272727" w:themeColor="text1" w:themeTint="D8"/>
      <w:sz w:val="21"/>
      <w:szCs w:val="21"/>
    </w:rPr>
  </w:style>
  <w:style w:type="numbering" w:customStyle="1" w:styleId="NoList1">
    <w:name w:val="No List1"/>
    <w:next w:val="NoList"/>
    <w:uiPriority w:val="99"/>
    <w:semiHidden/>
    <w:unhideWhenUsed/>
    <w:rsid w:val="00C36BCD"/>
  </w:style>
  <w:style w:type="paragraph" w:styleId="Footer">
    <w:name w:val="footer"/>
    <w:basedOn w:val="Normal"/>
    <w:link w:val="FooterChar"/>
    <w:uiPriority w:val="99"/>
    <w:rsid w:val="00C36BCD"/>
    <w:pPr>
      <w:tabs>
        <w:tab w:val="right" w:pos="8499"/>
      </w:tabs>
      <w:spacing w:after="0" w:line="264" w:lineRule="auto"/>
    </w:pPr>
    <w:rPr>
      <w:rFonts w:ascii="Arial" w:eastAsia="Times New Roman" w:hAnsi="Arial" w:cs="Arial"/>
      <w:sz w:val="14"/>
      <w:szCs w:val="20"/>
      <w:lang w:eastAsia="en-AU"/>
    </w:rPr>
  </w:style>
  <w:style w:type="character" w:customStyle="1" w:styleId="FooterChar">
    <w:name w:val="Footer Char"/>
    <w:basedOn w:val="DefaultParagraphFont"/>
    <w:link w:val="Footer"/>
    <w:uiPriority w:val="99"/>
    <w:rsid w:val="00C36BCD"/>
    <w:rPr>
      <w:rFonts w:ascii="Arial" w:eastAsia="Times New Roman" w:hAnsi="Arial" w:cs="Arial"/>
      <w:sz w:val="14"/>
      <w:szCs w:val="20"/>
      <w:lang w:eastAsia="en-AU"/>
    </w:rPr>
  </w:style>
  <w:style w:type="paragraph" w:styleId="Header">
    <w:name w:val="header"/>
    <w:basedOn w:val="Normal"/>
    <w:link w:val="HeaderChar"/>
    <w:uiPriority w:val="99"/>
    <w:rsid w:val="00C36BCD"/>
    <w:pPr>
      <w:tabs>
        <w:tab w:val="right" w:pos="8499"/>
      </w:tabs>
      <w:spacing w:after="0" w:line="264" w:lineRule="auto"/>
    </w:pPr>
    <w:rPr>
      <w:rFonts w:ascii="Arial" w:eastAsia="Times New Roman" w:hAnsi="Arial" w:cs="Arial"/>
      <w:sz w:val="16"/>
      <w:szCs w:val="20"/>
      <w:lang w:eastAsia="en-AU"/>
    </w:rPr>
  </w:style>
  <w:style w:type="character" w:customStyle="1" w:styleId="HeaderChar">
    <w:name w:val="Header Char"/>
    <w:basedOn w:val="DefaultParagraphFont"/>
    <w:link w:val="Header"/>
    <w:uiPriority w:val="99"/>
    <w:rsid w:val="00C36BCD"/>
    <w:rPr>
      <w:rFonts w:ascii="Arial" w:eastAsia="Times New Roman" w:hAnsi="Arial" w:cs="Arial"/>
      <w:sz w:val="16"/>
      <w:szCs w:val="20"/>
      <w:lang w:eastAsia="en-AU"/>
    </w:rPr>
  </w:style>
  <w:style w:type="paragraph" w:customStyle="1" w:styleId="Level1Schedule">
    <w:name w:val="Level 1 (Schedule)"/>
    <w:basedOn w:val="Level1Legal"/>
    <w:next w:val="FO1Schedule"/>
    <w:link w:val="Level1ScheduleChar"/>
    <w:rsid w:val="00C36BCD"/>
    <w:pPr>
      <w:numPr>
        <w:numId w:val="14"/>
      </w:numPr>
      <w:outlineLvl w:val="9"/>
    </w:pPr>
  </w:style>
  <w:style w:type="paragraph" w:customStyle="1" w:styleId="Level2Schedule">
    <w:name w:val="Level 2 (Schedule)"/>
    <w:basedOn w:val="Level2Legal"/>
    <w:next w:val="FO2Schedule"/>
    <w:rsid w:val="00C36BCD"/>
    <w:pPr>
      <w:keepNext w:val="0"/>
      <w:numPr>
        <w:numId w:val="14"/>
      </w:numPr>
      <w:outlineLvl w:val="9"/>
    </w:pPr>
    <w:rPr>
      <w:b w:val="0"/>
    </w:rPr>
  </w:style>
  <w:style w:type="paragraph" w:customStyle="1" w:styleId="Level3Schedule">
    <w:name w:val="Level 3 (Schedule)"/>
    <w:basedOn w:val="Level3Legal"/>
    <w:rsid w:val="00C36BCD"/>
    <w:pPr>
      <w:numPr>
        <w:numId w:val="14"/>
      </w:numPr>
    </w:pPr>
  </w:style>
  <w:style w:type="paragraph" w:customStyle="1" w:styleId="Level1List">
    <w:name w:val="Level 1 (List)"/>
    <w:basedOn w:val="Normal"/>
    <w:rsid w:val="00C36BCD"/>
    <w:pPr>
      <w:spacing w:after="240" w:line="264" w:lineRule="auto"/>
    </w:pPr>
    <w:rPr>
      <w:rFonts w:ascii="Arial" w:eastAsia="Times New Roman" w:hAnsi="Arial" w:cs="Arial"/>
      <w:sz w:val="21"/>
      <w:szCs w:val="20"/>
      <w:lang w:eastAsia="en-AU"/>
    </w:rPr>
  </w:style>
  <w:style w:type="paragraph" w:customStyle="1" w:styleId="Level4Schedule">
    <w:name w:val="Level 4 (Schedule)"/>
    <w:basedOn w:val="Level4Legal"/>
    <w:rsid w:val="00C36BCD"/>
    <w:pPr>
      <w:numPr>
        <w:numId w:val="14"/>
      </w:numPr>
    </w:pPr>
  </w:style>
  <w:style w:type="paragraph" w:customStyle="1" w:styleId="Level5Schedule">
    <w:name w:val="Level 5 (Schedule)"/>
    <w:basedOn w:val="Level5Legal"/>
    <w:rsid w:val="00C36BCD"/>
    <w:pPr>
      <w:numPr>
        <w:numId w:val="14"/>
      </w:numPr>
      <w:tabs>
        <w:tab w:val="clear" w:pos="2880"/>
      </w:tabs>
    </w:pPr>
  </w:style>
  <w:style w:type="paragraph" w:customStyle="1" w:styleId="FO1Schedule">
    <w:name w:val="FO_1 (Schedule)"/>
    <w:basedOn w:val="FO1Legal"/>
    <w:rsid w:val="00C36BCD"/>
  </w:style>
  <w:style w:type="paragraph" w:customStyle="1" w:styleId="Level2List">
    <w:name w:val="Level 2 (List)"/>
    <w:basedOn w:val="Normal"/>
    <w:link w:val="Level2ListChar"/>
    <w:rsid w:val="00C36BCD"/>
    <w:pPr>
      <w:spacing w:after="240" w:line="264" w:lineRule="auto"/>
    </w:pPr>
    <w:rPr>
      <w:rFonts w:ascii="Arial" w:eastAsia="Times New Roman" w:hAnsi="Arial" w:cs="Arial"/>
      <w:sz w:val="21"/>
      <w:szCs w:val="20"/>
      <w:lang w:eastAsia="en-AU"/>
    </w:rPr>
  </w:style>
  <w:style w:type="paragraph" w:customStyle="1" w:styleId="FO2Schedule">
    <w:name w:val="FO_2 (Schedule)"/>
    <w:basedOn w:val="FO2Legal"/>
    <w:rsid w:val="00C36BCD"/>
  </w:style>
  <w:style w:type="paragraph" w:customStyle="1" w:styleId="FO3Schedule">
    <w:name w:val="FO_3 (Schedule)"/>
    <w:basedOn w:val="FO3Legal"/>
    <w:rsid w:val="00C36BCD"/>
  </w:style>
  <w:style w:type="paragraph" w:customStyle="1" w:styleId="FO4Schedule">
    <w:name w:val="FO_4 (Schedule)"/>
    <w:basedOn w:val="FO4Legal"/>
    <w:rsid w:val="00C36BCD"/>
  </w:style>
  <w:style w:type="paragraph" w:customStyle="1" w:styleId="Level3List">
    <w:name w:val="Level 3 (List)"/>
    <w:basedOn w:val="Normal"/>
    <w:rsid w:val="00C36BCD"/>
    <w:pPr>
      <w:spacing w:after="240" w:line="264" w:lineRule="auto"/>
    </w:pPr>
    <w:rPr>
      <w:rFonts w:ascii="Arial" w:eastAsia="Times New Roman" w:hAnsi="Arial" w:cs="Arial"/>
      <w:sz w:val="21"/>
      <w:szCs w:val="20"/>
      <w:lang w:eastAsia="en-AU"/>
    </w:rPr>
  </w:style>
  <w:style w:type="paragraph" w:customStyle="1" w:styleId="FO5Schedule">
    <w:name w:val="FO_5 (Schedule)"/>
    <w:basedOn w:val="FO5Legal"/>
    <w:rsid w:val="00C36BCD"/>
  </w:style>
  <w:style w:type="character" w:customStyle="1" w:styleId="Attest1">
    <w:name w:val="Attest 1"/>
    <w:rsid w:val="00C36BCD"/>
    <w:rPr>
      <w:rFonts w:ascii="Arial" w:hAnsi="Arial" w:cs="Arial"/>
      <w:sz w:val="21"/>
    </w:rPr>
  </w:style>
  <w:style w:type="character" w:customStyle="1" w:styleId="Attest2">
    <w:name w:val="Attest 2"/>
    <w:rsid w:val="00C36BCD"/>
    <w:rPr>
      <w:rFonts w:ascii="Arial" w:hAnsi="Arial" w:cs="Arial"/>
      <w:sz w:val="17"/>
    </w:rPr>
  </w:style>
  <w:style w:type="paragraph" w:customStyle="1" w:styleId="Level4List">
    <w:name w:val="Level 4 (List)"/>
    <w:basedOn w:val="Normal"/>
    <w:rsid w:val="00C36BCD"/>
    <w:pPr>
      <w:spacing w:after="240" w:line="264" w:lineRule="auto"/>
    </w:pPr>
    <w:rPr>
      <w:rFonts w:ascii="Arial" w:eastAsia="Times New Roman" w:hAnsi="Arial" w:cs="Arial"/>
      <w:sz w:val="21"/>
      <w:szCs w:val="20"/>
      <w:lang w:eastAsia="en-AU"/>
    </w:rPr>
  </w:style>
  <w:style w:type="paragraph" w:customStyle="1" w:styleId="Level5List">
    <w:name w:val="Level 5 (List)"/>
    <w:basedOn w:val="Normal"/>
    <w:rsid w:val="00C36BCD"/>
    <w:pPr>
      <w:spacing w:after="240" w:line="264" w:lineRule="auto"/>
    </w:pPr>
    <w:rPr>
      <w:rFonts w:ascii="Arial" w:eastAsia="Times New Roman" w:hAnsi="Arial" w:cs="Arial"/>
      <w:sz w:val="21"/>
      <w:szCs w:val="20"/>
      <w:lang w:eastAsia="en-AU"/>
    </w:rPr>
  </w:style>
  <w:style w:type="character" w:styleId="PageNumber">
    <w:name w:val="page number"/>
    <w:uiPriority w:val="99"/>
    <w:rsid w:val="00C36BCD"/>
    <w:rPr>
      <w:rFonts w:cs="Times New Roman"/>
    </w:rPr>
  </w:style>
  <w:style w:type="paragraph" w:customStyle="1" w:styleId="Recitalsa0">
    <w:name w:val="Recitals (a)"/>
    <w:basedOn w:val="Normal"/>
    <w:rsid w:val="00C36BCD"/>
    <w:pPr>
      <w:numPr>
        <w:ilvl w:val="1"/>
        <w:numId w:val="1"/>
      </w:numPr>
      <w:tabs>
        <w:tab w:val="clear" w:pos="1440"/>
      </w:tabs>
      <w:spacing w:after="240" w:line="264" w:lineRule="auto"/>
    </w:pPr>
    <w:rPr>
      <w:rFonts w:ascii="Arial" w:eastAsia="Times New Roman" w:hAnsi="Arial" w:cs="Arial"/>
      <w:sz w:val="21"/>
      <w:szCs w:val="20"/>
      <w:lang w:eastAsia="en-AU"/>
    </w:rPr>
  </w:style>
  <w:style w:type="paragraph" w:styleId="TOC1">
    <w:name w:val="toc 1"/>
    <w:basedOn w:val="Normal"/>
    <w:next w:val="Normal"/>
    <w:autoRedefine/>
    <w:uiPriority w:val="39"/>
    <w:rsid w:val="00555736"/>
    <w:pPr>
      <w:pBdr>
        <w:between w:val="single" w:sz="6" w:space="1" w:color="C0C0C0"/>
      </w:pBdr>
      <w:tabs>
        <w:tab w:val="left" w:pos="709"/>
        <w:tab w:val="right" w:pos="9356"/>
      </w:tabs>
      <w:spacing w:before="60" w:after="0" w:line="264" w:lineRule="auto"/>
      <w:ind w:left="709" w:hanging="709"/>
    </w:pPr>
    <w:rPr>
      <w:rFonts w:ascii="Arial" w:eastAsia="Times New Roman" w:hAnsi="Arial" w:cs="Arial"/>
      <w:noProof/>
      <w:sz w:val="21"/>
      <w:szCs w:val="20"/>
      <w:lang w:eastAsia="en-AU"/>
    </w:rPr>
  </w:style>
  <w:style w:type="paragraph" w:styleId="TOC2">
    <w:name w:val="toc 2"/>
    <w:basedOn w:val="Normal"/>
    <w:next w:val="Normal"/>
    <w:autoRedefine/>
    <w:uiPriority w:val="39"/>
    <w:rsid w:val="00C36BCD"/>
    <w:pPr>
      <w:tabs>
        <w:tab w:val="right" w:pos="8499"/>
      </w:tabs>
      <w:spacing w:after="0" w:line="264" w:lineRule="auto"/>
      <w:ind w:left="1440" w:right="720" w:hanging="720"/>
    </w:pPr>
    <w:rPr>
      <w:rFonts w:ascii="Arial" w:eastAsia="Times New Roman" w:hAnsi="Arial" w:cs="Arial"/>
      <w:noProof/>
      <w:sz w:val="21"/>
      <w:szCs w:val="20"/>
      <w:lang w:eastAsia="en-AU"/>
    </w:rPr>
  </w:style>
  <w:style w:type="paragraph" w:styleId="TOC3">
    <w:name w:val="toc 3"/>
    <w:basedOn w:val="Normal"/>
    <w:next w:val="Normal"/>
    <w:autoRedefine/>
    <w:uiPriority w:val="39"/>
    <w:rsid w:val="00C36BCD"/>
    <w:pPr>
      <w:tabs>
        <w:tab w:val="right" w:pos="8499"/>
      </w:tabs>
      <w:spacing w:after="0" w:line="264" w:lineRule="auto"/>
      <w:ind w:left="2160" w:right="709" w:hanging="720"/>
    </w:pPr>
    <w:rPr>
      <w:rFonts w:ascii="Arial" w:eastAsia="Times New Roman" w:hAnsi="Arial" w:cs="Arial"/>
      <w:noProof/>
      <w:sz w:val="21"/>
      <w:szCs w:val="20"/>
      <w:lang w:eastAsia="en-AU"/>
    </w:rPr>
  </w:style>
  <w:style w:type="paragraph" w:styleId="EnvelopeAddress">
    <w:name w:val="envelope address"/>
    <w:basedOn w:val="Normal"/>
    <w:semiHidden/>
    <w:rsid w:val="00C36BCD"/>
    <w:pPr>
      <w:framePr w:w="7921" w:h="1979" w:hRule="exact" w:hSpace="181" w:vSpace="181" w:wrap="around" w:hAnchor="page" w:xAlign="center" w:y="2836"/>
      <w:spacing w:after="0" w:line="264" w:lineRule="auto"/>
      <w:ind w:left="2880"/>
    </w:pPr>
    <w:rPr>
      <w:rFonts w:ascii="Arial" w:eastAsia="Times New Roman" w:hAnsi="Arial" w:cs="Arial"/>
      <w:sz w:val="21"/>
      <w:szCs w:val="20"/>
      <w:lang w:eastAsia="en-AU"/>
    </w:rPr>
  </w:style>
  <w:style w:type="paragraph" w:styleId="EnvelopeReturn">
    <w:name w:val="envelope return"/>
    <w:basedOn w:val="Normal"/>
    <w:semiHidden/>
    <w:rsid w:val="00C36BCD"/>
    <w:pPr>
      <w:spacing w:after="0" w:line="264" w:lineRule="auto"/>
    </w:pPr>
    <w:rPr>
      <w:rFonts w:ascii="Helvetica" w:eastAsia="Times New Roman" w:hAnsi="Helvetica" w:cs="Arial"/>
      <w:sz w:val="20"/>
      <w:szCs w:val="20"/>
      <w:lang w:eastAsia="en-AU"/>
    </w:rPr>
  </w:style>
  <w:style w:type="paragraph" w:customStyle="1" w:styleId="Extractedpassage">
    <w:name w:val="Extracted passage"/>
    <w:basedOn w:val="Normal"/>
    <w:semiHidden/>
    <w:rsid w:val="00C36BCD"/>
    <w:pPr>
      <w:spacing w:after="240" w:line="264" w:lineRule="auto"/>
      <w:ind w:left="2206" w:right="720"/>
    </w:pPr>
    <w:rPr>
      <w:rFonts w:ascii="Arial" w:eastAsia="Times New Roman" w:hAnsi="Arial" w:cs="Arial"/>
      <w:sz w:val="18"/>
      <w:szCs w:val="18"/>
      <w:lang w:eastAsia="en-AU"/>
    </w:rPr>
  </w:style>
  <w:style w:type="paragraph" w:customStyle="1" w:styleId="HDYFooter">
    <w:name w:val="HDY Footer"/>
    <w:basedOn w:val="Normal"/>
    <w:rsid w:val="00C36BCD"/>
    <w:pPr>
      <w:spacing w:after="60" w:line="264" w:lineRule="auto"/>
      <w:jc w:val="center"/>
    </w:pPr>
    <w:rPr>
      <w:rFonts w:ascii="Arial" w:eastAsia="Times New Roman" w:hAnsi="Arial" w:cs="Arial"/>
      <w:b/>
      <w:color w:val="8D826A"/>
      <w:sz w:val="14"/>
      <w:szCs w:val="14"/>
      <w:lang w:eastAsia="en-AU"/>
    </w:rPr>
  </w:style>
  <w:style w:type="paragraph" w:customStyle="1" w:styleId="TransactionSummaryNumbered">
    <w:name w:val="Transaction Summary (Numbered)"/>
    <w:basedOn w:val="Normal"/>
    <w:rsid w:val="00C36BCD"/>
    <w:pPr>
      <w:numPr>
        <w:numId w:val="13"/>
      </w:numPr>
      <w:tabs>
        <w:tab w:val="clear" w:pos="357"/>
      </w:tabs>
      <w:spacing w:after="0" w:line="264" w:lineRule="auto"/>
    </w:pPr>
    <w:rPr>
      <w:rFonts w:ascii="Arial" w:eastAsia="Times New Roman" w:hAnsi="Arial" w:cs="Arial"/>
      <w:b/>
      <w:sz w:val="21"/>
      <w:szCs w:val="20"/>
      <w:lang w:eastAsia="en-AU"/>
    </w:rPr>
  </w:style>
  <w:style w:type="paragraph" w:styleId="BalloonText">
    <w:name w:val="Balloon Text"/>
    <w:basedOn w:val="Normal"/>
    <w:link w:val="BalloonTextChar"/>
    <w:rsid w:val="00C36BCD"/>
    <w:pPr>
      <w:spacing w:after="0" w:line="264" w:lineRule="auto"/>
    </w:pPr>
    <w:rPr>
      <w:rFonts w:ascii="Tahoma" w:eastAsia="Times New Roman" w:hAnsi="Tahoma" w:cs="Tahoma"/>
      <w:sz w:val="16"/>
      <w:szCs w:val="16"/>
      <w:lang w:eastAsia="en-AU"/>
    </w:rPr>
  </w:style>
  <w:style w:type="character" w:customStyle="1" w:styleId="BalloonTextChar">
    <w:name w:val="Balloon Text Char"/>
    <w:basedOn w:val="DefaultParagraphFont"/>
    <w:link w:val="BalloonText"/>
    <w:rsid w:val="00C36BCD"/>
    <w:rPr>
      <w:rFonts w:ascii="Tahoma" w:eastAsia="Times New Roman" w:hAnsi="Tahoma" w:cs="Tahoma"/>
      <w:sz w:val="16"/>
      <w:szCs w:val="16"/>
      <w:lang w:eastAsia="en-AU"/>
    </w:rPr>
  </w:style>
  <w:style w:type="paragraph" w:styleId="BlockText">
    <w:name w:val="Block Text"/>
    <w:basedOn w:val="Normal"/>
    <w:link w:val="BlockTextChar"/>
    <w:uiPriority w:val="99"/>
    <w:rsid w:val="00C36BCD"/>
    <w:pPr>
      <w:spacing w:after="120" w:line="264" w:lineRule="auto"/>
      <w:ind w:left="1440" w:right="1440"/>
    </w:pPr>
    <w:rPr>
      <w:rFonts w:ascii="Arial" w:eastAsia="Times New Roman" w:hAnsi="Arial" w:cs="Arial"/>
      <w:sz w:val="21"/>
      <w:szCs w:val="20"/>
      <w:lang w:eastAsia="en-AU"/>
    </w:rPr>
  </w:style>
  <w:style w:type="paragraph" w:styleId="BodyText">
    <w:name w:val="Body Text"/>
    <w:basedOn w:val="Normal"/>
    <w:link w:val="BodyTextChar"/>
    <w:uiPriority w:val="99"/>
    <w:rsid w:val="00C36BCD"/>
    <w:pPr>
      <w:spacing w:after="120" w:line="264" w:lineRule="auto"/>
    </w:pPr>
    <w:rPr>
      <w:rFonts w:ascii="Arial" w:eastAsia="Times New Roman" w:hAnsi="Arial" w:cs="Arial"/>
      <w:sz w:val="21"/>
      <w:szCs w:val="20"/>
      <w:lang w:eastAsia="en-AU"/>
    </w:rPr>
  </w:style>
  <w:style w:type="character" w:customStyle="1" w:styleId="BodyTextChar">
    <w:name w:val="Body Text Char"/>
    <w:basedOn w:val="DefaultParagraphFont"/>
    <w:link w:val="BodyText"/>
    <w:uiPriority w:val="99"/>
    <w:rsid w:val="00C36BCD"/>
    <w:rPr>
      <w:rFonts w:ascii="Arial" w:eastAsia="Times New Roman" w:hAnsi="Arial" w:cs="Arial"/>
      <w:sz w:val="21"/>
      <w:szCs w:val="20"/>
      <w:lang w:eastAsia="en-AU"/>
    </w:rPr>
  </w:style>
  <w:style w:type="paragraph" w:styleId="BodyText2">
    <w:name w:val="Body Text 2"/>
    <w:basedOn w:val="Normal"/>
    <w:link w:val="BodyText2Char"/>
    <w:semiHidden/>
    <w:rsid w:val="00C36BCD"/>
    <w:pPr>
      <w:spacing w:after="120" w:line="264" w:lineRule="auto"/>
    </w:pPr>
    <w:rPr>
      <w:rFonts w:ascii="Arial" w:eastAsia="Times New Roman" w:hAnsi="Arial" w:cs="Arial"/>
      <w:sz w:val="21"/>
      <w:szCs w:val="20"/>
      <w:lang w:eastAsia="en-AU"/>
    </w:rPr>
  </w:style>
  <w:style w:type="character" w:customStyle="1" w:styleId="BodyText2Char">
    <w:name w:val="Body Text 2 Char"/>
    <w:basedOn w:val="DefaultParagraphFont"/>
    <w:link w:val="BodyText2"/>
    <w:semiHidden/>
    <w:rsid w:val="00C36BCD"/>
    <w:rPr>
      <w:rFonts w:ascii="Arial" w:eastAsia="Times New Roman" w:hAnsi="Arial" w:cs="Arial"/>
      <w:sz w:val="21"/>
      <w:szCs w:val="20"/>
      <w:lang w:eastAsia="en-AU"/>
    </w:rPr>
  </w:style>
  <w:style w:type="paragraph" w:styleId="BodyText3">
    <w:name w:val="Body Text 3"/>
    <w:basedOn w:val="Normal"/>
    <w:link w:val="BodyText3Char"/>
    <w:semiHidden/>
    <w:rsid w:val="00C36BCD"/>
    <w:pPr>
      <w:spacing w:after="120" w:line="264" w:lineRule="auto"/>
    </w:pPr>
    <w:rPr>
      <w:rFonts w:ascii="Arial" w:eastAsia="Times New Roman" w:hAnsi="Arial" w:cs="Arial"/>
      <w:sz w:val="16"/>
      <w:szCs w:val="16"/>
      <w:lang w:eastAsia="en-AU"/>
    </w:rPr>
  </w:style>
  <w:style w:type="character" w:customStyle="1" w:styleId="BodyText3Char">
    <w:name w:val="Body Text 3 Char"/>
    <w:basedOn w:val="DefaultParagraphFont"/>
    <w:link w:val="BodyText3"/>
    <w:semiHidden/>
    <w:rsid w:val="00C36BCD"/>
    <w:rPr>
      <w:rFonts w:ascii="Arial" w:eastAsia="Times New Roman" w:hAnsi="Arial" w:cs="Arial"/>
      <w:sz w:val="16"/>
      <w:szCs w:val="16"/>
      <w:lang w:eastAsia="en-AU"/>
    </w:rPr>
  </w:style>
  <w:style w:type="paragraph" w:styleId="BodyTextFirstIndent">
    <w:name w:val="Body Text First Indent"/>
    <w:basedOn w:val="BodyText"/>
    <w:link w:val="BodyTextFirstIndentChar"/>
    <w:semiHidden/>
    <w:rsid w:val="00C36BCD"/>
    <w:pPr>
      <w:ind w:firstLine="210"/>
    </w:pPr>
  </w:style>
  <w:style w:type="character" w:customStyle="1" w:styleId="BodyTextFirstIndentChar">
    <w:name w:val="Body Text First Indent Char"/>
    <w:basedOn w:val="BodyTextChar"/>
    <w:link w:val="BodyTextFirstIndent"/>
    <w:semiHidden/>
    <w:rsid w:val="00C36BCD"/>
    <w:rPr>
      <w:rFonts w:ascii="Arial" w:eastAsia="Times New Roman" w:hAnsi="Arial" w:cs="Arial"/>
      <w:sz w:val="21"/>
      <w:szCs w:val="20"/>
      <w:lang w:eastAsia="en-AU"/>
    </w:rPr>
  </w:style>
  <w:style w:type="paragraph" w:styleId="BodyTextIndent">
    <w:name w:val="Body Text Indent"/>
    <w:basedOn w:val="Normal"/>
    <w:link w:val="BodyTextIndentChar"/>
    <w:rsid w:val="00C36BCD"/>
    <w:pPr>
      <w:spacing w:after="120" w:line="264" w:lineRule="auto"/>
      <w:ind w:left="283"/>
    </w:pPr>
    <w:rPr>
      <w:rFonts w:ascii="Arial" w:eastAsia="Times New Roman" w:hAnsi="Arial" w:cs="Arial"/>
      <w:sz w:val="21"/>
      <w:szCs w:val="20"/>
      <w:lang w:eastAsia="en-AU"/>
    </w:rPr>
  </w:style>
  <w:style w:type="character" w:customStyle="1" w:styleId="BodyTextIndentChar">
    <w:name w:val="Body Text Indent Char"/>
    <w:basedOn w:val="DefaultParagraphFont"/>
    <w:link w:val="BodyTextIndent"/>
    <w:rsid w:val="00C36BCD"/>
    <w:rPr>
      <w:rFonts w:ascii="Arial" w:eastAsia="Times New Roman" w:hAnsi="Arial" w:cs="Arial"/>
      <w:sz w:val="21"/>
      <w:szCs w:val="20"/>
      <w:lang w:eastAsia="en-AU"/>
    </w:rPr>
  </w:style>
  <w:style w:type="paragraph" w:styleId="BodyTextFirstIndent2">
    <w:name w:val="Body Text First Indent 2"/>
    <w:basedOn w:val="BodyTextIndent"/>
    <w:link w:val="BodyTextFirstIndent2Char"/>
    <w:semiHidden/>
    <w:rsid w:val="00C36BCD"/>
    <w:pPr>
      <w:ind w:firstLine="210"/>
    </w:pPr>
  </w:style>
  <w:style w:type="character" w:customStyle="1" w:styleId="BodyTextFirstIndent2Char">
    <w:name w:val="Body Text First Indent 2 Char"/>
    <w:basedOn w:val="BodyTextIndentChar"/>
    <w:link w:val="BodyTextFirstIndent2"/>
    <w:semiHidden/>
    <w:rsid w:val="00C36BCD"/>
    <w:rPr>
      <w:rFonts w:ascii="Arial" w:eastAsia="Times New Roman" w:hAnsi="Arial" w:cs="Arial"/>
      <w:sz w:val="21"/>
      <w:szCs w:val="20"/>
      <w:lang w:eastAsia="en-AU"/>
    </w:rPr>
  </w:style>
  <w:style w:type="paragraph" w:styleId="BodyTextIndent2">
    <w:name w:val="Body Text Indent 2"/>
    <w:basedOn w:val="Normal"/>
    <w:link w:val="BodyTextIndent2Char"/>
    <w:semiHidden/>
    <w:rsid w:val="00C36BCD"/>
    <w:pPr>
      <w:spacing w:after="120" w:line="264" w:lineRule="auto"/>
      <w:ind w:left="283"/>
    </w:pPr>
    <w:rPr>
      <w:rFonts w:ascii="Arial" w:eastAsia="Times New Roman" w:hAnsi="Arial" w:cs="Arial"/>
      <w:sz w:val="21"/>
      <w:szCs w:val="20"/>
      <w:lang w:eastAsia="en-AU"/>
    </w:rPr>
  </w:style>
  <w:style w:type="character" w:customStyle="1" w:styleId="BodyTextIndent2Char">
    <w:name w:val="Body Text Indent 2 Char"/>
    <w:basedOn w:val="DefaultParagraphFont"/>
    <w:link w:val="BodyTextIndent2"/>
    <w:semiHidden/>
    <w:rsid w:val="00C36BCD"/>
    <w:rPr>
      <w:rFonts w:ascii="Arial" w:eastAsia="Times New Roman" w:hAnsi="Arial" w:cs="Arial"/>
      <w:sz w:val="21"/>
      <w:szCs w:val="20"/>
      <w:lang w:eastAsia="en-AU"/>
    </w:rPr>
  </w:style>
  <w:style w:type="paragraph" w:styleId="BodyTextIndent3">
    <w:name w:val="Body Text Indent 3"/>
    <w:basedOn w:val="Normal"/>
    <w:link w:val="BodyTextIndent3Char"/>
    <w:semiHidden/>
    <w:rsid w:val="00C36BCD"/>
    <w:pPr>
      <w:spacing w:after="120" w:line="264" w:lineRule="auto"/>
      <w:ind w:left="283"/>
    </w:pPr>
    <w:rPr>
      <w:rFonts w:ascii="Arial" w:eastAsia="Times New Roman" w:hAnsi="Arial" w:cs="Arial"/>
      <w:sz w:val="16"/>
      <w:szCs w:val="16"/>
      <w:lang w:eastAsia="en-AU"/>
    </w:rPr>
  </w:style>
  <w:style w:type="character" w:customStyle="1" w:styleId="BodyTextIndent3Char">
    <w:name w:val="Body Text Indent 3 Char"/>
    <w:basedOn w:val="DefaultParagraphFont"/>
    <w:link w:val="BodyTextIndent3"/>
    <w:semiHidden/>
    <w:rsid w:val="00C36BCD"/>
    <w:rPr>
      <w:rFonts w:ascii="Arial" w:eastAsia="Times New Roman" w:hAnsi="Arial" w:cs="Arial"/>
      <w:sz w:val="16"/>
      <w:szCs w:val="16"/>
      <w:lang w:eastAsia="en-AU"/>
    </w:rPr>
  </w:style>
  <w:style w:type="paragraph" w:styleId="Caption">
    <w:name w:val="caption"/>
    <w:basedOn w:val="Normal"/>
    <w:next w:val="Normal"/>
    <w:qFormat/>
    <w:rsid w:val="00C36BCD"/>
    <w:pPr>
      <w:spacing w:before="120" w:after="120" w:line="264" w:lineRule="auto"/>
    </w:pPr>
    <w:rPr>
      <w:rFonts w:ascii="Arial" w:eastAsia="Times New Roman" w:hAnsi="Arial" w:cs="Arial"/>
      <w:b/>
      <w:bCs/>
      <w:sz w:val="20"/>
      <w:szCs w:val="20"/>
      <w:lang w:eastAsia="en-AU"/>
    </w:rPr>
  </w:style>
  <w:style w:type="paragraph" w:styleId="Closing">
    <w:name w:val="Closing"/>
    <w:basedOn w:val="Normal"/>
    <w:link w:val="ClosingChar"/>
    <w:semiHidden/>
    <w:rsid w:val="00C36BCD"/>
    <w:pPr>
      <w:spacing w:after="0" w:line="264" w:lineRule="auto"/>
      <w:ind w:left="4252"/>
    </w:pPr>
    <w:rPr>
      <w:rFonts w:ascii="Arial" w:eastAsia="Times New Roman" w:hAnsi="Arial" w:cs="Arial"/>
      <w:sz w:val="21"/>
      <w:szCs w:val="20"/>
      <w:lang w:eastAsia="en-AU"/>
    </w:rPr>
  </w:style>
  <w:style w:type="character" w:customStyle="1" w:styleId="ClosingChar">
    <w:name w:val="Closing Char"/>
    <w:basedOn w:val="DefaultParagraphFont"/>
    <w:link w:val="Closing"/>
    <w:semiHidden/>
    <w:rsid w:val="00C36BCD"/>
    <w:rPr>
      <w:rFonts w:ascii="Arial" w:eastAsia="Times New Roman" w:hAnsi="Arial" w:cs="Arial"/>
      <w:sz w:val="21"/>
      <w:szCs w:val="20"/>
      <w:lang w:eastAsia="en-AU"/>
    </w:rPr>
  </w:style>
  <w:style w:type="character" w:styleId="CommentReference">
    <w:name w:val="annotation reference"/>
    <w:uiPriority w:val="99"/>
    <w:rsid w:val="00C36BCD"/>
    <w:rPr>
      <w:rFonts w:cs="Times New Roman"/>
      <w:sz w:val="16"/>
      <w:szCs w:val="16"/>
    </w:rPr>
  </w:style>
  <w:style w:type="paragraph" w:styleId="CommentText">
    <w:name w:val="annotation text"/>
    <w:basedOn w:val="Normal"/>
    <w:link w:val="CommentTextChar"/>
    <w:uiPriority w:val="99"/>
    <w:rsid w:val="00C36BCD"/>
    <w:pPr>
      <w:spacing w:after="0" w:line="264" w:lineRule="auto"/>
    </w:pPr>
    <w:rPr>
      <w:rFonts w:ascii="Arial" w:eastAsia="Times New Roman" w:hAnsi="Arial" w:cs="Arial"/>
      <w:sz w:val="20"/>
      <w:szCs w:val="20"/>
      <w:lang w:eastAsia="en-AU"/>
    </w:rPr>
  </w:style>
  <w:style w:type="character" w:customStyle="1" w:styleId="CommentTextChar">
    <w:name w:val="Comment Text Char"/>
    <w:basedOn w:val="DefaultParagraphFont"/>
    <w:link w:val="CommentText"/>
    <w:uiPriority w:val="99"/>
    <w:rsid w:val="00C36BCD"/>
    <w:rPr>
      <w:rFonts w:ascii="Arial" w:eastAsia="Times New Roman" w:hAnsi="Arial" w:cs="Arial"/>
      <w:sz w:val="20"/>
      <w:szCs w:val="20"/>
      <w:lang w:eastAsia="en-AU"/>
    </w:rPr>
  </w:style>
  <w:style w:type="paragraph" w:styleId="CommentSubject">
    <w:name w:val="annotation subject"/>
    <w:basedOn w:val="CommentText"/>
    <w:next w:val="CommentText"/>
    <w:link w:val="CommentSubjectChar"/>
    <w:semiHidden/>
    <w:rsid w:val="00C36BCD"/>
    <w:rPr>
      <w:b/>
      <w:bCs/>
    </w:rPr>
  </w:style>
  <w:style w:type="character" w:customStyle="1" w:styleId="CommentSubjectChar">
    <w:name w:val="Comment Subject Char"/>
    <w:basedOn w:val="CommentTextChar"/>
    <w:link w:val="CommentSubject"/>
    <w:semiHidden/>
    <w:rsid w:val="00C36BCD"/>
    <w:rPr>
      <w:rFonts w:ascii="Arial" w:eastAsia="Times New Roman" w:hAnsi="Arial" w:cs="Arial"/>
      <w:b/>
      <w:bCs/>
      <w:sz w:val="20"/>
      <w:szCs w:val="20"/>
      <w:lang w:eastAsia="en-AU"/>
    </w:rPr>
  </w:style>
  <w:style w:type="paragraph" w:styleId="Date">
    <w:name w:val="Date"/>
    <w:basedOn w:val="Normal"/>
    <w:next w:val="Normal"/>
    <w:link w:val="DateChar"/>
    <w:semiHidden/>
    <w:rsid w:val="00C36BCD"/>
    <w:pPr>
      <w:spacing w:after="0" w:line="264" w:lineRule="auto"/>
    </w:pPr>
    <w:rPr>
      <w:rFonts w:ascii="Arial" w:eastAsia="Times New Roman" w:hAnsi="Arial" w:cs="Arial"/>
      <w:sz w:val="21"/>
      <w:szCs w:val="20"/>
      <w:lang w:eastAsia="en-AU"/>
    </w:rPr>
  </w:style>
  <w:style w:type="character" w:customStyle="1" w:styleId="DateChar">
    <w:name w:val="Date Char"/>
    <w:basedOn w:val="DefaultParagraphFont"/>
    <w:link w:val="Date"/>
    <w:semiHidden/>
    <w:rsid w:val="00C36BCD"/>
    <w:rPr>
      <w:rFonts w:ascii="Arial" w:eastAsia="Times New Roman" w:hAnsi="Arial" w:cs="Arial"/>
      <w:sz w:val="21"/>
      <w:szCs w:val="20"/>
      <w:lang w:eastAsia="en-AU"/>
    </w:rPr>
  </w:style>
  <w:style w:type="paragraph" w:styleId="DocumentMap">
    <w:name w:val="Document Map"/>
    <w:basedOn w:val="Normal"/>
    <w:link w:val="DocumentMapChar"/>
    <w:uiPriority w:val="99"/>
    <w:semiHidden/>
    <w:rsid w:val="00C36BCD"/>
    <w:pPr>
      <w:shd w:val="clear" w:color="auto" w:fill="000080"/>
      <w:spacing w:after="0" w:line="264" w:lineRule="auto"/>
    </w:pPr>
    <w:rPr>
      <w:rFonts w:ascii="Tahoma" w:eastAsia="Times New Roman" w:hAnsi="Tahoma" w:cs="Tahoma"/>
      <w:sz w:val="21"/>
      <w:szCs w:val="20"/>
      <w:lang w:eastAsia="en-AU"/>
    </w:rPr>
  </w:style>
  <w:style w:type="character" w:customStyle="1" w:styleId="DocumentMapChar">
    <w:name w:val="Document Map Char"/>
    <w:basedOn w:val="DefaultParagraphFont"/>
    <w:link w:val="DocumentMap"/>
    <w:uiPriority w:val="99"/>
    <w:semiHidden/>
    <w:rsid w:val="00C36BCD"/>
    <w:rPr>
      <w:rFonts w:ascii="Tahoma" w:eastAsia="Times New Roman" w:hAnsi="Tahoma" w:cs="Tahoma"/>
      <w:sz w:val="21"/>
      <w:szCs w:val="20"/>
      <w:shd w:val="clear" w:color="auto" w:fill="000080"/>
      <w:lang w:eastAsia="en-AU"/>
    </w:rPr>
  </w:style>
  <w:style w:type="paragraph" w:styleId="E-mailSignature">
    <w:name w:val="E-mail Signature"/>
    <w:basedOn w:val="Normal"/>
    <w:link w:val="E-mailSignatureChar"/>
    <w:semiHidden/>
    <w:rsid w:val="00C36BCD"/>
    <w:pPr>
      <w:spacing w:after="0" w:line="264" w:lineRule="auto"/>
    </w:pPr>
    <w:rPr>
      <w:rFonts w:ascii="Arial" w:eastAsia="Times New Roman" w:hAnsi="Arial" w:cs="Arial"/>
      <w:sz w:val="21"/>
      <w:szCs w:val="20"/>
      <w:lang w:eastAsia="en-AU"/>
    </w:rPr>
  </w:style>
  <w:style w:type="character" w:customStyle="1" w:styleId="E-mailSignatureChar">
    <w:name w:val="E-mail Signature Char"/>
    <w:basedOn w:val="DefaultParagraphFont"/>
    <w:link w:val="E-mailSignature"/>
    <w:semiHidden/>
    <w:rsid w:val="00C36BCD"/>
    <w:rPr>
      <w:rFonts w:ascii="Arial" w:eastAsia="Times New Roman" w:hAnsi="Arial" w:cs="Arial"/>
      <w:sz w:val="21"/>
      <w:szCs w:val="20"/>
      <w:lang w:eastAsia="en-AU"/>
    </w:rPr>
  </w:style>
  <w:style w:type="character" w:styleId="Emphasis">
    <w:name w:val="Emphasis"/>
    <w:qFormat/>
    <w:rsid w:val="00C36BCD"/>
    <w:rPr>
      <w:rFonts w:cs="Times New Roman"/>
      <w:i/>
      <w:iCs/>
    </w:rPr>
  </w:style>
  <w:style w:type="character" w:styleId="EndnoteReference">
    <w:name w:val="endnote reference"/>
    <w:uiPriority w:val="99"/>
    <w:semiHidden/>
    <w:rsid w:val="00C36BCD"/>
    <w:rPr>
      <w:rFonts w:cs="Times New Roman"/>
      <w:vertAlign w:val="superscript"/>
    </w:rPr>
  </w:style>
  <w:style w:type="paragraph" w:styleId="EndnoteText">
    <w:name w:val="endnote text"/>
    <w:basedOn w:val="Normal"/>
    <w:link w:val="EndnoteTextChar"/>
    <w:uiPriority w:val="99"/>
    <w:semiHidden/>
    <w:rsid w:val="00C36BCD"/>
    <w:pPr>
      <w:spacing w:after="0" w:line="264" w:lineRule="auto"/>
    </w:pPr>
    <w:rPr>
      <w:rFonts w:ascii="Arial" w:eastAsia="Times New Roman" w:hAnsi="Arial" w:cs="Arial"/>
      <w:sz w:val="20"/>
      <w:szCs w:val="20"/>
      <w:lang w:eastAsia="en-AU"/>
    </w:rPr>
  </w:style>
  <w:style w:type="character" w:customStyle="1" w:styleId="EndnoteTextChar">
    <w:name w:val="Endnote Text Char"/>
    <w:basedOn w:val="DefaultParagraphFont"/>
    <w:link w:val="EndnoteText"/>
    <w:uiPriority w:val="99"/>
    <w:semiHidden/>
    <w:rsid w:val="00C36BCD"/>
    <w:rPr>
      <w:rFonts w:ascii="Arial" w:eastAsia="Times New Roman" w:hAnsi="Arial" w:cs="Arial"/>
      <w:sz w:val="20"/>
      <w:szCs w:val="20"/>
      <w:lang w:eastAsia="en-AU"/>
    </w:rPr>
  </w:style>
  <w:style w:type="character" w:styleId="FollowedHyperlink">
    <w:name w:val="FollowedHyperlink"/>
    <w:rsid w:val="00C36BCD"/>
    <w:rPr>
      <w:rFonts w:cs="Times New Roman"/>
      <w:color w:val="800080"/>
      <w:u w:val="single"/>
    </w:rPr>
  </w:style>
  <w:style w:type="character" w:styleId="FootnoteReference">
    <w:name w:val="footnote reference"/>
    <w:semiHidden/>
    <w:rsid w:val="00C36BCD"/>
    <w:rPr>
      <w:rFonts w:cs="Times New Roman"/>
      <w:vertAlign w:val="superscript"/>
    </w:rPr>
  </w:style>
  <w:style w:type="paragraph" w:styleId="FootnoteText">
    <w:name w:val="footnote text"/>
    <w:basedOn w:val="Normal"/>
    <w:link w:val="FootnoteTextChar"/>
    <w:semiHidden/>
    <w:rsid w:val="00C36BCD"/>
    <w:pPr>
      <w:tabs>
        <w:tab w:val="left" w:pos="357"/>
      </w:tabs>
      <w:spacing w:after="0" w:line="264" w:lineRule="auto"/>
    </w:pPr>
    <w:rPr>
      <w:rFonts w:ascii="Arial" w:eastAsia="Times New Roman" w:hAnsi="Arial" w:cs="Arial"/>
      <w:sz w:val="17"/>
      <w:szCs w:val="20"/>
      <w:lang w:eastAsia="en-AU"/>
    </w:rPr>
  </w:style>
  <w:style w:type="character" w:customStyle="1" w:styleId="FootnoteTextChar">
    <w:name w:val="Footnote Text Char"/>
    <w:basedOn w:val="DefaultParagraphFont"/>
    <w:link w:val="FootnoteText"/>
    <w:semiHidden/>
    <w:rsid w:val="00C36BCD"/>
    <w:rPr>
      <w:rFonts w:ascii="Arial" w:eastAsia="Times New Roman" w:hAnsi="Arial" w:cs="Arial"/>
      <w:sz w:val="17"/>
      <w:szCs w:val="20"/>
      <w:lang w:eastAsia="en-AU"/>
    </w:rPr>
  </w:style>
  <w:style w:type="character" w:styleId="HTMLAcronym">
    <w:name w:val="HTML Acronym"/>
    <w:semiHidden/>
    <w:rsid w:val="00C36BCD"/>
    <w:rPr>
      <w:rFonts w:cs="Times New Roman"/>
    </w:rPr>
  </w:style>
  <w:style w:type="paragraph" w:styleId="HTMLAddress">
    <w:name w:val="HTML Address"/>
    <w:basedOn w:val="Normal"/>
    <w:link w:val="HTMLAddressChar"/>
    <w:semiHidden/>
    <w:rsid w:val="00C36BCD"/>
    <w:pPr>
      <w:spacing w:after="0" w:line="264" w:lineRule="auto"/>
    </w:pPr>
    <w:rPr>
      <w:rFonts w:ascii="Arial" w:eastAsia="Times New Roman" w:hAnsi="Arial" w:cs="Arial"/>
      <w:i/>
      <w:iCs/>
      <w:sz w:val="21"/>
      <w:szCs w:val="20"/>
      <w:lang w:eastAsia="en-AU"/>
    </w:rPr>
  </w:style>
  <w:style w:type="character" w:customStyle="1" w:styleId="HTMLAddressChar">
    <w:name w:val="HTML Address Char"/>
    <w:basedOn w:val="DefaultParagraphFont"/>
    <w:link w:val="HTMLAddress"/>
    <w:semiHidden/>
    <w:rsid w:val="00C36BCD"/>
    <w:rPr>
      <w:rFonts w:ascii="Arial" w:eastAsia="Times New Roman" w:hAnsi="Arial" w:cs="Arial"/>
      <w:i/>
      <w:iCs/>
      <w:sz w:val="21"/>
      <w:szCs w:val="20"/>
      <w:lang w:eastAsia="en-AU"/>
    </w:rPr>
  </w:style>
  <w:style w:type="character" w:styleId="HTMLCite">
    <w:name w:val="HTML Cite"/>
    <w:semiHidden/>
    <w:rsid w:val="00C36BCD"/>
    <w:rPr>
      <w:rFonts w:cs="Times New Roman"/>
      <w:i/>
      <w:iCs/>
    </w:rPr>
  </w:style>
  <w:style w:type="character" w:styleId="HTMLCode">
    <w:name w:val="HTML Code"/>
    <w:semiHidden/>
    <w:rsid w:val="00C36BCD"/>
    <w:rPr>
      <w:rFonts w:ascii="Courier New" w:hAnsi="Courier New" w:cs="Courier New"/>
      <w:sz w:val="20"/>
      <w:szCs w:val="20"/>
    </w:rPr>
  </w:style>
  <w:style w:type="character" w:styleId="HTMLDefinition">
    <w:name w:val="HTML Definition"/>
    <w:semiHidden/>
    <w:rsid w:val="00C36BCD"/>
    <w:rPr>
      <w:rFonts w:cs="Times New Roman"/>
      <w:i/>
      <w:iCs/>
    </w:rPr>
  </w:style>
  <w:style w:type="character" w:styleId="HTMLKeyboard">
    <w:name w:val="HTML Keyboard"/>
    <w:semiHidden/>
    <w:rsid w:val="00C36BCD"/>
    <w:rPr>
      <w:rFonts w:ascii="Courier New" w:hAnsi="Courier New" w:cs="Courier New"/>
      <w:sz w:val="20"/>
      <w:szCs w:val="20"/>
    </w:rPr>
  </w:style>
  <w:style w:type="paragraph" w:styleId="HTMLPreformatted">
    <w:name w:val="HTML Preformatted"/>
    <w:basedOn w:val="Normal"/>
    <w:link w:val="HTMLPreformattedChar"/>
    <w:semiHidden/>
    <w:rsid w:val="00C36BCD"/>
    <w:pPr>
      <w:spacing w:after="0" w:line="264"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semiHidden/>
    <w:rsid w:val="00C36BCD"/>
    <w:rPr>
      <w:rFonts w:ascii="Courier New" w:eastAsia="Times New Roman" w:hAnsi="Courier New" w:cs="Courier New"/>
      <w:sz w:val="20"/>
      <w:szCs w:val="20"/>
      <w:lang w:eastAsia="en-AU"/>
    </w:rPr>
  </w:style>
  <w:style w:type="character" w:styleId="HTMLSample">
    <w:name w:val="HTML Sample"/>
    <w:semiHidden/>
    <w:rsid w:val="00C36BCD"/>
    <w:rPr>
      <w:rFonts w:ascii="Courier New" w:hAnsi="Courier New" w:cs="Courier New"/>
    </w:rPr>
  </w:style>
  <w:style w:type="character" w:styleId="HTMLTypewriter">
    <w:name w:val="HTML Typewriter"/>
    <w:semiHidden/>
    <w:rsid w:val="00C36BCD"/>
    <w:rPr>
      <w:rFonts w:ascii="Courier New" w:hAnsi="Courier New" w:cs="Courier New"/>
      <w:sz w:val="20"/>
      <w:szCs w:val="20"/>
    </w:rPr>
  </w:style>
  <w:style w:type="character" w:styleId="HTMLVariable">
    <w:name w:val="HTML Variable"/>
    <w:semiHidden/>
    <w:rsid w:val="00C36BCD"/>
    <w:rPr>
      <w:rFonts w:cs="Times New Roman"/>
      <w:i/>
      <w:iCs/>
    </w:rPr>
  </w:style>
  <w:style w:type="character" w:styleId="Hyperlink">
    <w:name w:val="Hyperlink"/>
    <w:uiPriority w:val="99"/>
    <w:rsid w:val="00C36BCD"/>
    <w:rPr>
      <w:rFonts w:cs="Times New Roman"/>
      <w:color w:val="0000FF"/>
      <w:u w:val="single"/>
    </w:rPr>
  </w:style>
  <w:style w:type="paragraph" w:styleId="Index1">
    <w:name w:val="index 1"/>
    <w:basedOn w:val="Normal"/>
    <w:next w:val="Normal"/>
    <w:autoRedefine/>
    <w:semiHidden/>
    <w:rsid w:val="00C36BCD"/>
    <w:pPr>
      <w:spacing w:after="0" w:line="264" w:lineRule="auto"/>
      <w:ind w:left="240" w:hanging="240"/>
    </w:pPr>
    <w:rPr>
      <w:rFonts w:ascii="Arial" w:eastAsia="Times New Roman" w:hAnsi="Arial" w:cs="Arial"/>
      <w:sz w:val="21"/>
      <w:szCs w:val="20"/>
      <w:lang w:eastAsia="en-AU"/>
    </w:rPr>
  </w:style>
  <w:style w:type="paragraph" w:styleId="Index2">
    <w:name w:val="index 2"/>
    <w:basedOn w:val="Normal"/>
    <w:next w:val="Normal"/>
    <w:autoRedefine/>
    <w:semiHidden/>
    <w:rsid w:val="00C36BCD"/>
    <w:pPr>
      <w:spacing w:after="0" w:line="264" w:lineRule="auto"/>
      <w:ind w:left="480" w:hanging="240"/>
    </w:pPr>
    <w:rPr>
      <w:rFonts w:ascii="Arial" w:eastAsia="Times New Roman" w:hAnsi="Arial" w:cs="Arial"/>
      <w:sz w:val="21"/>
      <w:szCs w:val="20"/>
      <w:lang w:eastAsia="en-AU"/>
    </w:rPr>
  </w:style>
  <w:style w:type="paragraph" w:styleId="Index3">
    <w:name w:val="index 3"/>
    <w:basedOn w:val="Normal"/>
    <w:next w:val="Normal"/>
    <w:autoRedefine/>
    <w:semiHidden/>
    <w:rsid w:val="00C36BCD"/>
    <w:pPr>
      <w:spacing w:after="0" w:line="264" w:lineRule="auto"/>
      <w:ind w:left="720" w:hanging="240"/>
    </w:pPr>
    <w:rPr>
      <w:rFonts w:ascii="Arial" w:eastAsia="Times New Roman" w:hAnsi="Arial" w:cs="Arial"/>
      <w:sz w:val="21"/>
      <w:szCs w:val="20"/>
      <w:lang w:eastAsia="en-AU"/>
    </w:rPr>
  </w:style>
  <w:style w:type="paragraph" w:styleId="Index4">
    <w:name w:val="index 4"/>
    <w:basedOn w:val="Normal"/>
    <w:next w:val="Normal"/>
    <w:autoRedefine/>
    <w:semiHidden/>
    <w:rsid w:val="00C36BCD"/>
    <w:pPr>
      <w:spacing w:after="0" w:line="264" w:lineRule="auto"/>
      <w:ind w:left="960" w:hanging="240"/>
    </w:pPr>
    <w:rPr>
      <w:rFonts w:ascii="Arial" w:eastAsia="Times New Roman" w:hAnsi="Arial" w:cs="Arial"/>
      <w:sz w:val="21"/>
      <w:szCs w:val="20"/>
      <w:lang w:eastAsia="en-AU"/>
    </w:rPr>
  </w:style>
  <w:style w:type="paragraph" w:styleId="Index5">
    <w:name w:val="index 5"/>
    <w:basedOn w:val="Normal"/>
    <w:next w:val="Normal"/>
    <w:autoRedefine/>
    <w:semiHidden/>
    <w:rsid w:val="00C36BCD"/>
    <w:pPr>
      <w:spacing w:after="0" w:line="264" w:lineRule="auto"/>
      <w:ind w:left="1200" w:hanging="240"/>
    </w:pPr>
    <w:rPr>
      <w:rFonts w:ascii="Arial" w:eastAsia="Times New Roman" w:hAnsi="Arial" w:cs="Arial"/>
      <w:sz w:val="21"/>
      <w:szCs w:val="20"/>
      <w:lang w:eastAsia="en-AU"/>
    </w:rPr>
  </w:style>
  <w:style w:type="paragraph" w:styleId="Index6">
    <w:name w:val="index 6"/>
    <w:basedOn w:val="Normal"/>
    <w:next w:val="Normal"/>
    <w:autoRedefine/>
    <w:semiHidden/>
    <w:rsid w:val="00C36BCD"/>
    <w:pPr>
      <w:spacing w:after="0" w:line="264" w:lineRule="auto"/>
      <w:ind w:left="1440" w:hanging="240"/>
    </w:pPr>
    <w:rPr>
      <w:rFonts w:ascii="Arial" w:eastAsia="Times New Roman" w:hAnsi="Arial" w:cs="Arial"/>
      <w:sz w:val="21"/>
      <w:szCs w:val="20"/>
      <w:lang w:eastAsia="en-AU"/>
    </w:rPr>
  </w:style>
  <w:style w:type="paragraph" w:styleId="Index7">
    <w:name w:val="index 7"/>
    <w:basedOn w:val="Normal"/>
    <w:next w:val="Normal"/>
    <w:autoRedefine/>
    <w:semiHidden/>
    <w:rsid w:val="00C36BCD"/>
    <w:pPr>
      <w:spacing w:after="0" w:line="264" w:lineRule="auto"/>
      <w:ind w:left="1680" w:hanging="240"/>
    </w:pPr>
    <w:rPr>
      <w:rFonts w:ascii="Arial" w:eastAsia="Times New Roman" w:hAnsi="Arial" w:cs="Arial"/>
      <w:sz w:val="21"/>
      <w:szCs w:val="20"/>
      <w:lang w:eastAsia="en-AU"/>
    </w:rPr>
  </w:style>
  <w:style w:type="paragraph" w:styleId="Index8">
    <w:name w:val="index 8"/>
    <w:basedOn w:val="Normal"/>
    <w:next w:val="Normal"/>
    <w:autoRedefine/>
    <w:semiHidden/>
    <w:rsid w:val="00C36BCD"/>
    <w:pPr>
      <w:spacing w:after="0" w:line="264" w:lineRule="auto"/>
      <w:ind w:left="1920" w:hanging="240"/>
    </w:pPr>
    <w:rPr>
      <w:rFonts w:ascii="Arial" w:eastAsia="Times New Roman" w:hAnsi="Arial" w:cs="Arial"/>
      <w:sz w:val="21"/>
      <w:szCs w:val="20"/>
      <w:lang w:eastAsia="en-AU"/>
    </w:rPr>
  </w:style>
  <w:style w:type="paragraph" w:styleId="Index9">
    <w:name w:val="index 9"/>
    <w:basedOn w:val="Normal"/>
    <w:next w:val="Normal"/>
    <w:autoRedefine/>
    <w:semiHidden/>
    <w:rsid w:val="00C36BCD"/>
    <w:pPr>
      <w:spacing w:after="0" w:line="264" w:lineRule="auto"/>
      <w:ind w:left="2160" w:hanging="240"/>
    </w:pPr>
    <w:rPr>
      <w:rFonts w:ascii="Arial" w:eastAsia="Times New Roman" w:hAnsi="Arial" w:cs="Arial"/>
      <w:sz w:val="21"/>
      <w:szCs w:val="20"/>
      <w:lang w:eastAsia="en-AU"/>
    </w:rPr>
  </w:style>
  <w:style w:type="paragraph" w:styleId="IndexHeading">
    <w:name w:val="index heading"/>
    <w:basedOn w:val="Normal"/>
    <w:next w:val="Index1"/>
    <w:semiHidden/>
    <w:rsid w:val="00C36BCD"/>
    <w:pPr>
      <w:spacing w:after="0" w:line="264" w:lineRule="auto"/>
    </w:pPr>
    <w:rPr>
      <w:rFonts w:ascii="Arial" w:eastAsia="Times New Roman" w:hAnsi="Arial" w:cs="Arial"/>
      <w:b/>
      <w:bCs/>
      <w:sz w:val="21"/>
      <w:szCs w:val="20"/>
      <w:lang w:eastAsia="en-AU"/>
    </w:rPr>
  </w:style>
  <w:style w:type="character" w:styleId="LineNumber">
    <w:name w:val="line number"/>
    <w:semiHidden/>
    <w:rsid w:val="00C36BCD"/>
    <w:rPr>
      <w:rFonts w:cs="Times New Roman"/>
    </w:rPr>
  </w:style>
  <w:style w:type="paragraph" w:styleId="List">
    <w:name w:val="List"/>
    <w:basedOn w:val="Normal"/>
    <w:semiHidden/>
    <w:rsid w:val="00C36BCD"/>
    <w:pPr>
      <w:spacing w:after="0" w:line="264" w:lineRule="auto"/>
      <w:ind w:left="283" w:hanging="283"/>
    </w:pPr>
    <w:rPr>
      <w:rFonts w:ascii="Arial" w:eastAsia="Times New Roman" w:hAnsi="Arial" w:cs="Arial"/>
      <w:sz w:val="21"/>
      <w:szCs w:val="20"/>
      <w:lang w:eastAsia="en-AU"/>
    </w:rPr>
  </w:style>
  <w:style w:type="paragraph" w:styleId="List2">
    <w:name w:val="List 2"/>
    <w:basedOn w:val="Normal"/>
    <w:semiHidden/>
    <w:rsid w:val="00C36BCD"/>
    <w:pPr>
      <w:spacing w:after="0" w:line="264" w:lineRule="auto"/>
      <w:ind w:left="566" w:hanging="283"/>
    </w:pPr>
    <w:rPr>
      <w:rFonts w:ascii="Arial" w:eastAsia="Times New Roman" w:hAnsi="Arial" w:cs="Arial"/>
      <w:sz w:val="21"/>
      <w:szCs w:val="20"/>
      <w:lang w:eastAsia="en-AU"/>
    </w:rPr>
  </w:style>
  <w:style w:type="paragraph" w:styleId="List3">
    <w:name w:val="List 3"/>
    <w:basedOn w:val="Normal"/>
    <w:semiHidden/>
    <w:rsid w:val="00C36BCD"/>
    <w:pPr>
      <w:spacing w:after="0" w:line="264" w:lineRule="auto"/>
      <w:ind w:left="849" w:hanging="283"/>
    </w:pPr>
    <w:rPr>
      <w:rFonts w:ascii="Arial" w:eastAsia="Times New Roman" w:hAnsi="Arial" w:cs="Arial"/>
      <w:sz w:val="21"/>
      <w:szCs w:val="20"/>
      <w:lang w:eastAsia="en-AU"/>
    </w:rPr>
  </w:style>
  <w:style w:type="paragraph" w:styleId="List4">
    <w:name w:val="List 4"/>
    <w:basedOn w:val="Normal"/>
    <w:semiHidden/>
    <w:rsid w:val="00C36BCD"/>
    <w:pPr>
      <w:spacing w:after="0" w:line="264" w:lineRule="auto"/>
      <w:ind w:left="1132" w:hanging="283"/>
    </w:pPr>
    <w:rPr>
      <w:rFonts w:ascii="Arial" w:eastAsia="Times New Roman" w:hAnsi="Arial" w:cs="Arial"/>
      <w:sz w:val="21"/>
      <w:szCs w:val="20"/>
      <w:lang w:eastAsia="en-AU"/>
    </w:rPr>
  </w:style>
  <w:style w:type="paragraph" w:styleId="List5">
    <w:name w:val="List 5"/>
    <w:basedOn w:val="Normal"/>
    <w:semiHidden/>
    <w:rsid w:val="00C36BCD"/>
    <w:pPr>
      <w:spacing w:after="0" w:line="264" w:lineRule="auto"/>
      <w:ind w:left="1415" w:hanging="283"/>
    </w:pPr>
    <w:rPr>
      <w:rFonts w:ascii="Arial" w:eastAsia="Times New Roman" w:hAnsi="Arial" w:cs="Arial"/>
      <w:sz w:val="21"/>
      <w:szCs w:val="20"/>
      <w:lang w:eastAsia="en-AU"/>
    </w:rPr>
  </w:style>
  <w:style w:type="paragraph" w:styleId="ListBullet">
    <w:name w:val="List Bullet"/>
    <w:basedOn w:val="Normal"/>
    <w:autoRedefine/>
    <w:uiPriority w:val="1"/>
    <w:qFormat/>
    <w:rsid w:val="00C36BCD"/>
    <w:pPr>
      <w:numPr>
        <w:numId w:val="3"/>
      </w:numPr>
      <w:spacing w:after="0" w:line="264" w:lineRule="auto"/>
    </w:pPr>
    <w:rPr>
      <w:rFonts w:ascii="Arial" w:eastAsia="Times New Roman" w:hAnsi="Arial" w:cs="Arial"/>
      <w:sz w:val="21"/>
      <w:szCs w:val="20"/>
      <w:lang w:eastAsia="en-AU"/>
    </w:rPr>
  </w:style>
  <w:style w:type="paragraph" w:styleId="ListBullet2">
    <w:name w:val="List Bullet 2"/>
    <w:basedOn w:val="Normal"/>
    <w:autoRedefine/>
    <w:rsid w:val="00C36BCD"/>
    <w:pPr>
      <w:tabs>
        <w:tab w:val="num" w:pos="643"/>
      </w:tabs>
      <w:spacing w:after="0" w:line="264" w:lineRule="auto"/>
      <w:ind w:left="643" w:hanging="360"/>
    </w:pPr>
    <w:rPr>
      <w:rFonts w:ascii="Arial" w:eastAsia="Times New Roman" w:hAnsi="Arial" w:cs="Arial"/>
      <w:sz w:val="21"/>
      <w:szCs w:val="20"/>
      <w:lang w:eastAsia="en-AU"/>
    </w:rPr>
  </w:style>
  <w:style w:type="paragraph" w:styleId="ListBullet3">
    <w:name w:val="List Bullet 3"/>
    <w:basedOn w:val="Normal"/>
    <w:autoRedefine/>
    <w:rsid w:val="00C36BCD"/>
    <w:pPr>
      <w:numPr>
        <w:numId w:val="4"/>
      </w:numPr>
      <w:spacing w:after="0" w:line="264" w:lineRule="auto"/>
    </w:pPr>
    <w:rPr>
      <w:rFonts w:ascii="Arial" w:eastAsia="Times New Roman" w:hAnsi="Arial" w:cs="Arial"/>
      <w:sz w:val="21"/>
      <w:szCs w:val="20"/>
      <w:lang w:eastAsia="en-AU"/>
    </w:rPr>
  </w:style>
  <w:style w:type="paragraph" w:styleId="ListBullet4">
    <w:name w:val="List Bullet 4"/>
    <w:basedOn w:val="Normal"/>
    <w:autoRedefine/>
    <w:rsid w:val="00C36BCD"/>
    <w:pPr>
      <w:numPr>
        <w:numId w:val="5"/>
      </w:numPr>
      <w:spacing w:after="0" w:line="264" w:lineRule="auto"/>
    </w:pPr>
    <w:rPr>
      <w:rFonts w:ascii="Arial" w:eastAsia="Times New Roman" w:hAnsi="Arial" w:cs="Arial"/>
      <w:sz w:val="21"/>
      <w:szCs w:val="20"/>
      <w:lang w:eastAsia="en-AU"/>
    </w:rPr>
  </w:style>
  <w:style w:type="paragraph" w:styleId="ListBullet5">
    <w:name w:val="List Bullet 5"/>
    <w:basedOn w:val="Normal"/>
    <w:autoRedefine/>
    <w:semiHidden/>
    <w:rsid w:val="00C36BCD"/>
    <w:pPr>
      <w:numPr>
        <w:numId w:val="6"/>
      </w:numPr>
      <w:spacing w:after="0" w:line="264" w:lineRule="auto"/>
    </w:pPr>
    <w:rPr>
      <w:rFonts w:ascii="Arial" w:eastAsia="Times New Roman" w:hAnsi="Arial" w:cs="Arial"/>
      <w:sz w:val="21"/>
      <w:szCs w:val="20"/>
      <w:lang w:eastAsia="en-AU"/>
    </w:rPr>
  </w:style>
  <w:style w:type="paragraph" w:styleId="ListContinue">
    <w:name w:val="List Continue"/>
    <w:basedOn w:val="Normal"/>
    <w:rsid w:val="00C36BCD"/>
    <w:pPr>
      <w:spacing w:after="120" w:line="264" w:lineRule="auto"/>
      <w:ind w:left="283"/>
    </w:pPr>
    <w:rPr>
      <w:rFonts w:ascii="Arial" w:eastAsia="Times New Roman" w:hAnsi="Arial" w:cs="Arial"/>
      <w:sz w:val="21"/>
      <w:szCs w:val="20"/>
      <w:lang w:eastAsia="en-AU"/>
    </w:rPr>
  </w:style>
  <w:style w:type="paragraph" w:styleId="ListContinue2">
    <w:name w:val="List Continue 2"/>
    <w:basedOn w:val="Normal"/>
    <w:rsid w:val="00C36BCD"/>
    <w:pPr>
      <w:spacing w:after="120" w:line="264" w:lineRule="auto"/>
      <w:ind w:left="566"/>
    </w:pPr>
    <w:rPr>
      <w:rFonts w:ascii="Arial" w:eastAsia="Times New Roman" w:hAnsi="Arial" w:cs="Arial"/>
      <w:sz w:val="21"/>
      <w:szCs w:val="20"/>
      <w:lang w:eastAsia="en-AU"/>
    </w:rPr>
  </w:style>
  <w:style w:type="paragraph" w:styleId="ListContinue3">
    <w:name w:val="List Continue 3"/>
    <w:basedOn w:val="Normal"/>
    <w:rsid w:val="00C36BCD"/>
    <w:pPr>
      <w:spacing w:after="120" w:line="264" w:lineRule="auto"/>
      <w:ind w:left="849"/>
    </w:pPr>
    <w:rPr>
      <w:rFonts w:ascii="Arial" w:eastAsia="Times New Roman" w:hAnsi="Arial" w:cs="Arial"/>
      <w:sz w:val="21"/>
      <w:szCs w:val="20"/>
      <w:lang w:eastAsia="en-AU"/>
    </w:rPr>
  </w:style>
  <w:style w:type="paragraph" w:styleId="ListContinue4">
    <w:name w:val="List Continue 4"/>
    <w:basedOn w:val="Normal"/>
    <w:rsid w:val="00C36BCD"/>
    <w:pPr>
      <w:spacing w:after="120" w:line="264" w:lineRule="auto"/>
      <w:ind w:left="1132"/>
    </w:pPr>
    <w:rPr>
      <w:rFonts w:ascii="Arial" w:eastAsia="Times New Roman" w:hAnsi="Arial" w:cs="Arial"/>
      <w:sz w:val="21"/>
      <w:szCs w:val="20"/>
      <w:lang w:eastAsia="en-AU"/>
    </w:rPr>
  </w:style>
  <w:style w:type="paragraph" w:styleId="ListContinue5">
    <w:name w:val="List Continue 5"/>
    <w:basedOn w:val="Normal"/>
    <w:rsid w:val="00C36BCD"/>
    <w:pPr>
      <w:spacing w:after="120" w:line="264" w:lineRule="auto"/>
      <w:ind w:left="1415"/>
    </w:pPr>
    <w:rPr>
      <w:rFonts w:ascii="Arial" w:eastAsia="Times New Roman" w:hAnsi="Arial" w:cs="Arial"/>
      <w:sz w:val="21"/>
      <w:szCs w:val="20"/>
      <w:lang w:eastAsia="en-AU"/>
    </w:rPr>
  </w:style>
  <w:style w:type="paragraph" w:styleId="ListNumber">
    <w:name w:val="List Number"/>
    <w:basedOn w:val="Normal"/>
    <w:qFormat/>
    <w:rsid w:val="00C36BCD"/>
    <w:pPr>
      <w:numPr>
        <w:numId w:val="7"/>
      </w:numPr>
      <w:spacing w:after="0" w:line="264" w:lineRule="auto"/>
    </w:pPr>
    <w:rPr>
      <w:rFonts w:ascii="Arial" w:eastAsia="Times New Roman" w:hAnsi="Arial" w:cs="Arial"/>
      <w:sz w:val="21"/>
      <w:szCs w:val="20"/>
      <w:lang w:eastAsia="en-AU"/>
    </w:rPr>
  </w:style>
  <w:style w:type="paragraph" w:styleId="ListNumber2">
    <w:name w:val="List Number 2"/>
    <w:basedOn w:val="Normal"/>
    <w:rsid w:val="00C36BCD"/>
    <w:pPr>
      <w:numPr>
        <w:numId w:val="8"/>
      </w:numPr>
      <w:spacing w:after="0" w:line="264" w:lineRule="auto"/>
    </w:pPr>
    <w:rPr>
      <w:rFonts w:ascii="Arial" w:eastAsia="Times New Roman" w:hAnsi="Arial" w:cs="Arial"/>
      <w:sz w:val="21"/>
      <w:szCs w:val="20"/>
      <w:lang w:eastAsia="en-AU"/>
    </w:rPr>
  </w:style>
  <w:style w:type="paragraph" w:styleId="ListNumber3">
    <w:name w:val="List Number 3"/>
    <w:basedOn w:val="Normal"/>
    <w:rsid w:val="00C36BCD"/>
    <w:pPr>
      <w:numPr>
        <w:numId w:val="9"/>
      </w:numPr>
      <w:spacing w:after="0" w:line="264" w:lineRule="auto"/>
    </w:pPr>
    <w:rPr>
      <w:rFonts w:ascii="Arial" w:eastAsia="Times New Roman" w:hAnsi="Arial" w:cs="Arial"/>
      <w:sz w:val="21"/>
      <w:szCs w:val="20"/>
      <w:lang w:eastAsia="en-AU"/>
    </w:rPr>
  </w:style>
  <w:style w:type="paragraph" w:styleId="ListNumber4">
    <w:name w:val="List Number 4"/>
    <w:basedOn w:val="Normal"/>
    <w:rsid w:val="00C36BCD"/>
    <w:pPr>
      <w:tabs>
        <w:tab w:val="num" w:pos="1209"/>
      </w:tabs>
      <w:spacing w:after="0" w:line="264" w:lineRule="auto"/>
      <w:ind w:left="1209" w:hanging="360"/>
    </w:pPr>
    <w:rPr>
      <w:rFonts w:ascii="Arial" w:eastAsia="Times New Roman" w:hAnsi="Arial" w:cs="Arial"/>
      <w:sz w:val="21"/>
      <w:szCs w:val="20"/>
      <w:lang w:eastAsia="en-AU"/>
    </w:rPr>
  </w:style>
  <w:style w:type="paragraph" w:styleId="ListNumber5">
    <w:name w:val="List Number 5"/>
    <w:basedOn w:val="Normal"/>
    <w:rsid w:val="00C36BCD"/>
    <w:pPr>
      <w:numPr>
        <w:numId w:val="11"/>
      </w:numPr>
      <w:spacing w:after="0" w:line="264" w:lineRule="auto"/>
    </w:pPr>
    <w:rPr>
      <w:rFonts w:ascii="Arial" w:eastAsia="Times New Roman" w:hAnsi="Arial" w:cs="Arial"/>
      <w:sz w:val="21"/>
      <w:szCs w:val="20"/>
      <w:lang w:eastAsia="en-AU"/>
    </w:rPr>
  </w:style>
  <w:style w:type="paragraph" w:styleId="MacroText">
    <w:name w:val="macro"/>
    <w:link w:val="MacroTextChar"/>
    <w:semiHidden/>
    <w:rsid w:val="00C36BCD"/>
    <w:pPr>
      <w:tabs>
        <w:tab w:val="left" w:pos="480"/>
        <w:tab w:val="left" w:pos="960"/>
        <w:tab w:val="left" w:pos="1440"/>
        <w:tab w:val="left" w:pos="1920"/>
        <w:tab w:val="left" w:pos="2400"/>
        <w:tab w:val="left" w:pos="2880"/>
        <w:tab w:val="left" w:pos="3360"/>
        <w:tab w:val="left" w:pos="3840"/>
        <w:tab w:val="left" w:pos="4320"/>
      </w:tabs>
      <w:spacing w:after="0" w:line="240" w:lineRule="auto"/>
      <w:jc w:val="both"/>
    </w:pPr>
    <w:rPr>
      <w:rFonts w:ascii="Arial" w:eastAsia="Times New Roman" w:hAnsi="Arial" w:cs="Courier New"/>
      <w:sz w:val="20"/>
      <w:szCs w:val="20"/>
      <w:lang w:eastAsia="en-AU"/>
    </w:rPr>
  </w:style>
  <w:style w:type="character" w:customStyle="1" w:styleId="MacroTextChar">
    <w:name w:val="Macro Text Char"/>
    <w:basedOn w:val="DefaultParagraphFont"/>
    <w:link w:val="MacroText"/>
    <w:semiHidden/>
    <w:rsid w:val="00C36BCD"/>
    <w:rPr>
      <w:rFonts w:ascii="Arial" w:eastAsia="Times New Roman" w:hAnsi="Arial" w:cs="Courier New"/>
      <w:sz w:val="20"/>
      <w:szCs w:val="20"/>
      <w:lang w:eastAsia="en-AU"/>
    </w:rPr>
  </w:style>
  <w:style w:type="paragraph" w:styleId="MessageHeader">
    <w:name w:val="Message Header"/>
    <w:basedOn w:val="Normal"/>
    <w:link w:val="MessageHeaderChar"/>
    <w:semiHidden/>
    <w:rsid w:val="00C36BCD"/>
    <w:pPr>
      <w:pBdr>
        <w:top w:val="single" w:sz="6" w:space="1" w:color="auto"/>
        <w:left w:val="single" w:sz="6" w:space="1" w:color="auto"/>
        <w:bottom w:val="single" w:sz="6" w:space="1" w:color="C0C0C0"/>
        <w:right w:val="single" w:sz="6" w:space="1" w:color="auto"/>
      </w:pBdr>
      <w:shd w:val="pct20" w:color="auto" w:fill="auto"/>
      <w:spacing w:after="0" w:line="264" w:lineRule="auto"/>
      <w:ind w:left="1134" w:hanging="1134"/>
    </w:pPr>
    <w:rPr>
      <w:rFonts w:ascii="Arial" w:eastAsia="Times New Roman" w:hAnsi="Arial" w:cs="Arial"/>
      <w:sz w:val="21"/>
      <w:szCs w:val="24"/>
      <w:lang w:eastAsia="en-AU"/>
    </w:rPr>
  </w:style>
  <w:style w:type="character" w:customStyle="1" w:styleId="MessageHeaderChar">
    <w:name w:val="Message Header Char"/>
    <w:basedOn w:val="DefaultParagraphFont"/>
    <w:link w:val="MessageHeader"/>
    <w:semiHidden/>
    <w:rsid w:val="00C36BCD"/>
    <w:rPr>
      <w:rFonts w:ascii="Arial" w:eastAsia="Times New Roman" w:hAnsi="Arial" w:cs="Arial"/>
      <w:sz w:val="21"/>
      <w:szCs w:val="24"/>
      <w:shd w:val="pct20" w:color="auto" w:fill="auto"/>
      <w:lang w:eastAsia="en-AU"/>
    </w:rPr>
  </w:style>
  <w:style w:type="paragraph" w:styleId="NormalWeb">
    <w:name w:val="Normal (Web)"/>
    <w:basedOn w:val="Normal"/>
    <w:uiPriority w:val="99"/>
    <w:semiHidden/>
    <w:rsid w:val="00C36BCD"/>
    <w:pPr>
      <w:spacing w:after="0" w:line="264" w:lineRule="auto"/>
    </w:pPr>
    <w:rPr>
      <w:rFonts w:ascii="Arial" w:eastAsia="Times New Roman" w:hAnsi="Arial" w:cs="Arial"/>
      <w:sz w:val="21"/>
      <w:szCs w:val="24"/>
      <w:lang w:eastAsia="en-AU"/>
    </w:rPr>
  </w:style>
  <w:style w:type="paragraph" w:styleId="NormalIndent">
    <w:name w:val="Normal Indent"/>
    <w:basedOn w:val="Normal"/>
    <w:semiHidden/>
    <w:rsid w:val="00C36BCD"/>
    <w:pPr>
      <w:spacing w:after="0" w:line="264" w:lineRule="auto"/>
      <w:ind w:left="720"/>
    </w:pPr>
    <w:rPr>
      <w:rFonts w:ascii="Arial" w:eastAsia="Times New Roman" w:hAnsi="Arial" w:cs="Arial"/>
      <w:sz w:val="21"/>
      <w:szCs w:val="20"/>
      <w:lang w:eastAsia="en-AU"/>
    </w:rPr>
  </w:style>
  <w:style w:type="paragraph" w:styleId="NoteHeading">
    <w:name w:val="Note Heading"/>
    <w:basedOn w:val="Normal"/>
    <w:next w:val="Normal"/>
    <w:link w:val="NoteHeadingChar"/>
    <w:semiHidden/>
    <w:rsid w:val="00C36BCD"/>
    <w:pPr>
      <w:spacing w:after="0" w:line="264" w:lineRule="auto"/>
    </w:pPr>
    <w:rPr>
      <w:rFonts w:ascii="Arial" w:eastAsia="Times New Roman" w:hAnsi="Arial" w:cs="Arial"/>
      <w:sz w:val="21"/>
      <w:szCs w:val="20"/>
      <w:lang w:eastAsia="en-AU"/>
    </w:rPr>
  </w:style>
  <w:style w:type="character" w:customStyle="1" w:styleId="NoteHeadingChar">
    <w:name w:val="Note Heading Char"/>
    <w:basedOn w:val="DefaultParagraphFont"/>
    <w:link w:val="NoteHeading"/>
    <w:semiHidden/>
    <w:rsid w:val="00C36BCD"/>
    <w:rPr>
      <w:rFonts w:ascii="Arial" w:eastAsia="Times New Roman" w:hAnsi="Arial" w:cs="Arial"/>
      <w:sz w:val="21"/>
      <w:szCs w:val="20"/>
      <w:lang w:eastAsia="en-AU"/>
    </w:rPr>
  </w:style>
  <w:style w:type="paragraph" w:styleId="PlainText">
    <w:name w:val="Plain Text"/>
    <w:basedOn w:val="Normal"/>
    <w:link w:val="PlainTextChar"/>
    <w:semiHidden/>
    <w:rsid w:val="00C36BCD"/>
    <w:pPr>
      <w:spacing w:after="0" w:line="264" w:lineRule="auto"/>
    </w:pPr>
    <w:rPr>
      <w:rFonts w:ascii="Courier New" w:eastAsia="Times New Roman" w:hAnsi="Courier New" w:cs="Courier New"/>
      <w:sz w:val="20"/>
      <w:szCs w:val="20"/>
      <w:lang w:eastAsia="en-AU"/>
    </w:rPr>
  </w:style>
  <w:style w:type="character" w:customStyle="1" w:styleId="PlainTextChar">
    <w:name w:val="Plain Text Char"/>
    <w:basedOn w:val="DefaultParagraphFont"/>
    <w:link w:val="PlainText"/>
    <w:semiHidden/>
    <w:rsid w:val="00C36BCD"/>
    <w:rPr>
      <w:rFonts w:ascii="Courier New" w:eastAsia="Times New Roman" w:hAnsi="Courier New" w:cs="Courier New"/>
      <w:sz w:val="20"/>
      <w:szCs w:val="20"/>
      <w:lang w:eastAsia="en-AU"/>
    </w:rPr>
  </w:style>
  <w:style w:type="paragraph" w:styleId="Salutation">
    <w:name w:val="Salutation"/>
    <w:basedOn w:val="Normal"/>
    <w:next w:val="Normal"/>
    <w:link w:val="SalutationChar"/>
    <w:semiHidden/>
    <w:rsid w:val="00C36BCD"/>
    <w:pPr>
      <w:spacing w:after="0" w:line="264" w:lineRule="auto"/>
    </w:pPr>
    <w:rPr>
      <w:rFonts w:ascii="Arial" w:eastAsia="Times New Roman" w:hAnsi="Arial" w:cs="Arial"/>
      <w:sz w:val="21"/>
      <w:szCs w:val="20"/>
      <w:lang w:eastAsia="en-AU"/>
    </w:rPr>
  </w:style>
  <w:style w:type="character" w:customStyle="1" w:styleId="SalutationChar">
    <w:name w:val="Salutation Char"/>
    <w:basedOn w:val="DefaultParagraphFont"/>
    <w:link w:val="Salutation"/>
    <w:semiHidden/>
    <w:rsid w:val="00C36BCD"/>
    <w:rPr>
      <w:rFonts w:ascii="Arial" w:eastAsia="Times New Roman" w:hAnsi="Arial" w:cs="Arial"/>
      <w:sz w:val="21"/>
      <w:szCs w:val="20"/>
      <w:lang w:eastAsia="en-AU"/>
    </w:rPr>
  </w:style>
  <w:style w:type="paragraph" w:styleId="Signature">
    <w:name w:val="Signature"/>
    <w:basedOn w:val="Normal"/>
    <w:link w:val="SignatureChar"/>
    <w:rsid w:val="00C36BCD"/>
    <w:pPr>
      <w:spacing w:after="0" w:line="264" w:lineRule="auto"/>
      <w:ind w:left="4252"/>
    </w:pPr>
    <w:rPr>
      <w:rFonts w:ascii="Arial" w:eastAsia="Times New Roman" w:hAnsi="Arial" w:cs="Arial"/>
      <w:sz w:val="21"/>
      <w:szCs w:val="20"/>
      <w:lang w:eastAsia="en-AU"/>
    </w:rPr>
  </w:style>
  <w:style w:type="character" w:customStyle="1" w:styleId="SignatureChar">
    <w:name w:val="Signature Char"/>
    <w:basedOn w:val="DefaultParagraphFont"/>
    <w:link w:val="Signature"/>
    <w:rsid w:val="00C36BCD"/>
    <w:rPr>
      <w:rFonts w:ascii="Arial" w:eastAsia="Times New Roman" w:hAnsi="Arial" w:cs="Arial"/>
      <w:sz w:val="21"/>
      <w:szCs w:val="20"/>
      <w:lang w:eastAsia="en-AU"/>
    </w:rPr>
  </w:style>
  <w:style w:type="character" w:styleId="Strong">
    <w:name w:val="Strong"/>
    <w:uiPriority w:val="22"/>
    <w:qFormat/>
    <w:rsid w:val="00C36BCD"/>
    <w:rPr>
      <w:rFonts w:cs="Times New Roman"/>
      <w:b/>
      <w:bCs/>
    </w:rPr>
  </w:style>
  <w:style w:type="paragraph" w:styleId="Subtitle">
    <w:name w:val="Subtitle"/>
    <w:basedOn w:val="Normal"/>
    <w:link w:val="SubtitleChar"/>
    <w:qFormat/>
    <w:rsid w:val="00C36BCD"/>
    <w:pPr>
      <w:spacing w:after="60" w:line="264" w:lineRule="auto"/>
      <w:jc w:val="center"/>
      <w:outlineLvl w:val="1"/>
    </w:pPr>
    <w:rPr>
      <w:rFonts w:ascii="Arial" w:eastAsia="Times New Roman" w:hAnsi="Arial" w:cs="Arial"/>
      <w:sz w:val="21"/>
      <w:szCs w:val="24"/>
      <w:lang w:eastAsia="en-AU"/>
    </w:rPr>
  </w:style>
  <w:style w:type="character" w:customStyle="1" w:styleId="SubtitleChar">
    <w:name w:val="Subtitle Char"/>
    <w:basedOn w:val="DefaultParagraphFont"/>
    <w:link w:val="Subtitle"/>
    <w:rsid w:val="00C36BCD"/>
    <w:rPr>
      <w:rFonts w:ascii="Arial" w:eastAsia="Times New Roman" w:hAnsi="Arial" w:cs="Arial"/>
      <w:sz w:val="21"/>
      <w:szCs w:val="24"/>
      <w:lang w:eastAsia="en-AU"/>
    </w:rPr>
  </w:style>
  <w:style w:type="table" w:styleId="Table3Deffects1">
    <w:name w:val="Table 3D effects 1"/>
    <w:basedOn w:val="TableNormal"/>
    <w:semiHidden/>
    <w:rsid w:val="00C36BCD"/>
    <w:pPr>
      <w:spacing w:after="0" w:line="264" w:lineRule="auto"/>
    </w:pPr>
    <w:rPr>
      <w:rFonts w:ascii="Arial" w:eastAsia="Times New Roman" w:hAnsi="Arial" w:cs="Arial"/>
      <w:sz w:val="21"/>
      <w:szCs w:val="20"/>
      <w:lang w:eastAsia="en-AU"/>
    </w:rPr>
    <w:tblPr/>
    <w:tcPr>
      <w:shd w:val="solid" w:color="C0C0C0" w:fill="FFFFFF"/>
    </w:tcPr>
    <w:tblStylePr w:type="firstRow">
      <w:rPr>
        <w:rFonts w:cs="Arial"/>
        <w:b/>
        <w:bCs/>
        <w:color w:val="800080"/>
      </w:rPr>
      <w:tblPr/>
      <w:tcPr>
        <w:tcBorders>
          <w:bottom w:val="single" w:sz="6" w:space="0" w:color="808080"/>
          <w:tl2br w:val="none" w:sz="0" w:space="0" w:color="auto"/>
          <w:tr2bl w:val="none" w:sz="0" w:space="0" w:color="auto"/>
        </w:tcBorders>
      </w:tcPr>
    </w:tblStylePr>
    <w:tblStylePr w:type="lastRow">
      <w:rPr>
        <w:rFonts w:cs="Arial"/>
      </w:rPr>
      <w:tblPr/>
      <w:tcPr>
        <w:tcBorders>
          <w:top w:val="single" w:sz="6" w:space="0" w:color="FFFFFF"/>
          <w:tl2br w:val="none" w:sz="0" w:space="0" w:color="auto"/>
          <w:tr2bl w:val="none" w:sz="0" w:space="0" w:color="auto"/>
        </w:tcBorders>
      </w:tcPr>
    </w:tblStylePr>
    <w:tblStylePr w:type="firstCol">
      <w:rPr>
        <w:rFonts w:cs="Arial"/>
        <w:b/>
        <w:bCs/>
      </w:rPr>
      <w:tblPr/>
      <w:tcPr>
        <w:tcBorders>
          <w:right w:val="single" w:sz="6" w:space="0" w:color="808080"/>
          <w:tl2br w:val="none" w:sz="0" w:space="0" w:color="auto"/>
          <w:tr2bl w:val="none" w:sz="0" w:space="0" w:color="auto"/>
        </w:tcBorders>
      </w:tcPr>
    </w:tblStylePr>
    <w:tblStylePr w:type="lastCol">
      <w:rPr>
        <w:rFonts w:cs="Arial"/>
      </w:rPr>
      <w:tblPr/>
      <w:tcPr>
        <w:tcBorders>
          <w:left w:val="single" w:sz="6" w:space="0" w:color="FFFFFF"/>
          <w:tl2br w:val="none" w:sz="0" w:space="0" w:color="auto"/>
          <w:tr2bl w:val="none" w:sz="0" w:space="0" w:color="auto"/>
        </w:tcBorders>
      </w:tcPr>
    </w:tblStylePr>
    <w:tblStylePr w:type="neCell">
      <w:rPr>
        <w:rFonts w:cs="Arial"/>
      </w:rPr>
      <w:tblPr/>
      <w:tcPr>
        <w:tcBorders>
          <w:left w:val="none" w:sz="0" w:space="0" w:color="auto"/>
          <w:bottom w:val="none" w:sz="0" w:space="0" w:color="auto"/>
          <w:tl2br w:val="none" w:sz="0" w:space="0" w:color="auto"/>
          <w:tr2bl w:val="none" w:sz="0" w:space="0" w:color="auto"/>
        </w:tcBorders>
      </w:tcPr>
    </w:tblStylePr>
    <w:tblStylePr w:type="nwCell">
      <w:rPr>
        <w:rFonts w:cs="Arial"/>
      </w:rPr>
      <w:tblPr/>
      <w:tcPr>
        <w:tcBorders>
          <w:bottom w:val="none" w:sz="0" w:space="0" w:color="auto"/>
          <w:right w:val="none" w:sz="0" w:space="0" w:color="auto"/>
          <w:tl2br w:val="none" w:sz="0" w:space="0" w:color="auto"/>
          <w:tr2bl w:val="none" w:sz="0" w:space="0" w:color="auto"/>
        </w:tcBorders>
      </w:tcPr>
    </w:tblStylePr>
    <w:tblStylePr w:type="seCell">
      <w:rPr>
        <w:rFonts w:cs="Arial"/>
      </w:rPr>
      <w:tblPr/>
      <w:tcPr>
        <w:tcBorders>
          <w:top w:val="none" w:sz="0" w:space="0" w:color="auto"/>
          <w:left w:val="none" w:sz="0" w:space="0" w:color="auto"/>
          <w:tl2br w:val="none" w:sz="0" w:space="0" w:color="auto"/>
          <w:tr2bl w:val="none" w:sz="0" w:space="0" w:color="auto"/>
        </w:tcBorders>
      </w:tcPr>
    </w:tblStylePr>
    <w:tblStylePr w:type="swCell">
      <w:rPr>
        <w:rFonts w:cs="Arial"/>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C36BCD"/>
    <w:pPr>
      <w:spacing w:after="0" w:line="264" w:lineRule="auto"/>
    </w:pPr>
    <w:rPr>
      <w:rFonts w:ascii="Arial" w:eastAsia="Times New Roman" w:hAnsi="Arial" w:cs="Arial"/>
      <w:sz w:val="21"/>
      <w:szCs w:val="20"/>
      <w:lang w:eastAsia="en-AU"/>
    </w:rPr>
    <w:tblPr>
      <w:tblStyleRowBandSize w:val="1"/>
    </w:tblPr>
    <w:tcPr>
      <w:shd w:val="solid" w:color="C0C0C0" w:fill="FFFFFF"/>
    </w:tcPr>
    <w:tblStylePr w:type="firstRow">
      <w:rPr>
        <w:rFonts w:cs="Arial"/>
        <w:b/>
        <w:bCs/>
      </w:rPr>
      <w:tblPr/>
      <w:tcPr>
        <w:tcBorders>
          <w:tl2br w:val="none" w:sz="0" w:space="0" w:color="auto"/>
          <w:tr2bl w:val="none" w:sz="0" w:space="0" w:color="auto"/>
        </w:tcBorders>
      </w:tcPr>
    </w:tblStylePr>
    <w:tblStylePr w:type="firstCol">
      <w:rPr>
        <w:rFonts w:cs="Arial"/>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Arial"/>
      </w:rPr>
      <w:tblPr/>
      <w:tcPr>
        <w:tcBorders>
          <w:right w:val="single" w:sz="6" w:space="0" w:color="FFFFFF"/>
          <w:tl2br w:val="none" w:sz="0" w:space="0" w:color="auto"/>
          <w:tr2bl w:val="none" w:sz="0" w:space="0" w:color="auto"/>
        </w:tcBorders>
      </w:tcPr>
    </w:tblStylePr>
    <w:tblStylePr w:type="band1Horz">
      <w:rPr>
        <w:rFonts w:cs="Arial"/>
      </w:rPr>
      <w:tblPr/>
      <w:tcPr>
        <w:tcBorders>
          <w:top w:val="single" w:sz="6" w:space="0" w:color="808080"/>
          <w:bottom w:val="single" w:sz="6" w:space="0" w:color="FFFFFF"/>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3Deffects3">
    <w:name w:val="Table 3D effects 3"/>
    <w:basedOn w:val="TableNormal"/>
    <w:semiHidden/>
    <w:rsid w:val="00C36BCD"/>
    <w:pPr>
      <w:spacing w:after="0" w:line="264" w:lineRule="auto"/>
    </w:pPr>
    <w:rPr>
      <w:rFonts w:ascii="Arial" w:eastAsia="Times New Roman" w:hAnsi="Arial" w:cs="Arial"/>
      <w:sz w:val="21"/>
      <w:szCs w:val="20"/>
      <w:lang w:eastAsia="en-AU"/>
    </w:rPr>
    <w:tblPr>
      <w:tblStyleRowBandSize w:val="1"/>
      <w:tblStyleColBandSize w:val="1"/>
    </w:tblPr>
    <w:tblStylePr w:type="firstRow">
      <w:rPr>
        <w:rFonts w:cs="Arial"/>
        <w:b/>
        <w:bCs/>
      </w:rPr>
      <w:tblPr/>
      <w:tcPr>
        <w:tcBorders>
          <w:tl2br w:val="none" w:sz="0" w:space="0" w:color="auto"/>
          <w:tr2bl w:val="none" w:sz="0" w:space="0" w:color="auto"/>
        </w:tcBorders>
      </w:tcPr>
    </w:tblStylePr>
    <w:tblStylePr w:type="firstCol">
      <w:rPr>
        <w:rFonts w:cs="Arial"/>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Arial"/>
      </w:rPr>
      <w:tblPr/>
      <w:tcPr>
        <w:tcBorders>
          <w:right w:val="single" w:sz="6" w:space="0" w:color="FFFFFF"/>
          <w:tl2br w:val="none" w:sz="0" w:space="0" w:color="auto"/>
          <w:tr2bl w:val="none" w:sz="0" w:space="0" w:color="auto"/>
        </w:tcBorders>
      </w:tcPr>
    </w:tblStylePr>
    <w:tblStylePr w:type="band1Vert">
      <w:rPr>
        <w:rFonts w:cs="Arial"/>
        <w:color w:val="auto"/>
      </w:rPr>
      <w:tblPr/>
      <w:tcPr>
        <w:shd w:val="solid" w:color="C0C0C0" w:fill="FFFFFF"/>
      </w:tcPr>
    </w:tblStylePr>
    <w:tblStylePr w:type="band2Vert">
      <w:rPr>
        <w:rFonts w:cs="Arial"/>
        <w:color w:val="auto"/>
      </w:rPr>
      <w:tblPr/>
      <w:tcPr>
        <w:shd w:val="pct50" w:color="C0C0C0" w:fill="FFFFFF"/>
      </w:tcPr>
    </w:tblStylePr>
    <w:tblStylePr w:type="band1Horz">
      <w:rPr>
        <w:rFonts w:cs="Arial"/>
      </w:rPr>
      <w:tblPr/>
      <w:tcPr>
        <w:tcBorders>
          <w:top w:val="single" w:sz="6" w:space="0" w:color="808080"/>
          <w:bottom w:val="single" w:sz="6" w:space="0" w:color="FFFFFF"/>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Classic1">
    <w:name w:val="Table Classic 1"/>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bottom w:val="single" w:sz="12" w:space="0" w:color="000000"/>
      </w:tblBorders>
    </w:tblPr>
    <w:tblStylePr w:type="firstRow">
      <w:rPr>
        <w:rFonts w:cs="Arial"/>
        <w:i/>
        <w:iCs/>
      </w:rPr>
      <w:tblPr/>
      <w:tcPr>
        <w:tcBorders>
          <w:bottom w:val="single" w:sz="6" w:space="0" w:color="000000"/>
          <w:tl2br w:val="none" w:sz="0" w:space="0" w:color="auto"/>
          <w:tr2bl w:val="none" w:sz="0" w:space="0" w:color="auto"/>
        </w:tcBorders>
      </w:tcPr>
    </w:tblStylePr>
    <w:tblStylePr w:type="lastRow">
      <w:rPr>
        <w:rFonts w:cs="Arial"/>
        <w:color w:val="auto"/>
      </w:rPr>
      <w:tblPr/>
      <w:tcPr>
        <w:tcBorders>
          <w:top w:val="single" w:sz="6" w:space="0" w:color="000000"/>
          <w:tl2br w:val="none" w:sz="0" w:space="0" w:color="auto"/>
          <w:tr2bl w:val="none" w:sz="0" w:space="0" w:color="auto"/>
        </w:tcBorders>
      </w:tcPr>
    </w:tblStylePr>
    <w:tblStylePr w:type="firstCol">
      <w:rPr>
        <w:rFonts w:cs="Arial"/>
      </w:rPr>
      <w:tblPr/>
      <w:tcPr>
        <w:tcBorders>
          <w:right w:val="single" w:sz="6" w:space="0" w:color="000000"/>
          <w:tl2br w:val="none" w:sz="0" w:space="0" w:color="auto"/>
          <w:tr2bl w:val="none" w:sz="0" w:space="0" w:color="auto"/>
        </w:tcBorders>
      </w:tcPr>
    </w:tblStylePr>
    <w:tblStylePr w:type="neCell">
      <w:rPr>
        <w:rFonts w:cs="Arial"/>
        <w:b/>
        <w:bCs/>
        <w:i w:val="0"/>
        <w:iCs w:val="0"/>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Classic2">
    <w:name w:val="Table Classic 2"/>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bottom w:val="single" w:sz="12" w:space="0" w:color="000000"/>
      </w:tblBorders>
    </w:tblPr>
    <w:tblStylePr w:type="firstRow">
      <w:rPr>
        <w:rFonts w:cs="Arial"/>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Arial"/>
      </w:rPr>
      <w:tblPr/>
      <w:tcPr>
        <w:tcBorders>
          <w:top w:val="single" w:sz="6" w:space="0" w:color="00000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shd w:val="solid" w:color="C0C0C0" w:fill="FFFFFF"/>
      </w:tcPr>
    </w:tblStylePr>
    <w:tblStylePr w:type="neCell">
      <w:rPr>
        <w:rFonts w:cs="Arial"/>
        <w:b/>
        <w:bCs/>
      </w:rPr>
      <w:tblPr/>
      <w:tcPr>
        <w:tcBorders>
          <w:tl2br w:val="none" w:sz="0" w:space="0" w:color="auto"/>
          <w:tr2bl w:val="none" w:sz="0" w:space="0" w:color="auto"/>
        </w:tcBorders>
      </w:tcPr>
    </w:tblStylePr>
    <w:tblStylePr w:type="nwCell">
      <w:rPr>
        <w:rFonts w:cs="Arial"/>
      </w:rPr>
      <w:tblPr/>
      <w:tcPr>
        <w:tcBorders>
          <w:tl2br w:val="none" w:sz="0" w:space="0" w:color="auto"/>
          <w:tr2bl w:val="none" w:sz="0" w:space="0" w:color="auto"/>
        </w:tcBorders>
        <w:shd w:val="solid" w:color="800080" w:fill="FFFFFF"/>
      </w:tcPr>
    </w:tblStylePr>
    <w:tblStylePr w:type="swCell">
      <w:rPr>
        <w:rFonts w:cs="Arial"/>
        <w:color w:val="000080"/>
      </w:rPr>
      <w:tblPr/>
      <w:tcPr>
        <w:tcBorders>
          <w:tl2br w:val="none" w:sz="0" w:space="0" w:color="auto"/>
          <w:tr2bl w:val="none" w:sz="0" w:space="0" w:color="auto"/>
        </w:tcBorders>
      </w:tcPr>
    </w:tblStylePr>
  </w:style>
  <w:style w:type="table" w:styleId="TableClassic3">
    <w:name w:val="Table Classic 3"/>
    <w:basedOn w:val="TableNormal"/>
    <w:semiHidden/>
    <w:rsid w:val="00C36BCD"/>
    <w:pPr>
      <w:spacing w:after="0" w:line="264" w:lineRule="auto"/>
    </w:pPr>
    <w:rPr>
      <w:rFonts w:ascii="Arial" w:eastAsia="Times New Roman" w:hAnsi="Arial" w:cs="Arial"/>
      <w:color w:val="000080"/>
      <w:sz w:val="21"/>
      <w:szCs w:val="20"/>
      <w:lang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Arial"/>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Arial"/>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Arial"/>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left w:val="single" w:sz="6" w:space="0" w:color="000000"/>
        <w:bottom w:val="single" w:sz="12" w:space="0" w:color="000000"/>
        <w:right w:val="single" w:sz="6" w:space="0" w:color="000000"/>
      </w:tblBorders>
    </w:tblPr>
    <w:tblStylePr w:type="firstRow">
      <w:rPr>
        <w:rFonts w:cs="Arial"/>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Arial"/>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Arial"/>
        <w:b/>
        <w:bCs/>
      </w:rPr>
      <w:tblPr/>
      <w:tcPr>
        <w:tcBorders>
          <w:tl2br w:val="none" w:sz="0" w:space="0" w:color="auto"/>
          <w:tr2bl w:val="none" w:sz="0" w:space="0" w:color="auto"/>
        </w:tcBorders>
      </w:tcPr>
    </w:tblStylePr>
    <w:tblStylePr w:type="nwCell">
      <w:rPr>
        <w:rFonts w:cs="Arial"/>
        <w:b/>
        <w:bCs/>
      </w:rPr>
      <w:tblPr/>
      <w:tcPr>
        <w:tcBorders>
          <w:tl2br w:val="none" w:sz="0" w:space="0" w:color="auto"/>
          <w:tr2bl w:val="none" w:sz="0" w:space="0" w:color="auto"/>
        </w:tcBorders>
      </w:tcPr>
    </w:tblStylePr>
    <w:tblStylePr w:type="swCell">
      <w:rPr>
        <w:rFonts w:cs="Arial"/>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C36BCD"/>
    <w:pPr>
      <w:spacing w:after="0" w:line="264" w:lineRule="auto"/>
    </w:pPr>
    <w:rPr>
      <w:rFonts w:ascii="Arial" w:eastAsia="Times New Roman" w:hAnsi="Arial" w:cs="Arial"/>
      <w:color w:val="FFFFFF"/>
      <w:sz w:val="21"/>
      <w:szCs w:val="20"/>
      <w:lang w:eastAsia="en-A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Arial"/>
        <w:b/>
        <w:bCs/>
        <w:i/>
        <w:iCs/>
      </w:rPr>
      <w:tblPr/>
      <w:tcPr>
        <w:tcBorders>
          <w:tl2br w:val="none" w:sz="0" w:space="0" w:color="auto"/>
          <w:tr2bl w:val="none" w:sz="0" w:space="0" w:color="auto"/>
        </w:tcBorders>
        <w:shd w:val="solid" w:color="000000" w:fill="FFFFFF"/>
      </w:tcPr>
    </w:tblStylePr>
    <w:tblStylePr w:type="firstCol">
      <w:rPr>
        <w:rFonts w:cs="Arial"/>
        <w:b/>
        <w:bCs/>
        <w:i/>
        <w:iCs/>
      </w:rPr>
      <w:tblPr/>
      <w:tcPr>
        <w:tcBorders>
          <w:tl2br w:val="none" w:sz="0" w:space="0" w:color="auto"/>
          <w:tr2bl w:val="none" w:sz="0" w:space="0" w:color="auto"/>
        </w:tcBorders>
        <w:shd w:val="solid" w:color="000080" w:fill="FFFFFF"/>
      </w:tcPr>
    </w:tblStylePr>
    <w:tblStylePr w:type="nwCell">
      <w:rPr>
        <w:rFonts w:cs="Arial"/>
      </w:rPr>
      <w:tblPr/>
      <w:tcPr>
        <w:tcBorders>
          <w:tl2br w:val="none" w:sz="0" w:space="0" w:color="auto"/>
          <w:tr2bl w:val="none" w:sz="0" w:space="0" w:color="auto"/>
        </w:tcBorders>
        <w:shd w:val="solid" w:color="000000" w:fill="FFFFFF"/>
      </w:tcPr>
    </w:tblStylePr>
    <w:tblStylePr w:type="swCell">
      <w:rPr>
        <w:rFonts w:cs="Arial"/>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C36BCD"/>
    <w:pPr>
      <w:spacing w:after="0" w:line="264" w:lineRule="auto"/>
    </w:pPr>
    <w:rPr>
      <w:rFonts w:ascii="Arial" w:eastAsia="Times New Roman" w:hAnsi="Arial" w:cs="Arial"/>
      <w:sz w:val="21"/>
      <w:szCs w:val="20"/>
      <w:lang w:eastAsia="en-AU"/>
    </w:rPr>
    <w:tblPr>
      <w:tblBorders>
        <w:bottom w:val="single" w:sz="12" w:space="0" w:color="000000"/>
      </w:tblBorders>
    </w:tblPr>
    <w:tcPr>
      <w:shd w:val="pct20" w:color="FFFF00" w:fill="FFFFFF"/>
    </w:tcPr>
    <w:tblStylePr w:type="firstRow">
      <w:rPr>
        <w:rFonts w:cs="Arial"/>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Arial"/>
        <w:b/>
        <w:bCs/>
        <w:i/>
        <w:iCs/>
      </w:rPr>
      <w:tblPr/>
      <w:tcPr>
        <w:tcBorders>
          <w:tl2br w:val="none" w:sz="0" w:space="0" w:color="auto"/>
          <w:tr2bl w:val="none" w:sz="0" w:space="0" w:color="auto"/>
        </w:tcBorders>
      </w:tcPr>
    </w:tblStylePr>
    <w:tblStylePr w:type="lastCol">
      <w:rPr>
        <w:rFonts w:cs="Arial"/>
      </w:rPr>
      <w:tblPr/>
      <w:tcPr>
        <w:tcBorders>
          <w:tl2br w:val="none" w:sz="0" w:space="0" w:color="auto"/>
          <w:tr2bl w:val="none" w:sz="0" w:space="0" w:color="auto"/>
        </w:tcBorders>
        <w:shd w:val="solid" w:color="C0C0C0" w:fill="FFFFFF"/>
      </w:tcPr>
    </w:tblStylePr>
    <w:tblStylePr w:type="swCell">
      <w:rPr>
        <w:rFonts w:cs="Arial"/>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C36BCD"/>
    <w:pPr>
      <w:spacing w:after="0" w:line="264" w:lineRule="auto"/>
    </w:pPr>
    <w:rPr>
      <w:rFonts w:ascii="Arial" w:eastAsia="Times New Roman" w:hAnsi="Arial" w:cs="Arial"/>
      <w:sz w:val="21"/>
      <w:szCs w:val="20"/>
      <w:lang w:eastAsia="en-A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Arial"/>
      </w:rPr>
      <w:tblPr/>
      <w:tcPr>
        <w:tcBorders>
          <w:bottom w:val="single" w:sz="6" w:space="0" w:color="000000"/>
          <w:tl2br w:val="none" w:sz="0" w:space="0" w:color="auto"/>
          <w:tr2bl w:val="none" w:sz="0" w:space="0" w:color="auto"/>
        </w:tcBorders>
        <w:shd w:val="solid" w:color="008080" w:fill="FFFFFF"/>
      </w:tcPr>
    </w:tblStylePr>
    <w:tblStylePr w:type="firstCol">
      <w:rPr>
        <w:rFonts w:cs="Arial"/>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Arial"/>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C36BCD"/>
    <w:pPr>
      <w:spacing w:after="0" w:line="264" w:lineRule="auto"/>
    </w:pPr>
    <w:rPr>
      <w:rFonts w:ascii="Arial" w:eastAsia="Times New Roman" w:hAnsi="Arial" w:cs="Arial"/>
      <w:b/>
      <w:bCs/>
      <w:sz w:val="21"/>
      <w:szCs w:val="20"/>
      <w:lang w:eastAsia="en-A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Arial"/>
        <w:b w:val="0"/>
        <w:bCs w:val="0"/>
      </w:rPr>
      <w:tblPr/>
      <w:tcPr>
        <w:tcBorders>
          <w:bottom w:val="double" w:sz="6" w:space="0" w:color="000000"/>
          <w:tl2br w:val="none" w:sz="0" w:space="0" w:color="auto"/>
          <w:tr2bl w:val="none" w:sz="0" w:space="0" w:color="auto"/>
        </w:tcBorders>
      </w:tcPr>
    </w:tblStylePr>
    <w:tblStylePr w:type="lastRow">
      <w:rPr>
        <w:rFonts w:cs="Arial"/>
        <w:b w:val="0"/>
        <w:bCs w:val="0"/>
      </w:rPr>
      <w:tblPr/>
      <w:tcPr>
        <w:tcBorders>
          <w:tl2br w:val="none" w:sz="0" w:space="0" w:color="auto"/>
          <w:tr2bl w:val="none" w:sz="0" w:space="0" w:color="auto"/>
        </w:tcBorders>
      </w:tcPr>
    </w:tblStylePr>
    <w:tblStylePr w:type="firstCol">
      <w:rPr>
        <w:rFonts w:cs="Arial"/>
        <w:b w:val="0"/>
        <w:bCs w:val="0"/>
      </w:rPr>
      <w:tblPr/>
      <w:tcPr>
        <w:tcBorders>
          <w:tl2br w:val="none" w:sz="0" w:space="0" w:color="auto"/>
          <w:tr2bl w:val="none" w:sz="0" w:space="0" w:color="auto"/>
        </w:tcBorders>
      </w:tcPr>
    </w:tblStylePr>
    <w:tblStylePr w:type="lastCol">
      <w:rPr>
        <w:rFonts w:cs="Arial"/>
        <w:b w:val="0"/>
        <w:bCs w:val="0"/>
      </w:rPr>
      <w:tblPr/>
      <w:tcPr>
        <w:tcBorders>
          <w:tl2br w:val="none" w:sz="0" w:space="0" w:color="auto"/>
          <w:tr2bl w:val="none" w:sz="0" w:space="0" w:color="auto"/>
        </w:tcBorders>
      </w:tcPr>
    </w:tblStylePr>
    <w:tblStylePr w:type="band1Vert">
      <w:rPr>
        <w:rFonts w:cs="Arial"/>
        <w:color w:val="auto"/>
      </w:rPr>
      <w:tblPr/>
      <w:tcPr>
        <w:shd w:val="pct25" w:color="000000" w:fill="FFFFFF"/>
      </w:tcPr>
    </w:tblStylePr>
    <w:tblStylePr w:type="band2Vert">
      <w:rPr>
        <w:rFonts w:cs="Arial"/>
        <w:color w:val="auto"/>
      </w:rPr>
      <w:tblPr/>
      <w:tcPr>
        <w:shd w:val="pct25" w:color="FFFF00" w:fill="FFFFFF"/>
      </w:tcPr>
    </w:tblStylePr>
    <w:tblStylePr w:type="neCell">
      <w:rPr>
        <w:rFonts w:cs="Arial"/>
        <w:b/>
        <w:bCs/>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Columns2">
    <w:name w:val="Table Columns 2"/>
    <w:basedOn w:val="TableNormal"/>
    <w:semiHidden/>
    <w:rsid w:val="00C36BCD"/>
    <w:pPr>
      <w:spacing w:after="0" w:line="264" w:lineRule="auto"/>
    </w:pPr>
    <w:rPr>
      <w:rFonts w:ascii="Arial" w:eastAsia="Times New Roman" w:hAnsi="Arial" w:cs="Arial"/>
      <w:b/>
      <w:bCs/>
      <w:sz w:val="21"/>
      <w:szCs w:val="20"/>
      <w:lang w:eastAsia="en-AU"/>
    </w:rPr>
    <w:tblPr>
      <w:tblStyleColBandSize w:val="1"/>
    </w:tblPr>
    <w:tblStylePr w:type="firstRow">
      <w:rPr>
        <w:rFonts w:cs="Arial"/>
        <w:color w:val="FFFFFF"/>
      </w:rPr>
      <w:tblPr/>
      <w:tcPr>
        <w:tcBorders>
          <w:tl2br w:val="none" w:sz="0" w:space="0" w:color="auto"/>
          <w:tr2bl w:val="none" w:sz="0" w:space="0" w:color="auto"/>
        </w:tcBorders>
        <w:shd w:val="solid" w:color="000080" w:fill="FFFFFF"/>
      </w:tcPr>
    </w:tblStylePr>
    <w:tblStylePr w:type="lastRow">
      <w:rPr>
        <w:rFonts w:cs="Arial"/>
        <w:b w:val="0"/>
        <w:bCs w:val="0"/>
      </w:rPr>
      <w:tblPr/>
      <w:tcPr>
        <w:tcBorders>
          <w:tl2br w:val="none" w:sz="0" w:space="0" w:color="auto"/>
          <w:tr2bl w:val="none" w:sz="0" w:space="0" w:color="auto"/>
        </w:tcBorders>
      </w:tcPr>
    </w:tblStylePr>
    <w:tblStylePr w:type="firstCol">
      <w:rPr>
        <w:rFonts w:cs="Arial"/>
        <w:b w:val="0"/>
        <w:bCs w:val="0"/>
        <w:color w:val="000000"/>
      </w:rPr>
      <w:tblPr/>
      <w:tcPr>
        <w:tcBorders>
          <w:tl2br w:val="none" w:sz="0" w:space="0" w:color="auto"/>
          <w:tr2bl w:val="none" w:sz="0" w:space="0" w:color="auto"/>
        </w:tcBorders>
      </w:tcPr>
    </w:tblStylePr>
    <w:tblStylePr w:type="lastCol">
      <w:rPr>
        <w:rFonts w:cs="Arial"/>
        <w:b w:val="0"/>
        <w:bCs w:val="0"/>
      </w:rPr>
      <w:tblPr/>
      <w:tcPr>
        <w:tcBorders>
          <w:tl2br w:val="none" w:sz="0" w:space="0" w:color="auto"/>
          <w:tr2bl w:val="none" w:sz="0" w:space="0" w:color="auto"/>
        </w:tcBorders>
      </w:tcPr>
    </w:tblStylePr>
    <w:tblStylePr w:type="band1Vert">
      <w:rPr>
        <w:rFonts w:cs="Arial"/>
        <w:color w:val="auto"/>
      </w:rPr>
      <w:tblPr/>
      <w:tcPr>
        <w:shd w:val="pct30" w:color="000000" w:fill="FFFFFF"/>
      </w:tcPr>
    </w:tblStylePr>
    <w:tblStylePr w:type="band2Vert">
      <w:rPr>
        <w:rFonts w:cs="Arial"/>
        <w:color w:val="auto"/>
      </w:rPr>
      <w:tblPr/>
      <w:tcPr>
        <w:shd w:val="pct25" w:color="00FF00" w:fill="FFFFFF"/>
      </w:tcPr>
    </w:tblStylePr>
    <w:tblStylePr w:type="neCell">
      <w:rPr>
        <w:rFonts w:cs="Arial"/>
        <w:b/>
        <w:bCs/>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Columns3">
    <w:name w:val="Table Columns 3"/>
    <w:basedOn w:val="TableNormal"/>
    <w:semiHidden/>
    <w:rsid w:val="00C36BCD"/>
    <w:pPr>
      <w:spacing w:after="0" w:line="264" w:lineRule="auto"/>
    </w:pPr>
    <w:rPr>
      <w:rFonts w:ascii="Arial" w:eastAsia="Times New Roman" w:hAnsi="Arial" w:cs="Arial"/>
      <w:b/>
      <w:bCs/>
      <w:sz w:val="21"/>
      <w:szCs w:val="20"/>
      <w:lang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Arial"/>
        <w:color w:val="FFFFFF"/>
      </w:rPr>
      <w:tblPr/>
      <w:tcPr>
        <w:tcBorders>
          <w:tl2br w:val="none" w:sz="0" w:space="0" w:color="auto"/>
          <w:tr2bl w:val="none" w:sz="0" w:space="0" w:color="auto"/>
        </w:tcBorders>
        <w:shd w:val="solid" w:color="000080" w:fill="FFFFFF"/>
      </w:tcPr>
    </w:tblStylePr>
    <w:tblStylePr w:type="lastRow">
      <w:rPr>
        <w:rFonts w:cs="Arial"/>
        <w:b w:val="0"/>
        <w:bCs w:val="0"/>
      </w:rPr>
      <w:tblPr/>
      <w:tcPr>
        <w:tcBorders>
          <w:top w:val="single" w:sz="6" w:space="0" w:color="000080"/>
          <w:tl2br w:val="none" w:sz="0" w:space="0" w:color="auto"/>
          <w:tr2bl w:val="none" w:sz="0" w:space="0" w:color="auto"/>
        </w:tcBorders>
      </w:tcPr>
    </w:tblStylePr>
    <w:tblStylePr w:type="firstCol">
      <w:rPr>
        <w:rFonts w:cs="Arial"/>
        <w:b w:val="0"/>
        <w:bCs w:val="0"/>
      </w:rPr>
      <w:tblPr/>
      <w:tcPr>
        <w:tcBorders>
          <w:tl2br w:val="none" w:sz="0" w:space="0" w:color="auto"/>
          <w:tr2bl w:val="none" w:sz="0" w:space="0" w:color="auto"/>
        </w:tcBorders>
      </w:tcPr>
    </w:tblStylePr>
    <w:tblStylePr w:type="lastCol">
      <w:rPr>
        <w:rFonts w:cs="Arial"/>
        <w:b w:val="0"/>
        <w:bCs w:val="0"/>
      </w:rPr>
      <w:tblPr/>
      <w:tcPr>
        <w:tcBorders>
          <w:tl2br w:val="none" w:sz="0" w:space="0" w:color="auto"/>
          <w:tr2bl w:val="none" w:sz="0" w:space="0" w:color="auto"/>
        </w:tcBorders>
      </w:tcPr>
    </w:tblStylePr>
    <w:tblStylePr w:type="band1Vert">
      <w:rPr>
        <w:rFonts w:cs="Arial"/>
        <w:color w:val="auto"/>
      </w:rPr>
      <w:tblPr/>
      <w:tcPr>
        <w:shd w:val="solid" w:color="C0C0C0" w:fill="FFFFFF"/>
      </w:tcPr>
    </w:tblStylePr>
    <w:tblStylePr w:type="band2Vert">
      <w:rPr>
        <w:rFonts w:cs="Arial"/>
        <w:color w:val="auto"/>
      </w:rPr>
      <w:tblPr/>
      <w:tcPr>
        <w:shd w:val="pct10" w:color="000000" w:fill="FFFFFF"/>
      </w:tcPr>
    </w:tblStylePr>
    <w:tblStylePr w:type="neCell">
      <w:rPr>
        <w:rFonts w:cs="Arial"/>
        <w:b/>
        <w:bCs/>
      </w:rPr>
      <w:tblPr/>
      <w:tcPr>
        <w:tcBorders>
          <w:tl2br w:val="none" w:sz="0" w:space="0" w:color="auto"/>
          <w:tr2bl w:val="none" w:sz="0" w:space="0" w:color="auto"/>
        </w:tcBorders>
      </w:tcPr>
    </w:tblStylePr>
  </w:style>
  <w:style w:type="table" w:styleId="TableColumns4">
    <w:name w:val="Table Columns 4"/>
    <w:basedOn w:val="TableNormal"/>
    <w:semiHidden/>
    <w:rsid w:val="00C36BCD"/>
    <w:pPr>
      <w:spacing w:after="0" w:line="264" w:lineRule="auto"/>
    </w:pPr>
    <w:rPr>
      <w:rFonts w:ascii="Arial" w:eastAsia="Times New Roman" w:hAnsi="Arial" w:cs="Arial"/>
      <w:sz w:val="21"/>
      <w:szCs w:val="20"/>
      <w:lang w:eastAsia="en-AU"/>
    </w:rPr>
    <w:tblPr>
      <w:tblStyleColBandSize w:val="1"/>
    </w:tblPr>
    <w:tblStylePr w:type="firstRow">
      <w:rPr>
        <w:rFonts w:cs="Arial"/>
        <w:color w:val="FFFFFF"/>
      </w:rPr>
      <w:tblPr/>
      <w:tcPr>
        <w:tcBorders>
          <w:tl2br w:val="none" w:sz="0" w:space="0" w:color="auto"/>
          <w:tr2bl w:val="none" w:sz="0" w:space="0" w:color="auto"/>
        </w:tcBorders>
        <w:shd w:val="solid" w:color="000000" w:fill="FFFFFF"/>
      </w:tcPr>
    </w:tblStylePr>
    <w:tblStylePr w:type="lastRow">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tblStylePr w:type="band1Vert">
      <w:rPr>
        <w:rFonts w:cs="Arial"/>
        <w:color w:val="auto"/>
      </w:rPr>
      <w:tblPr/>
      <w:tcPr>
        <w:shd w:val="pct50" w:color="008080" w:fill="FFFFFF"/>
      </w:tcPr>
    </w:tblStylePr>
    <w:tblStylePr w:type="band2Vert">
      <w:rPr>
        <w:rFonts w:cs="Arial"/>
        <w:color w:val="auto"/>
      </w:rPr>
      <w:tblPr/>
      <w:tcPr>
        <w:shd w:val="pct10" w:color="000000" w:fill="FFFFFF"/>
      </w:tcPr>
    </w:tblStylePr>
  </w:style>
  <w:style w:type="table" w:styleId="TableColumns5">
    <w:name w:val="Table Columns 5"/>
    <w:basedOn w:val="TableNormal"/>
    <w:semiHidden/>
    <w:rsid w:val="00C36BCD"/>
    <w:pPr>
      <w:spacing w:after="0" w:line="264" w:lineRule="auto"/>
    </w:pPr>
    <w:rPr>
      <w:rFonts w:ascii="Arial" w:eastAsia="Times New Roman" w:hAnsi="Arial" w:cs="Arial"/>
      <w:sz w:val="21"/>
      <w:szCs w:val="20"/>
      <w:lang w:eastAsia="en-A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Arial"/>
        <w:b/>
        <w:bCs/>
        <w:i/>
        <w:iCs/>
      </w:rPr>
      <w:tblPr/>
      <w:tcPr>
        <w:tcBorders>
          <w:bottom w:val="single" w:sz="6" w:space="0" w:color="808080"/>
          <w:tl2br w:val="none" w:sz="0" w:space="0" w:color="auto"/>
          <w:tr2bl w:val="none" w:sz="0" w:space="0" w:color="auto"/>
        </w:tcBorders>
      </w:tcPr>
    </w:tblStylePr>
    <w:tblStylePr w:type="lastRow">
      <w:rPr>
        <w:rFonts w:cs="Arial"/>
        <w:b/>
        <w:bCs/>
      </w:rPr>
      <w:tblPr/>
      <w:tcPr>
        <w:tcBorders>
          <w:top w:val="single" w:sz="6" w:space="0" w:color="80808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tblStylePr w:type="band1Vert">
      <w:rPr>
        <w:rFonts w:cs="Arial"/>
        <w:color w:val="auto"/>
      </w:rPr>
      <w:tblPr/>
      <w:tcPr>
        <w:shd w:val="solid" w:color="C0C0C0" w:fill="FFFFFF"/>
      </w:tcPr>
    </w:tblStylePr>
    <w:tblStylePr w:type="band2Vert">
      <w:rPr>
        <w:rFonts w:cs="Arial"/>
        <w:color w:val="auto"/>
      </w:rPr>
    </w:tblStylePr>
  </w:style>
  <w:style w:type="table" w:styleId="TableContemporary">
    <w:name w:val="Table Contemporary"/>
    <w:basedOn w:val="TableNormal"/>
    <w:semiHidden/>
    <w:rsid w:val="00C36BCD"/>
    <w:pPr>
      <w:spacing w:after="0" w:line="264" w:lineRule="auto"/>
    </w:pPr>
    <w:rPr>
      <w:rFonts w:ascii="Arial" w:eastAsia="Times New Roman" w:hAnsi="Arial" w:cs="Arial"/>
      <w:sz w:val="21"/>
      <w:szCs w:val="20"/>
      <w:lang w:eastAsia="en-AU"/>
    </w:rPr>
    <w:tblPr>
      <w:tblStyleRowBandSize w:val="1"/>
      <w:tblBorders>
        <w:insideH w:val="single" w:sz="18" w:space="0" w:color="FFFFFF"/>
        <w:insideV w:val="single" w:sz="18" w:space="0" w:color="FFFFFF"/>
      </w:tblBorders>
    </w:tblPr>
    <w:tblStylePr w:type="firstRow">
      <w:rPr>
        <w:rFonts w:cs="Arial"/>
        <w:b/>
        <w:bCs/>
        <w:color w:val="auto"/>
      </w:rPr>
      <w:tblPr/>
      <w:tcPr>
        <w:tcBorders>
          <w:tl2br w:val="none" w:sz="0" w:space="0" w:color="auto"/>
          <w:tr2bl w:val="none" w:sz="0" w:space="0" w:color="auto"/>
        </w:tcBorders>
        <w:shd w:val="pct20" w:color="000000" w:fill="FFFFFF"/>
      </w:tcPr>
    </w:tblStylePr>
    <w:tblStylePr w:type="band1Horz">
      <w:rPr>
        <w:rFonts w:cs="Arial"/>
        <w:color w:val="auto"/>
      </w:rPr>
      <w:tblPr/>
      <w:tcPr>
        <w:tcBorders>
          <w:tl2br w:val="none" w:sz="0" w:space="0" w:color="auto"/>
          <w:tr2bl w:val="none" w:sz="0" w:space="0" w:color="auto"/>
        </w:tcBorders>
        <w:shd w:val="pct5" w:color="000000" w:fill="FFFFFF"/>
      </w:tcPr>
    </w:tblStylePr>
    <w:tblStylePr w:type="band2Horz">
      <w:rPr>
        <w:rFonts w:cs="Arial"/>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C36BCD"/>
    <w:pPr>
      <w:spacing w:after="0" w:line="264" w:lineRule="auto"/>
    </w:pPr>
    <w:rPr>
      <w:rFonts w:ascii="Arial" w:eastAsia="Times New Roman" w:hAnsi="Arial" w:cs="Arial"/>
      <w:sz w:val="21"/>
      <w:szCs w:val="20"/>
      <w:lang w:eastAsia="en-A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Arial"/>
        <w:caps/>
        <w:color w:val="auto"/>
      </w:rPr>
      <w:tblPr/>
      <w:tcPr>
        <w:tcBorders>
          <w:tl2br w:val="none" w:sz="0" w:space="0" w:color="auto"/>
          <w:tr2bl w:val="none" w:sz="0" w:space="0" w:color="auto"/>
        </w:tcBorders>
      </w:tcPr>
    </w:tblStylePr>
  </w:style>
  <w:style w:type="table" w:styleId="TableGrid">
    <w:name w:val="Table Grid"/>
    <w:aliases w:val="DPS Table Grid"/>
    <w:basedOn w:val="TableNormal"/>
    <w:rsid w:val="00C36BCD"/>
    <w:pPr>
      <w:spacing w:after="0" w:line="264" w:lineRule="auto"/>
    </w:pPr>
    <w:rPr>
      <w:rFonts w:ascii="Arial" w:eastAsia="Times New Roman" w:hAnsi="Arial" w:cs="Times New Roman"/>
      <w:sz w:val="21"/>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C36BCD"/>
    <w:pPr>
      <w:spacing w:after="0" w:line="264" w:lineRule="auto"/>
    </w:pPr>
    <w:rPr>
      <w:rFonts w:ascii="Arial" w:eastAsia="Times New Roman" w:hAnsi="Arial" w:cs="Arial"/>
      <w:sz w:val="21"/>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Arial"/>
        <w:i/>
        <w:iCs/>
      </w:rPr>
      <w:tblPr/>
      <w:tcPr>
        <w:tcBorders>
          <w:tl2br w:val="none" w:sz="0" w:space="0" w:color="auto"/>
          <w:tr2bl w:val="none" w:sz="0" w:space="0" w:color="auto"/>
        </w:tcBorders>
      </w:tcPr>
    </w:tblStylePr>
    <w:tblStylePr w:type="lastCol">
      <w:rPr>
        <w:rFonts w:cs="Arial"/>
        <w:i/>
        <w:iCs/>
      </w:rPr>
      <w:tblPr/>
      <w:tcPr>
        <w:tcBorders>
          <w:tl2br w:val="none" w:sz="0" w:space="0" w:color="auto"/>
          <w:tr2bl w:val="none" w:sz="0" w:space="0" w:color="auto"/>
        </w:tcBorders>
      </w:tcPr>
    </w:tblStylePr>
  </w:style>
  <w:style w:type="table" w:styleId="TableGrid2">
    <w:name w:val="Table Grid 2"/>
    <w:basedOn w:val="TableNormal"/>
    <w:semiHidden/>
    <w:rsid w:val="00C36BCD"/>
    <w:pPr>
      <w:spacing w:after="0" w:line="264" w:lineRule="auto"/>
    </w:pPr>
    <w:rPr>
      <w:rFonts w:ascii="Arial" w:eastAsia="Times New Roman" w:hAnsi="Arial" w:cs="Arial"/>
      <w:sz w:val="21"/>
      <w:szCs w:val="20"/>
      <w:lang w:eastAsia="en-AU"/>
    </w:rPr>
    <w:tblPr>
      <w:tblBorders>
        <w:insideH w:val="single" w:sz="6" w:space="0" w:color="000000"/>
        <w:insideV w:val="single" w:sz="6" w:space="0" w:color="000000"/>
      </w:tblBorders>
    </w:tblPr>
    <w:tblStylePr w:type="firstRow">
      <w:rPr>
        <w:rFonts w:cs="Arial"/>
        <w:b/>
        <w:bCs/>
      </w:rPr>
      <w:tblPr/>
      <w:tcPr>
        <w:tcBorders>
          <w:tl2br w:val="none" w:sz="0" w:space="0" w:color="auto"/>
          <w:tr2bl w:val="none" w:sz="0" w:space="0" w:color="auto"/>
        </w:tcBorders>
      </w:tcPr>
    </w:tblStylePr>
    <w:tblStylePr w:type="lastRow">
      <w:rPr>
        <w:rFonts w:cs="Arial"/>
        <w:b/>
        <w:bCs/>
      </w:rPr>
      <w:tblPr/>
      <w:tcPr>
        <w:tcBorders>
          <w:top w:val="single" w:sz="6" w:space="0" w:color="00000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style>
  <w:style w:type="table" w:styleId="TableGrid3">
    <w:name w:val="Table Grid 3"/>
    <w:basedOn w:val="TableNormal"/>
    <w:semiHidden/>
    <w:rsid w:val="00C36BCD"/>
    <w:pPr>
      <w:spacing w:after="0" w:line="264" w:lineRule="auto"/>
    </w:pPr>
    <w:rPr>
      <w:rFonts w:ascii="Arial" w:eastAsia="Times New Roman" w:hAnsi="Arial" w:cs="Arial"/>
      <w:sz w:val="21"/>
      <w:szCs w:val="20"/>
      <w:lang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Arial"/>
      </w:rPr>
      <w:tblPr/>
      <w:tcPr>
        <w:tcBorders>
          <w:bottom w:val="single" w:sz="6" w:space="0" w:color="000000"/>
          <w:tl2br w:val="none" w:sz="0" w:space="0" w:color="auto"/>
          <w:tr2bl w:val="none" w:sz="0" w:space="0" w:color="auto"/>
        </w:tcBorders>
        <w:shd w:val="pct30" w:color="FFFF00" w:fill="FFFFFF"/>
      </w:tcPr>
    </w:tblStylePr>
    <w:tblStylePr w:type="lastRow">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style>
  <w:style w:type="table" w:styleId="TableGrid4">
    <w:name w:val="Table Grid 4"/>
    <w:basedOn w:val="TableNormal"/>
    <w:semiHidden/>
    <w:rsid w:val="00C36BCD"/>
    <w:pPr>
      <w:spacing w:after="0" w:line="264" w:lineRule="auto"/>
    </w:pPr>
    <w:rPr>
      <w:rFonts w:ascii="Arial" w:eastAsia="Times New Roman" w:hAnsi="Arial" w:cs="Arial"/>
      <w:sz w:val="21"/>
      <w:szCs w:val="20"/>
      <w:lang w:eastAsia="en-AU"/>
    </w:rPr>
    <w:tblPr>
      <w:tblBorders>
        <w:left w:val="single" w:sz="12" w:space="0" w:color="000000"/>
        <w:right w:val="single" w:sz="12" w:space="0" w:color="000000"/>
        <w:insideH w:val="single" w:sz="6" w:space="0" w:color="000000"/>
        <w:insideV w:val="single" w:sz="6" w:space="0" w:color="000000"/>
      </w:tblBorders>
    </w:tblPr>
    <w:tblStylePr w:type="firstRow">
      <w:rPr>
        <w:rFonts w:cs="Arial"/>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Arial"/>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Arial"/>
        <w:b/>
        <w:bCs/>
        <w:color w:val="auto"/>
      </w:rPr>
      <w:tblPr/>
      <w:tcPr>
        <w:tcBorders>
          <w:tl2br w:val="none" w:sz="0" w:space="0" w:color="auto"/>
          <w:tr2bl w:val="none" w:sz="0" w:space="0" w:color="auto"/>
        </w:tcBorders>
      </w:tcPr>
    </w:tblStylePr>
  </w:style>
  <w:style w:type="table" w:styleId="TableGrid5">
    <w:name w:val="Table Grid 5"/>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Arial"/>
      </w:rPr>
      <w:tblPr/>
      <w:tcPr>
        <w:tcBorders>
          <w:bottom w:val="single" w:sz="12" w:space="0" w:color="000000"/>
          <w:tl2br w:val="none" w:sz="0" w:space="0" w:color="auto"/>
          <w:tr2bl w:val="none" w:sz="0" w:space="0" w:color="auto"/>
        </w:tcBorders>
      </w:tcPr>
    </w:tblStylePr>
    <w:tblStylePr w:type="lastRow">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tblStylePr w:type="nwCell">
      <w:rPr>
        <w:rFonts w:cs="Arial"/>
      </w:rPr>
      <w:tblPr/>
      <w:tcPr>
        <w:tcBorders>
          <w:tl2br w:val="single" w:sz="6" w:space="0" w:color="000000"/>
          <w:tr2bl w:val="none" w:sz="0" w:space="0" w:color="auto"/>
        </w:tcBorders>
      </w:tcPr>
    </w:tblStylePr>
  </w:style>
  <w:style w:type="table" w:styleId="TableGrid6">
    <w:name w:val="Table Grid 6"/>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Arial"/>
        <w:b/>
        <w:bCs/>
      </w:rPr>
      <w:tblPr/>
      <w:tcPr>
        <w:tcBorders>
          <w:bottom w:val="single" w:sz="6" w:space="0" w:color="000000"/>
          <w:tl2br w:val="none" w:sz="0" w:space="0" w:color="auto"/>
          <w:tr2bl w:val="none" w:sz="0" w:space="0" w:color="auto"/>
        </w:tcBorders>
      </w:tcPr>
    </w:tblStylePr>
    <w:tblStylePr w:type="lastRow">
      <w:rPr>
        <w:rFonts w:cs="Arial"/>
        <w:color w:val="auto"/>
      </w:rPr>
      <w:tblPr/>
      <w:tcPr>
        <w:tcBorders>
          <w:top w:val="single" w:sz="6" w:space="0" w:color="00000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tblStylePr w:type="nwCell">
      <w:rPr>
        <w:rFonts w:cs="Arial"/>
      </w:rPr>
      <w:tblPr/>
      <w:tcPr>
        <w:tcBorders>
          <w:tl2br w:val="single" w:sz="6" w:space="0" w:color="000000"/>
          <w:tr2bl w:val="none" w:sz="0" w:space="0" w:color="auto"/>
        </w:tcBorders>
      </w:tcPr>
    </w:tblStylePr>
  </w:style>
  <w:style w:type="table" w:styleId="TableGrid7">
    <w:name w:val="Table Grid 7"/>
    <w:basedOn w:val="TableNormal"/>
    <w:semiHidden/>
    <w:rsid w:val="00C36BCD"/>
    <w:pPr>
      <w:spacing w:after="0" w:line="264" w:lineRule="auto"/>
    </w:pPr>
    <w:rPr>
      <w:rFonts w:ascii="Arial" w:eastAsia="Times New Roman" w:hAnsi="Arial" w:cs="Arial"/>
      <w:b/>
      <w:bCs/>
      <w:sz w:val="21"/>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Arial"/>
        <w:b w:val="0"/>
        <w:bCs w:val="0"/>
      </w:rPr>
      <w:tblPr/>
      <w:tcPr>
        <w:tcBorders>
          <w:bottom w:val="single" w:sz="12" w:space="0" w:color="000000"/>
          <w:tl2br w:val="none" w:sz="0" w:space="0" w:color="auto"/>
          <w:tr2bl w:val="none" w:sz="0" w:space="0" w:color="auto"/>
        </w:tcBorders>
      </w:tcPr>
    </w:tblStylePr>
    <w:tblStylePr w:type="lastRow">
      <w:rPr>
        <w:rFonts w:cs="Arial"/>
        <w:b w:val="0"/>
        <w:bCs w:val="0"/>
      </w:rPr>
      <w:tblPr/>
      <w:tcPr>
        <w:tcBorders>
          <w:top w:val="single" w:sz="6" w:space="0" w:color="000000"/>
          <w:tl2br w:val="none" w:sz="0" w:space="0" w:color="auto"/>
          <w:tr2bl w:val="none" w:sz="0" w:space="0" w:color="auto"/>
        </w:tcBorders>
      </w:tcPr>
    </w:tblStylePr>
    <w:tblStylePr w:type="firstCol">
      <w:rPr>
        <w:rFonts w:cs="Arial"/>
        <w:b w:val="0"/>
        <w:bCs w:val="0"/>
      </w:rPr>
      <w:tblPr/>
      <w:tcPr>
        <w:tcBorders>
          <w:tl2br w:val="none" w:sz="0" w:space="0" w:color="auto"/>
          <w:tr2bl w:val="none" w:sz="0" w:space="0" w:color="auto"/>
        </w:tcBorders>
      </w:tcPr>
    </w:tblStylePr>
    <w:tblStylePr w:type="lastCol">
      <w:rPr>
        <w:rFonts w:cs="Arial"/>
        <w:b w:val="0"/>
        <w:bCs w:val="0"/>
      </w:rPr>
      <w:tblPr/>
      <w:tcPr>
        <w:tcBorders>
          <w:tl2br w:val="none" w:sz="0" w:space="0" w:color="auto"/>
          <w:tr2bl w:val="none" w:sz="0" w:space="0" w:color="auto"/>
        </w:tcBorders>
      </w:tcPr>
    </w:tblStylePr>
    <w:tblStylePr w:type="nwCell">
      <w:rPr>
        <w:rFonts w:cs="Arial"/>
      </w:rPr>
      <w:tblPr/>
      <w:tcPr>
        <w:tcBorders>
          <w:tl2br w:val="single" w:sz="6" w:space="0" w:color="000000"/>
          <w:tr2bl w:val="none" w:sz="0" w:space="0" w:color="auto"/>
        </w:tcBorders>
      </w:tcPr>
    </w:tblStylePr>
  </w:style>
  <w:style w:type="table" w:styleId="TableGrid8">
    <w:name w:val="Table Grid 8"/>
    <w:basedOn w:val="TableNormal"/>
    <w:semiHidden/>
    <w:rsid w:val="00C36BCD"/>
    <w:pPr>
      <w:spacing w:after="0" w:line="264" w:lineRule="auto"/>
    </w:pPr>
    <w:rPr>
      <w:rFonts w:ascii="Arial" w:eastAsia="Times New Roman" w:hAnsi="Arial" w:cs="Arial"/>
      <w:sz w:val="21"/>
      <w:szCs w:val="20"/>
      <w:lang w:eastAsia="en-A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Arial"/>
        <w:b/>
        <w:bCs/>
        <w:color w:val="FFFFFF"/>
      </w:rPr>
      <w:tblPr/>
      <w:tcPr>
        <w:tcBorders>
          <w:tl2br w:val="none" w:sz="0" w:space="0" w:color="auto"/>
          <w:tr2bl w:val="none" w:sz="0" w:space="0" w:color="auto"/>
        </w:tcBorders>
        <w:shd w:val="solid" w:color="000080" w:fill="FFFFFF"/>
      </w:tcPr>
    </w:tblStylePr>
    <w:tblStylePr w:type="lastRow">
      <w:rPr>
        <w:rFonts w:cs="Arial"/>
        <w:b/>
        <w:bCs/>
        <w:color w:val="auto"/>
      </w:rPr>
      <w:tblPr/>
      <w:tcPr>
        <w:tcBorders>
          <w:tl2br w:val="none" w:sz="0" w:space="0" w:color="auto"/>
          <w:tr2bl w:val="none" w:sz="0" w:space="0" w:color="auto"/>
        </w:tcBorders>
      </w:tcPr>
    </w:tblStylePr>
    <w:tblStylePr w:type="lastCol">
      <w:rPr>
        <w:rFonts w:cs="Arial"/>
        <w:b/>
        <w:bCs/>
        <w:color w:val="auto"/>
      </w:rPr>
      <w:tblPr/>
      <w:tcPr>
        <w:tcBorders>
          <w:tl2br w:val="none" w:sz="0" w:space="0" w:color="auto"/>
          <w:tr2bl w:val="none" w:sz="0" w:space="0" w:color="auto"/>
        </w:tcBorders>
      </w:tcPr>
    </w:tblStylePr>
  </w:style>
  <w:style w:type="table" w:styleId="TableList1">
    <w:name w:val="Table List 1"/>
    <w:basedOn w:val="TableNormal"/>
    <w:semiHidden/>
    <w:rsid w:val="00C36BCD"/>
    <w:pPr>
      <w:spacing w:after="0" w:line="264" w:lineRule="auto"/>
    </w:pPr>
    <w:rPr>
      <w:rFonts w:ascii="Arial" w:eastAsia="Times New Roman" w:hAnsi="Arial" w:cs="Arial"/>
      <w:sz w:val="21"/>
      <w:szCs w:val="20"/>
      <w:lang w:eastAsia="en-A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Arial"/>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Arial"/>
      </w:rPr>
      <w:tblPr/>
      <w:tcPr>
        <w:tcBorders>
          <w:top w:val="single" w:sz="6" w:space="0" w:color="000000"/>
          <w:tl2br w:val="none" w:sz="0" w:space="0" w:color="auto"/>
          <w:tr2bl w:val="none" w:sz="0" w:space="0" w:color="auto"/>
        </w:tcBorders>
      </w:tcPr>
    </w:tblStylePr>
    <w:tblStylePr w:type="band1Horz">
      <w:rPr>
        <w:rFonts w:cs="Arial"/>
        <w:color w:val="auto"/>
      </w:rPr>
      <w:tblPr/>
      <w:tcPr>
        <w:tcBorders>
          <w:tl2br w:val="none" w:sz="0" w:space="0" w:color="auto"/>
          <w:tr2bl w:val="none" w:sz="0" w:space="0" w:color="auto"/>
        </w:tcBorders>
        <w:shd w:val="solid" w:color="C0C0C0" w:fill="FFFFFF"/>
      </w:tcPr>
    </w:tblStylePr>
    <w:tblStylePr w:type="band2Horz">
      <w:rPr>
        <w:rFonts w:cs="Arial"/>
        <w:color w:val="auto"/>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List2">
    <w:name w:val="Table List 2"/>
    <w:basedOn w:val="TableNormal"/>
    <w:semiHidden/>
    <w:rsid w:val="00C36BCD"/>
    <w:pPr>
      <w:spacing w:after="0" w:line="264" w:lineRule="auto"/>
    </w:pPr>
    <w:rPr>
      <w:rFonts w:ascii="Arial" w:eastAsia="Times New Roman" w:hAnsi="Arial" w:cs="Arial"/>
      <w:sz w:val="21"/>
      <w:szCs w:val="20"/>
      <w:lang w:eastAsia="en-AU"/>
    </w:rPr>
    <w:tblPr>
      <w:tblStyleRowBandSize w:val="2"/>
      <w:tblBorders>
        <w:bottom w:val="single" w:sz="12" w:space="0" w:color="808080"/>
      </w:tblBorders>
    </w:tblPr>
    <w:tblStylePr w:type="firstRow">
      <w:rPr>
        <w:rFonts w:cs="Arial"/>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Arial"/>
      </w:rPr>
      <w:tblPr/>
      <w:tcPr>
        <w:tcBorders>
          <w:top w:val="single" w:sz="6" w:space="0" w:color="000000"/>
          <w:tl2br w:val="none" w:sz="0" w:space="0" w:color="auto"/>
          <w:tr2bl w:val="none" w:sz="0" w:space="0" w:color="auto"/>
        </w:tcBorders>
      </w:tcPr>
    </w:tblStylePr>
    <w:tblStylePr w:type="band1Horz">
      <w:rPr>
        <w:rFonts w:cs="Arial"/>
        <w:color w:val="auto"/>
      </w:rPr>
      <w:tblPr/>
      <w:tcPr>
        <w:tcBorders>
          <w:tl2br w:val="none" w:sz="0" w:space="0" w:color="auto"/>
          <w:tr2bl w:val="none" w:sz="0" w:space="0" w:color="auto"/>
        </w:tcBorders>
        <w:shd w:val="pct20" w:color="00FF00" w:fill="FFFFFF"/>
      </w:tcPr>
    </w:tblStylePr>
    <w:tblStylePr w:type="band2Horz">
      <w:rPr>
        <w:rFonts w:cs="Arial"/>
        <w:color w:val="auto"/>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List3">
    <w:name w:val="Table List 3"/>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bottom w:val="single" w:sz="12" w:space="0" w:color="000000"/>
        <w:insideH w:val="single" w:sz="6" w:space="0" w:color="000000"/>
      </w:tblBorders>
    </w:tblPr>
    <w:tblStylePr w:type="firstRow">
      <w:rPr>
        <w:rFonts w:cs="Arial"/>
        <w:b/>
        <w:bCs/>
        <w:color w:val="000080"/>
      </w:rPr>
      <w:tblPr/>
      <w:tcPr>
        <w:tcBorders>
          <w:bottom w:val="single" w:sz="12" w:space="0" w:color="000000"/>
          <w:tl2br w:val="none" w:sz="0" w:space="0" w:color="auto"/>
          <w:tr2bl w:val="none" w:sz="0" w:space="0" w:color="auto"/>
        </w:tcBorders>
      </w:tcPr>
    </w:tblStylePr>
    <w:tblStylePr w:type="lastRow">
      <w:rPr>
        <w:rFonts w:cs="Arial"/>
      </w:rPr>
      <w:tblPr/>
      <w:tcPr>
        <w:tcBorders>
          <w:top w:val="single" w:sz="12" w:space="0" w:color="000000"/>
          <w:tl2br w:val="none" w:sz="0" w:space="0" w:color="auto"/>
          <w:tr2bl w:val="none" w:sz="0" w:space="0" w:color="auto"/>
        </w:tcBorders>
      </w:tcPr>
    </w:tblStylePr>
    <w:tblStylePr w:type="swCell">
      <w:rPr>
        <w:rFonts w:cs="Arial"/>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Arial"/>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C36BCD"/>
    <w:pPr>
      <w:spacing w:after="0" w:line="264" w:lineRule="auto"/>
    </w:pPr>
    <w:rPr>
      <w:rFonts w:ascii="Arial" w:eastAsia="Times New Roman" w:hAnsi="Arial" w:cs="Arial"/>
      <w:sz w:val="21"/>
      <w:szCs w:val="20"/>
      <w:lang w:eastAsia="en-AU"/>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Arial"/>
        <w:b/>
        <w:bCs/>
      </w:rPr>
      <w:tblPr/>
      <w:tcPr>
        <w:tcBorders>
          <w:bottom w:val="single" w:sz="12" w:space="0" w:color="00000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style>
  <w:style w:type="table" w:styleId="TableList6">
    <w:name w:val="Table List 6"/>
    <w:basedOn w:val="TableNormal"/>
    <w:semiHidden/>
    <w:rsid w:val="00C36BCD"/>
    <w:pPr>
      <w:spacing w:after="0" w:line="264" w:lineRule="auto"/>
    </w:pPr>
    <w:rPr>
      <w:rFonts w:ascii="Arial" w:eastAsia="Times New Roman" w:hAnsi="Arial" w:cs="Arial"/>
      <w:sz w:val="21"/>
      <w:szCs w:val="20"/>
      <w:lang w:eastAsia="en-A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Arial"/>
        <w:b/>
        <w:bCs/>
      </w:rPr>
      <w:tblPr/>
      <w:tcPr>
        <w:tcBorders>
          <w:bottom w:val="single" w:sz="12" w:space="0" w:color="000000"/>
          <w:tl2br w:val="none" w:sz="0" w:space="0" w:color="auto"/>
          <w:tr2bl w:val="none" w:sz="0" w:space="0" w:color="auto"/>
        </w:tcBorders>
      </w:tcPr>
    </w:tblStylePr>
    <w:tblStylePr w:type="firstCol">
      <w:rPr>
        <w:rFonts w:cs="Arial"/>
        <w:b/>
        <w:bCs/>
      </w:rPr>
      <w:tblPr/>
      <w:tcPr>
        <w:tcBorders>
          <w:right w:val="single" w:sz="12" w:space="0" w:color="000000"/>
          <w:tl2br w:val="none" w:sz="0" w:space="0" w:color="auto"/>
          <w:tr2bl w:val="none" w:sz="0" w:space="0" w:color="auto"/>
        </w:tcBorders>
      </w:tcPr>
    </w:tblStylePr>
    <w:tblStylePr w:type="band1Horz">
      <w:rPr>
        <w:rFonts w:cs="Arial"/>
      </w:rPr>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C36BCD"/>
    <w:pPr>
      <w:spacing w:after="0" w:line="264" w:lineRule="auto"/>
    </w:pPr>
    <w:rPr>
      <w:rFonts w:ascii="Arial" w:eastAsia="Times New Roman" w:hAnsi="Arial" w:cs="Arial"/>
      <w:sz w:val="21"/>
      <w:szCs w:val="20"/>
      <w:lang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Arial"/>
        <w:b/>
        <w:bCs/>
      </w:rPr>
      <w:tblPr/>
      <w:tcPr>
        <w:tcBorders>
          <w:bottom w:val="single" w:sz="12" w:space="0" w:color="008000"/>
          <w:tl2br w:val="none" w:sz="0" w:space="0" w:color="auto"/>
          <w:tr2bl w:val="none" w:sz="0" w:space="0" w:color="auto"/>
        </w:tcBorders>
        <w:shd w:val="solid" w:color="C0C0C0" w:fill="FFFFFF"/>
      </w:tcPr>
    </w:tblStylePr>
    <w:tblStylePr w:type="lastRow">
      <w:rPr>
        <w:rFonts w:cs="Arial"/>
        <w:b/>
        <w:bCs/>
      </w:rPr>
      <w:tblPr/>
      <w:tcPr>
        <w:tcBorders>
          <w:top w:val="single" w:sz="12" w:space="0" w:color="00800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tblStylePr w:type="band1Horz">
      <w:rPr>
        <w:rFonts w:cs="Arial"/>
        <w:color w:val="auto"/>
      </w:rPr>
      <w:tblPr/>
      <w:tcPr>
        <w:tcBorders>
          <w:tl2br w:val="none" w:sz="0" w:space="0" w:color="auto"/>
          <w:tr2bl w:val="none" w:sz="0" w:space="0" w:color="auto"/>
        </w:tcBorders>
        <w:shd w:val="pct20" w:color="000000" w:fill="FFFFFF"/>
      </w:tcPr>
    </w:tblStylePr>
    <w:tblStylePr w:type="band2Horz">
      <w:rPr>
        <w:rFonts w:cs="Arial"/>
      </w:rPr>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C36BCD"/>
    <w:pPr>
      <w:spacing w:after="0" w:line="264" w:lineRule="auto"/>
    </w:pPr>
    <w:rPr>
      <w:rFonts w:ascii="Arial" w:eastAsia="Times New Roman" w:hAnsi="Arial" w:cs="Arial"/>
      <w:sz w:val="21"/>
      <w:szCs w:val="20"/>
      <w:lang w:eastAsia="en-A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Arial"/>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Arial"/>
        <w:b/>
        <w:bCs/>
      </w:rPr>
      <w:tblPr/>
      <w:tcPr>
        <w:tcBorders>
          <w:top w:val="single" w:sz="6" w:space="0" w:color="00000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tblStylePr w:type="band1Horz">
      <w:rPr>
        <w:rFonts w:cs="Arial"/>
        <w:color w:val="auto"/>
      </w:rPr>
      <w:tblPr/>
      <w:tcPr>
        <w:tcBorders>
          <w:tl2br w:val="none" w:sz="0" w:space="0" w:color="auto"/>
          <w:tr2bl w:val="none" w:sz="0" w:space="0" w:color="auto"/>
        </w:tcBorders>
        <w:shd w:val="pct25" w:color="FFFF00" w:fill="FFFFFF"/>
      </w:tcPr>
    </w:tblStylePr>
    <w:tblStylePr w:type="band2Horz">
      <w:rPr>
        <w:rFonts w:cs="Arial"/>
      </w:rPr>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rsid w:val="00C36BCD"/>
    <w:pPr>
      <w:spacing w:after="0" w:line="264" w:lineRule="auto"/>
      <w:ind w:left="240" w:hanging="240"/>
    </w:pPr>
    <w:rPr>
      <w:rFonts w:ascii="Arial" w:eastAsia="Times New Roman" w:hAnsi="Arial" w:cs="Arial"/>
      <w:sz w:val="21"/>
      <w:szCs w:val="20"/>
      <w:lang w:eastAsia="en-AU"/>
    </w:rPr>
  </w:style>
  <w:style w:type="paragraph" w:styleId="TableofFigures">
    <w:name w:val="table of figures"/>
    <w:basedOn w:val="Normal"/>
    <w:next w:val="Normal"/>
    <w:semiHidden/>
    <w:rsid w:val="00C36BCD"/>
    <w:pPr>
      <w:spacing w:after="0" w:line="264" w:lineRule="auto"/>
      <w:ind w:left="480" w:hanging="480"/>
    </w:pPr>
    <w:rPr>
      <w:rFonts w:ascii="Arial" w:eastAsia="Times New Roman" w:hAnsi="Arial" w:cs="Arial"/>
      <w:sz w:val="21"/>
      <w:szCs w:val="20"/>
      <w:lang w:eastAsia="en-AU"/>
    </w:rPr>
  </w:style>
  <w:style w:type="table" w:styleId="TableProfessional">
    <w:name w:val="Table Professional"/>
    <w:basedOn w:val="TableNormal"/>
    <w:semiHidden/>
    <w:rsid w:val="00C36BCD"/>
    <w:pPr>
      <w:spacing w:after="0" w:line="264" w:lineRule="auto"/>
    </w:pPr>
    <w:rPr>
      <w:rFonts w:ascii="Arial" w:eastAsia="Times New Roman" w:hAnsi="Arial" w:cs="Arial"/>
      <w:sz w:val="21"/>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Arial"/>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8000"/>
        <w:bottom w:val="single" w:sz="12" w:space="0" w:color="008000"/>
      </w:tblBorders>
    </w:tblPr>
    <w:tblStylePr w:type="firstRow">
      <w:rPr>
        <w:rFonts w:cs="Arial"/>
      </w:rPr>
      <w:tblPr/>
      <w:tcPr>
        <w:tcBorders>
          <w:bottom w:val="single" w:sz="6" w:space="0" w:color="008000"/>
          <w:tl2br w:val="none" w:sz="0" w:space="0" w:color="auto"/>
          <w:tr2bl w:val="none" w:sz="0" w:space="0" w:color="auto"/>
        </w:tcBorders>
      </w:tcPr>
    </w:tblStylePr>
    <w:tblStylePr w:type="lastRow">
      <w:rPr>
        <w:rFonts w:cs="Arial"/>
      </w:rPr>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C36BCD"/>
    <w:pPr>
      <w:spacing w:after="0" w:line="264" w:lineRule="auto"/>
    </w:pPr>
    <w:rPr>
      <w:rFonts w:ascii="Arial" w:eastAsia="Times New Roman" w:hAnsi="Arial" w:cs="Arial"/>
      <w:sz w:val="21"/>
      <w:szCs w:val="20"/>
      <w:lang w:eastAsia="en-AU"/>
    </w:rPr>
    <w:tblPr/>
    <w:tblStylePr w:type="firstRow">
      <w:rPr>
        <w:rFonts w:cs="Arial"/>
        <w:b/>
        <w:bCs/>
      </w:rPr>
      <w:tblPr/>
      <w:tcPr>
        <w:tcBorders>
          <w:bottom w:val="single" w:sz="12" w:space="0" w:color="000000"/>
          <w:tl2br w:val="none" w:sz="0" w:space="0" w:color="auto"/>
          <w:tr2bl w:val="none" w:sz="0" w:space="0" w:color="auto"/>
        </w:tcBorders>
      </w:tcPr>
    </w:tblStylePr>
    <w:tblStylePr w:type="lastRow">
      <w:rPr>
        <w:rFonts w:cs="Arial"/>
        <w:b/>
        <w:bCs/>
        <w:color w:val="auto"/>
      </w:rPr>
      <w:tblPr/>
      <w:tcPr>
        <w:tcBorders>
          <w:top w:val="single" w:sz="6" w:space="0" w:color="000000"/>
          <w:tl2br w:val="none" w:sz="0" w:space="0" w:color="auto"/>
          <w:tr2bl w:val="none" w:sz="0" w:space="0" w:color="auto"/>
        </w:tcBorders>
      </w:tcPr>
    </w:tblStylePr>
    <w:tblStylePr w:type="firstCol">
      <w:rPr>
        <w:rFonts w:cs="Arial"/>
        <w:b/>
        <w:bCs/>
      </w:rPr>
      <w:tblPr/>
      <w:tcPr>
        <w:tcBorders>
          <w:right w:val="single" w:sz="12" w:space="0" w:color="000000"/>
          <w:tl2br w:val="none" w:sz="0" w:space="0" w:color="auto"/>
          <w:tr2bl w:val="none" w:sz="0" w:space="0" w:color="auto"/>
        </w:tcBorders>
      </w:tcPr>
    </w:tblStylePr>
    <w:tblStylePr w:type="lastCol">
      <w:rPr>
        <w:rFonts w:cs="Arial"/>
        <w:b/>
        <w:bCs/>
      </w:rPr>
      <w:tblPr/>
      <w:tcPr>
        <w:tcBorders>
          <w:left w:val="single" w:sz="6" w:space="0" w:color="000000"/>
          <w:tl2br w:val="none" w:sz="0" w:space="0" w:color="auto"/>
          <w:tr2bl w:val="none" w:sz="0" w:space="0" w:color="auto"/>
        </w:tcBorders>
      </w:tcPr>
    </w:tblStylePr>
    <w:tblStylePr w:type="neCell">
      <w:rPr>
        <w:rFonts w:cs="Arial"/>
        <w:b/>
        <w:bCs/>
      </w:rPr>
      <w:tblPr/>
      <w:tcPr>
        <w:tcBorders>
          <w:left w:val="none" w:sz="0" w:space="0" w:color="auto"/>
          <w:tl2br w:val="none" w:sz="0" w:space="0" w:color="auto"/>
          <w:tr2bl w:val="none" w:sz="0" w:space="0" w:color="auto"/>
        </w:tcBorders>
      </w:tcPr>
    </w:tblStylePr>
    <w:tblStylePr w:type="swCell">
      <w:rPr>
        <w:rFonts w:cs="Arial"/>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left w:val="single" w:sz="12" w:space="0" w:color="000000"/>
        <w:bottom w:val="single" w:sz="12" w:space="0" w:color="000000"/>
        <w:right w:val="single" w:sz="12" w:space="0" w:color="000000"/>
      </w:tblBorders>
    </w:tblPr>
    <w:tblStylePr w:type="firstRow">
      <w:rPr>
        <w:rFonts w:cs="Arial"/>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C36BCD"/>
    <w:pPr>
      <w:spacing w:after="0" w:line="264" w:lineRule="auto"/>
    </w:pPr>
    <w:rPr>
      <w:rFonts w:ascii="Arial" w:eastAsia="Times New Roman" w:hAnsi="Arial" w:cs="Arial"/>
      <w:sz w:val="21"/>
      <w:szCs w:val="20"/>
      <w:lang w:eastAsia="en-AU"/>
    </w:rPr>
    <w:tblPr>
      <w:tblStyleRowBandSize w:val="1"/>
    </w:tblPr>
    <w:tblStylePr w:type="firstRow">
      <w:rPr>
        <w:rFonts w:cs="Arial"/>
      </w:rPr>
      <w:tblPr/>
      <w:tcPr>
        <w:tcBorders>
          <w:top w:val="single" w:sz="6" w:space="0" w:color="000000"/>
          <w:bottom w:val="single" w:sz="12" w:space="0" w:color="000000"/>
          <w:tl2br w:val="none" w:sz="0" w:space="0" w:color="auto"/>
          <w:tr2bl w:val="none" w:sz="0" w:space="0" w:color="auto"/>
        </w:tcBorders>
      </w:tcPr>
    </w:tblStylePr>
    <w:tblStylePr w:type="lastRow">
      <w:rPr>
        <w:rFonts w:cs="Arial"/>
      </w:rPr>
      <w:tblPr/>
      <w:tcPr>
        <w:tcBorders>
          <w:top w:val="single" w:sz="12" w:space="0" w:color="000000"/>
          <w:tl2br w:val="none" w:sz="0" w:space="0" w:color="auto"/>
          <w:tr2bl w:val="none" w:sz="0" w:space="0" w:color="auto"/>
        </w:tcBorders>
        <w:shd w:val="pct25" w:color="800080" w:fill="FFFFFF"/>
      </w:tcPr>
    </w:tblStylePr>
    <w:tblStylePr w:type="firstCol">
      <w:rPr>
        <w:rFonts w:cs="Arial"/>
      </w:rPr>
      <w:tblPr/>
      <w:tcPr>
        <w:tcBorders>
          <w:right w:val="single" w:sz="12" w:space="0" w:color="000000"/>
          <w:tl2br w:val="none" w:sz="0" w:space="0" w:color="auto"/>
          <w:tr2bl w:val="none" w:sz="0" w:space="0" w:color="auto"/>
        </w:tcBorders>
      </w:tcPr>
    </w:tblStylePr>
    <w:tblStylePr w:type="lastCol">
      <w:rPr>
        <w:rFonts w:cs="Arial"/>
      </w:rPr>
      <w:tblPr/>
      <w:tcPr>
        <w:tcBorders>
          <w:left w:val="single" w:sz="12" w:space="0" w:color="000000"/>
          <w:tl2br w:val="none" w:sz="0" w:space="0" w:color="auto"/>
          <w:tr2bl w:val="none" w:sz="0" w:space="0" w:color="auto"/>
        </w:tcBorders>
      </w:tcPr>
    </w:tblStylePr>
    <w:tblStylePr w:type="band1Horz">
      <w:rPr>
        <w:rFonts w:cs="Arial"/>
      </w:rPr>
      <w:tblPr/>
      <w:tcPr>
        <w:tcBorders>
          <w:bottom w:val="single" w:sz="6" w:space="0" w:color="000000"/>
          <w:tl2br w:val="none" w:sz="0" w:space="0" w:color="auto"/>
          <w:tr2bl w:val="none" w:sz="0" w:space="0" w:color="auto"/>
        </w:tcBorders>
        <w:shd w:val="pct25" w:color="808000" w:fill="FFFFFF"/>
      </w:tcPr>
    </w:tblStylePr>
    <w:tblStylePr w:type="neCell">
      <w:rPr>
        <w:rFonts w:cs="Arial"/>
        <w:b/>
        <w:bCs/>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Subtle2">
    <w:name w:val="Table Subtle 2"/>
    <w:basedOn w:val="TableNormal"/>
    <w:semiHidden/>
    <w:rsid w:val="00C36BCD"/>
    <w:pPr>
      <w:spacing w:after="0" w:line="264" w:lineRule="auto"/>
    </w:pPr>
    <w:rPr>
      <w:rFonts w:ascii="Arial" w:eastAsia="Times New Roman" w:hAnsi="Arial" w:cs="Arial"/>
      <w:sz w:val="21"/>
      <w:szCs w:val="20"/>
      <w:lang w:eastAsia="en-AU"/>
    </w:rPr>
    <w:tblPr>
      <w:tblBorders>
        <w:left w:val="single" w:sz="6" w:space="0" w:color="000000"/>
        <w:right w:val="single" w:sz="6" w:space="0" w:color="000000"/>
      </w:tblBorders>
    </w:tblPr>
    <w:tblStylePr w:type="firstRow">
      <w:rPr>
        <w:rFonts w:cs="Arial"/>
      </w:rPr>
      <w:tblPr/>
      <w:tcPr>
        <w:tcBorders>
          <w:bottom w:val="single" w:sz="12" w:space="0" w:color="000000"/>
          <w:tl2br w:val="none" w:sz="0" w:space="0" w:color="auto"/>
          <w:tr2bl w:val="none" w:sz="0" w:space="0" w:color="auto"/>
        </w:tcBorders>
      </w:tcPr>
    </w:tblStylePr>
    <w:tblStylePr w:type="lastRow">
      <w:rPr>
        <w:rFonts w:cs="Arial"/>
      </w:rPr>
      <w:tblPr/>
      <w:tcPr>
        <w:tcBorders>
          <w:top w:val="single" w:sz="12" w:space="0" w:color="000000"/>
          <w:tl2br w:val="none" w:sz="0" w:space="0" w:color="auto"/>
          <w:tr2bl w:val="none" w:sz="0" w:space="0" w:color="auto"/>
        </w:tcBorders>
      </w:tcPr>
    </w:tblStylePr>
    <w:tblStylePr w:type="firstCol">
      <w:rPr>
        <w:rFonts w:cs="Arial"/>
      </w:rPr>
      <w:tblPr/>
      <w:tcPr>
        <w:tcBorders>
          <w:right w:val="single" w:sz="12" w:space="0" w:color="000000"/>
          <w:tl2br w:val="none" w:sz="0" w:space="0" w:color="auto"/>
          <w:tr2bl w:val="none" w:sz="0" w:space="0" w:color="auto"/>
        </w:tcBorders>
        <w:shd w:val="pct25" w:color="008000" w:fill="FFFFFF"/>
      </w:tcPr>
    </w:tblStylePr>
    <w:tblStylePr w:type="lastCol">
      <w:rPr>
        <w:rFonts w:cs="Arial"/>
      </w:rPr>
      <w:tblPr/>
      <w:tcPr>
        <w:tcBorders>
          <w:left w:val="single" w:sz="12" w:space="0" w:color="000000"/>
          <w:tl2br w:val="none" w:sz="0" w:space="0" w:color="auto"/>
          <w:tr2bl w:val="none" w:sz="0" w:space="0" w:color="auto"/>
        </w:tcBorders>
        <w:shd w:val="pct25" w:color="808000" w:fill="FFFFFF"/>
      </w:tcPr>
    </w:tblStylePr>
    <w:tblStylePr w:type="neCell">
      <w:rPr>
        <w:rFonts w:cs="Arial"/>
        <w:b/>
        <w:bCs/>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Theme">
    <w:name w:val="Table Theme"/>
    <w:basedOn w:val="TableNormal"/>
    <w:semiHidden/>
    <w:rsid w:val="00C36BCD"/>
    <w:pPr>
      <w:spacing w:after="0" w:line="264" w:lineRule="auto"/>
    </w:pPr>
    <w:rPr>
      <w:rFonts w:ascii="Arial" w:eastAsia="Times New Roman" w:hAnsi="Arial" w:cs="Arial"/>
      <w:sz w:val="21"/>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C36BCD"/>
    <w:pPr>
      <w:spacing w:after="0" w:line="264" w:lineRule="auto"/>
    </w:pPr>
    <w:rPr>
      <w:rFonts w:ascii="Arial" w:eastAsia="Times New Roman" w:hAnsi="Arial" w:cs="Arial"/>
      <w:sz w:val="21"/>
      <w:szCs w:val="20"/>
      <w:lang w:eastAsia="en-A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Arial"/>
        <w:color w:val="auto"/>
      </w:rPr>
      <w:tblPr/>
      <w:tcPr>
        <w:tcBorders>
          <w:tl2br w:val="none" w:sz="0" w:space="0" w:color="auto"/>
          <w:tr2bl w:val="none" w:sz="0" w:space="0" w:color="auto"/>
        </w:tcBorders>
      </w:tcPr>
    </w:tblStylePr>
  </w:style>
  <w:style w:type="table" w:styleId="TableWeb2">
    <w:name w:val="Table Web 2"/>
    <w:basedOn w:val="TableNormal"/>
    <w:semiHidden/>
    <w:rsid w:val="00C36BCD"/>
    <w:pPr>
      <w:spacing w:after="0" w:line="264" w:lineRule="auto"/>
    </w:pPr>
    <w:rPr>
      <w:rFonts w:ascii="Arial" w:eastAsia="Times New Roman" w:hAnsi="Arial" w:cs="Arial"/>
      <w:sz w:val="21"/>
      <w:szCs w:val="20"/>
      <w:lang w:eastAsia="en-A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Arial"/>
        <w:color w:val="auto"/>
      </w:rPr>
      <w:tblPr/>
      <w:tcPr>
        <w:tcBorders>
          <w:tl2br w:val="none" w:sz="0" w:space="0" w:color="auto"/>
          <w:tr2bl w:val="none" w:sz="0" w:space="0" w:color="auto"/>
        </w:tcBorders>
      </w:tcPr>
    </w:tblStylePr>
  </w:style>
  <w:style w:type="table" w:styleId="TableWeb3">
    <w:name w:val="Table Web 3"/>
    <w:basedOn w:val="TableNormal"/>
    <w:semiHidden/>
    <w:rsid w:val="00C36BCD"/>
    <w:pPr>
      <w:spacing w:after="0" w:line="264" w:lineRule="auto"/>
    </w:pPr>
    <w:rPr>
      <w:rFonts w:ascii="Arial" w:eastAsia="Times New Roman" w:hAnsi="Arial" w:cs="Arial"/>
      <w:sz w:val="21"/>
      <w:szCs w:val="20"/>
      <w:lang w:eastAsia="en-A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Arial"/>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C36BCD"/>
    <w:pPr>
      <w:pBdr>
        <w:bottom w:val="single" w:sz="24" w:space="12" w:color="C0C0C0"/>
      </w:pBdr>
      <w:spacing w:after="240" w:line="264" w:lineRule="auto"/>
    </w:pPr>
    <w:rPr>
      <w:rFonts w:ascii="Arial" w:eastAsia="Times New Roman" w:hAnsi="Arial" w:cs="Arial"/>
      <w:bCs/>
      <w:kern w:val="28"/>
      <w:sz w:val="48"/>
      <w:szCs w:val="32"/>
      <w:lang w:eastAsia="en-AU"/>
    </w:rPr>
  </w:style>
  <w:style w:type="character" w:customStyle="1" w:styleId="TitleChar">
    <w:name w:val="Title Char"/>
    <w:basedOn w:val="DefaultParagraphFont"/>
    <w:link w:val="Title"/>
    <w:rsid w:val="00C36BCD"/>
    <w:rPr>
      <w:rFonts w:ascii="Arial" w:eastAsia="Times New Roman" w:hAnsi="Arial" w:cs="Arial"/>
      <w:bCs/>
      <w:kern w:val="28"/>
      <w:sz w:val="48"/>
      <w:szCs w:val="32"/>
      <w:lang w:eastAsia="en-AU"/>
    </w:rPr>
  </w:style>
  <w:style w:type="paragraph" w:styleId="TOAHeading">
    <w:name w:val="toa heading"/>
    <w:basedOn w:val="Normal"/>
    <w:next w:val="Normal"/>
    <w:semiHidden/>
    <w:rsid w:val="00C36BCD"/>
    <w:pPr>
      <w:spacing w:before="120" w:after="0" w:line="264" w:lineRule="auto"/>
    </w:pPr>
    <w:rPr>
      <w:rFonts w:ascii="Arial" w:eastAsia="Times New Roman" w:hAnsi="Arial" w:cs="Arial"/>
      <w:b/>
      <w:bCs/>
      <w:sz w:val="21"/>
      <w:szCs w:val="24"/>
      <w:lang w:eastAsia="en-AU"/>
    </w:rPr>
  </w:style>
  <w:style w:type="paragraph" w:styleId="TOC4">
    <w:name w:val="toc 4"/>
    <w:basedOn w:val="Normal"/>
    <w:next w:val="Normal"/>
    <w:autoRedefine/>
    <w:uiPriority w:val="39"/>
    <w:rsid w:val="00C36BCD"/>
    <w:pPr>
      <w:spacing w:after="0" w:line="264" w:lineRule="auto"/>
      <w:ind w:left="720"/>
    </w:pPr>
    <w:rPr>
      <w:rFonts w:ascii="Arial" w:eastAsia="Times New Roman" w:hAnsi="Arial" w:cs="Arial"/>
      <w:sz w:val="21"/>
      <w:szCs w:val="20"/>
      <w:lang w:eastAsia="en-AU"/>
    </w:rPr>
  </w:style>
  <w:style w:type="paragraph" w:styleId="TOC5">
    <w:name w:val="toc 5"/>
    <w:basedOn w:val="Normal"/>
    <w:next w:val="Normal"/>
    <w:autoRedefine/>
    <w:uiPriority w:val="39"/>
    <w:rsid w:val="00C36BCD"/>
    <w:pPr>
      <w:spacing w:after="0" w:line="264" w:lineRule="auto"/>
      <w:ind w:left="960"/>
    </w:pPr>
    <w:rPr>
      <w:rFonts w:ascii="Arial" w:eastAsia="Times New Roman" w:hAnsi="Arial" w:cs="Arial"/>
      <w:sz w:val="21"/>
      <w:szCs w:val="20"/>
      <w:lang w:eastAsia="en-AU"/>
    </w:rPr>
  </w:style>
  <w:style w:type="paragraph" w:styleId="TOC6">
    <w:name w:val="toc 6"/>
    <w:basedOn w:val="Normal"/>
    <w:next w:val="Normal"/>
    <w:autoRedefine/>
    <w:uiPriority w:val="39"/>
    <w:rsid w:val="00C36BCD"/>
    <w:pPr>
      <w:spacing w:after="0" w:line="264" w:lineRule="auto"/>
      <w:ind w:left="1200"/>
    </w:pPr>
    <w:rPr>
      <w:rFonts w:ascii="Arial" w:eastAsia="Times New Roman" w:hAnsi="Arial" w:cs="Arial"/>
      <w:sz w:val="21"/>
      <w:szCs w:val="20"/>
      <w:lang w:eastAsia="en-AU"/>
    </w:rPr>
  </w:style>
  <w:style w:type="paragraph" w:styleId="TOC7">
    <w:name w:val="toc 7"/>
    <w:basedOn w:val="Normal"/>
    <w:next w:val="Normal"/>
    <w:autoRedefine/>
    <w:uiPriority w:val="39"/>
    <w:rsid w:val="00C36BCD"/>
    <w:pPr>
      <w:spacing w:after="0" w:line="264" w:lineRule="auto"/>
      <w:ind w:left="1440"/>
    </w:pPr>
    <w:rPr>
      <w:rFonts w:ascii="Arial" w:eastAsia="Times New Roman" w:hAnsi="Arial" w:cs="Arial"/>
      <w:sz w:val="21"/>
      <w:szCs w:val="20"/>
      <w:lang w:eastAsia="en-AU"/>
    </w:rPr>
  </w:style>
  <w:style w:type="paragraph" w:styleId="TOC8">
    <w:name w:val="toc 8"/>
    <w:basedOn w:val="Normal"/>
    <w:next w:val="Normal"/>
    <w:autoRedefine/>
    <w:uiPriority w:val="39"/>
    <w:rsid w:val="00C36BCD"/>
    <w:pPr>
      <w:tabs>
        <w:tab w:val="left" w:pos="1418"/>
        <w:tab w:val="right" w:leader="dot" w:pos="8489"/>
      </w:tabs>
      <w:spacing w:before="120" w:after="0" w:line="264" w:lineRule="auto"/>
    </w:pPr>
    <w:rPr>
      <w:rFonts w:ascii="Arial" w:eastAsia="Times New Roman" w:hAnsi="Arial" w:cs="Arial"/>
      <w:sz w:val="21"/>
      <w:szCs w:val="20"/>
      <w:lang w:eastAsia="en-AU"/>
    </w:rPr>
  </w:style>
  <w:style w:type="paragraph" w:styleId="TOC9">
    <w:name w:val="toc 9"/>
    <w:basedOn w:val="Normal"/>
    <w:next w:val="Normal"/>
    <w:autoRedefine/>
    <w:uiPriority w:val="39"/>
    <w:rsid w:val="00C36BCD"/>
    <w:pPr>
      <w:pBdr>
        <w:bottom w:val="single" w:sz="6" w:space="1" w:color="C0C0C0"/>
        <w:between w:val="single" w:sz="6" w:space="1" w:color="C0C0C0"/>
      </w:pBdr>
      <w:tabs>
        <w:tab w:val="right" w:pos="8499"/>
      </w:tabs>
      <w:spacing w:before="120" w:after="0" w:line="264" w:lineRule="auto"/>
      <w:ind w:left="720" w:hanging="720"/>
    </w:pPr>
    <w:rPr>
      <w:rFonts w:ascii="Arial" w:eastAsia="Times New Roman" w:hAnsi="Arial" w:cs="Arial"/>
      <w:b/>
      <w:caps/>
      <w:sz w:val="21"/>
      <w:szCs w:val="20"/>
      <w:lang w:eastAsia="en-AU"/>
    </w:rPr>
  </w:style>
  <w:style w:type="paragraph" w:customStyle="1" w:styleId="InstructionText">
    <w:name w:val="Instruction Text"/>
    <w:basedOn w:val="Normal"/>
    <w:rsid w:val="00C36BCD"/>
    <w:pPr>
      <w:spacing w:after="0" w:line="264" w:lineRule="auto"/>
    </w:pPr>
    <w:rPr>
      <w:rFonts w:ascii="Arial" w:eastAsia="Times New Roman" w:hAnsi="Arial" w:cs="Arial"/>
      <w:sz w:val="21"/>
      <w:szCs w:val="20"/>
      <w:lang w:eastAsia="en-AU"/>
    </w:rPr>
  </w:style>
  <w:style w:type="character" w:customStyle="1" w:styleId="Hint">
    <w:name w:val="Hint"/>
    <w:semiHidden/>
    <w:rsid w:val="00C36BCD"/>
    <w:rPr>
      <w:rFonts w:ascii="Arial" w:hAnsi="Arial" w:cs="Arial"/>
      <w:vanish/>
      <w:color w:val="FF0000"/>
      <w:sz w:val="19"/>
    </w:rPr>
  </w:style>
  <w:style w:type="paragraph" w:customStyle="1" w:styleId="Level1Legal">
    <w:name w:val="Level 1 (Legal)"/>
    <w:basedOn w:val="Normal"/>
    <w:next w:val="FO1Legal"/>
    <w:qFormat/>
    <w:rsid w:val="00C36BCD"/>
    <w:pPr>
      <w:keepNext/>
      <w:numPr>
        <w:numId w:val="12"/>
      </w:numPr>
      <w:pBdr>
        <w:bottom w:val="single" w:sz="6" w:space="1" w:color="C0C0C0"/>
      </w:pBdr>
      <w:spacing w:before="720" w:after="240" w:line="264" w:lineRule="auto"/>
      <w:outlineLvl w:val="0"/>
    </w:pPr>
    <w:rPr>
      <w:rFonts w:ascii="Arial" w:eastAsia="Times New Roman" w:hAnsi="Arial" w:cs="Arial"/>
      <w:b/>
      <w:sz w:val="21"/>
      <w:szCs w:val="20"/>
      <w:lang w:eastAsia="en-AU"/>
    </w:rPr>
  </w:style>
  <w:style w:type="paragraph" w:customStyle="1" w:styleId="Level2Legal">
    <w:name w:val="Level 2 (Legal)"/>
    <w:basedOn w:val="Normal"/>
    <w:next w:val="FO2Legal"/>
    <w:link w:val="Level2LegalChar"/>
    <w:qFormat/>
    <w:rsid w:val="00C36BCD"/>
    <w:pPr>
      <w:keepNext/>
      <w:numPr>
        <w:ilvl w:val="1"/>
        <w:numId w:val="12"/>
      </w:numPr>
      <w:spacing w:after="240" w:line="264" w:lineRule="auto"/>
      <w:outlineLvl w:val="1"/>
    </w:pPr>
    <w:rPr>
      <w:rFonts w:ascii="Arial" w:eastAsia="Times New Roman" w:hAnsi="Arial" w:cs="Arial"/>
      <w:b/>
      <w:sz w:val="21"/>
      <w:szCs w:val="20"/>
      <w:lang w:eastAsia="en-AU"/>
    </w:rPr>
  </w:style>
  <w:style w:type="paragraph" w:customStyle="1" w:styleId="Level3Legal">
    <w:name w:val="Level 3 (Legal)"/>
    <w:basedOn w:val="Normal"/>
    <w:link w:val="Level3LegalChar"/>
    <w:qFormat/>
    <w:rsid w:val="00C36BCD"/>
    <w:pPr>
      <w:numPr>
        <w:ilvl w:val="2"/>
        <w:numId w:val="12"/>
      </w:numPr>
      <w:spacing w:after="240" w:line="264" w:lineRule="auto"/>
    </w:pPr>
    <w:rPr>
      <w:rFonts w:ascii="Arial" w:eastAsia="Times New Roman" w:hAnsi="Arial" w:cs="Arial"/>
      <w:sz w:val="21"/>
      <w:szCs w:val="20"/>
      <w:lang w:eastAsia="en-AU"/>
    </w:rPr>
  </w:style>
  <w:style w:type="paragraph" w:customStyle="1" w:styleId="Level4Legal">
    <w:name w:val="Level 4 (Legal)"/>
    <w:basedOn w:val="Normal"/>
    <w:link w:val="Level4LegalChar"/>
    <w:qFormat/>
    <w:rsid w:val="00C36BCD"/>
    <w:pPr>
      <w:numPr>
        <w:ilvl w:val="3"/>
        <w:numId w:val="12"/>
      </w:numPr>
      <w:spacing w:after="240" w:line="264" w:lineRule="auto"/>
    </w:pPr>
    <w:rPr>
      <w:rFonts w:ascii="Arial" w:eastAsia="Times New Roman" w:hAnsi="Arial" w:cs="Arial"/>
      <w:sz w:val="21"/>
      <w:szCs w:val="20"/>
      <w:lang w:eastAsia="en-AU"/>
    </w:rPr>
  </w:style>
  <w:style w:type="paragraph" w:customStyle="1" w:styleId="Level5Legal">
    <w:name w:val="Level 5 (Legal)"/>
    <w:basedOn w:val="Normal"/>
    <w:qFormat/>
    <w:rsid w:val="00C36BCD"/>
    <w:pPr>
      <w:numPr>
        <w:ilvl w:val="4"/>
        <w:numId w:val="12"/>
      </w:numPr>
      <w:spacing w:after="240" w:line="264" w:lineRule="auto"/>
    </w:pPr>
    <w:rPr>
      <w:rFonts w:ascii="Arial" w:eastAsia="Times New Roman" w:hAnsi="Arial" w:cs="Arial"/>
      <w:sz w:val="21"/>
      <w:szCs w:val="20"/>
      <w:lang w:eastAsia="en-AU"/>
    </w:rPr>
  </w:style>
  <w:style w:type="paragraph" w:customStyle="1" w:styleId="RecitalsA">
    <w:name w:val="Recitals A"/>
    <w:basedOn w:val="Normal"/>
    <w:link w:val="RecitalsAChar"/>
    <w:rsid w:val="00C36BCD"/>
    <w:pPr>
      <w:numPr>
        <w:numId w:val="1"/>
      </w:numPr>
      <w:spacing w:after="240" w:line="264" w:lineRule="auto"/>
    </w:pPr>
    <w:rPr>
      <w:rFonts w:ascii="Arial" w:eastAsia="Times New Roman" w:hAnsi="Arial" w:cs="Arial"/>
      <w:sz w:val="21"/>
      <w:szCs w:val="20"/>
      <w:lang w:eastAsia="en-AU"/>
    </w:rPr>
  </w:style>
  <w:style w:type="paragraph" w:customStyle="1" w:styleId="AdvicesA">
    <w:name w:val="Advices A"/>
    <w:basedOn w:val="Normal"/>
    <w:next w:val="Normal"/>
    <w:rsid w:val="00C36BCD"/>
    <w:pPr>
      <w:keepNext/>
      <w:numPr>
        <w:numId w:val="16"/>
      </w:numPr>
      <w:tabs>
        <w:tab w:val="clear" w:pos="720"/>
      </w:tabs>
      <w:spacing w:after="240" w:line="264" w:lineRule="auto"/>
    </w:pPr>
    <w:rPr>
      <w:rFonts w:ascii="Arial" w:eastAsia="Times New Roman" w:hAnsi="Arial" w:cs="Arial"/>
      <w:b/>
      <w:sz w:val="21"/>
      <w:szCs w:val="20"/>
      <w:lang w:eastAsia="en-AU"/>
    </w:rPr>
  </w:style>
  <w:style w:type="paragraph" w:customStyle="1" w:styleId="Advicesa0">
    <w:name w:val="Advices (a)"/>
    <w:basedOn w:val="Normal"/>
    <w:next w:val="Normal"/>
    <w:rsid w:val="00C36BCD"/>
    <w:pPr>
      <w:keepNext/>
      <w:numPr>
        <w:ilvl w:val="1"/>
        <w:numId w:val="16"/>
      </w:numPr>
      <w:tabs>
        <w:tab w:val="clear" w:pos="720"/>
      </w:tabs>
      <w:spacing w:after="240" w:line="264" w:lineRule="auto"/>
    </w:pPr>
    <w:rPr>
      <w:rFonts w:ascii="Arial" w:eastAsia="Times New Roman" w:hAnsi="Arial" w:cs="Arial"/>
      <w:b/>
      <w:sz w:val="21"/>
      <w:szCs w:val="20"/>
      <w:lang w:eastAsia="en-AU"/>
    </w:rPr>
  </w:style>
  <w:style w:type="paragraph" w:customStyle="1" w:styleId="FO1Legal">
    <w:name w:val="FO_1 (Legal)"/>
    <w:basedOn w:val="Normal"/>
    <w:rsid w:val="00C36BCD"/>
    <w:pPr>
      <w:spacing w:after="240" w:line="264" w:lineRule="auto"/>
      <w:ind w:left="720"/>
    </w:pPr>
    <w:rPr>
      <w:rFonts w:ascii="Arial" w:eastAsia="Times New Roman" w:hAnsi="Arial" w:cs="Arial"/>
      <w:sz w:val="21"/>
      <w:szCs w:val="20"/>
      <w:lang w:eastAsia="en-AU"/>
    </w:rPr>
  </w:style>
  <w:style w:type="paragraph" w:customStyle="1" w:styleId="FO2Legal">
    <w:name w:val="FO_2 (Legal)"/>
    <w:basedOn w:val="Normal"/>
    <w:link w:val="FO2LegalChar"/>
    <w:rsid w:val="00C36BCD"/>
    <w:pPr>
      <w:spacing w:after="240" w:line="264" w:lineRule="auto"/>
      <w:ind w:left="720"/>
    </w:pPr>
    <w:rPr>
      <w:rFonts w:ascii="Arial" w:eastAsia="Times New Roman" w:hAnsi="Arial" w:cs="Arial"/>
      <w:sz w:val="21"/>
      <w:szCs w:val="20"/>
      <w:lang w:eastAsia="en-AU"/>
    </w:rPr>
  </w:style>
  <w:style w:type="paragraph" w:customStyle="1" w:styleId="FO3Legal">
    <w:name w:val="FO_3 (Legal)"/>
    <w:basedOn w:val="Normal"/>
    <w:link w:val="FO3LegalChar"/>
    <w:rsid w:val="00C36BCD"/>
    <w:pPr>
      <w:spacing w:after="240" w:line="264" w:lineRule="auto"/>
      <w:ind w:left="1440"/>
    </w:pPr>
    <w:rPr>
      <w:rFonts w:ascii="Arial" w:eastAsia="Times New Roman" w:hAnsi="Arial" w:cs="Arial"/>
      <w:sz w:val="21"/>
      <w:szCs w:val="20"/>
      <w:lang w:eastAsia="en-AU"/>
    </w:rPr>
  </w:style>
  <w:style w:type="paragraph" w:customStyle="1" w:styleId="FO4Legal">
    <w:name w:val="FO_4 (Legal)"/>
    <w:basedOn w:val="Normal"/>
    <w:rsid w:val="00C36BCD"/>
    <w:pPr>
      <w:spacing w:after="240" w:line="264" w:lineRule="auto"/>
      <w:ind w:left="2160"/>
    </w:pPr>
    <w:rPr>
      <w:rFonts w:ascii="Arial" w:eastAsia="Times New Roman" w:hAnsi="Arial" w:cs="Arial"/>
      <w:sz w:val="21"/>
      <w:szCs w:val="20"/>
      <w:lang w:eastAsia="en-AU"/>
    </w:rPr>
  </w:style>
  <w:style w:type="paragraph" w:customStyle="1" w:styleId="FO5Legal">
    <w:name w:val="FO_5 (Legal)"/>
    <w:basedOn w:val="Normal"/>
    <w:rsid w:val="00C36BCD"/>
    <w:pPr>
      <w:spacing w:after="240" w:line="264" w:lineRule="auto"/>
      <w:ind w:left="2880"/>
    </w:pPr>
    <w:rPr>
      <w:rFonts w:ascii="Arial" w:eastAsia="Times New Roman" w:hAnsi="Arial" w:cs="Arial"/>
      <w:sz w:val="21"/>
      <w:szCs w:val="20"/>
      <w:lang w:eastAsia="en-AU"/>
    </w:rPr>
  </w:style>
  <w:style w:type="paragraph" w:customStyle="1" w:styleId="FO1List">
    <w:name w:val="FO_1 (List)"/>
    <w:basedOn w:val="Normal"/>
    <w:rsid w:val="00C36BCD"/>
    <w:pPr>
      <w:spacing w:after="240" w:line="264" w:lineRule="auto"/>
      <w:ind w:left="720"/>
    </w:pPr>
    <w:rPr>
      <w:rFonts w:ascii="Arial" w:eastAsia="Times New Roman" w:hAnsi="Arial" w:cs="Arial"/>
      <w:sz w:val="21"/>
      <w:szCs w:val="20"/>
      <w:lang w:eastAsia="en-AU"/>
    </w:rPr>
  </w:style>
  <w:style w:type="paragraph" w:customStyle="1" w:styleId="FO2List">
    <w:name w:val="FO_2 (List)"/>
    <w:basedOn w:val="Normal"/>
    <w:rsid w:val="00C36BCD"/>
    <w:pPr>
      <w:spacing w:after="240" w:line="264" w:lineRule="auto"/>
      <w:ind w:left="1440"/>
    </w:pPr>
    <w:rPr>
      <w:rFonts w:ascii="Arial" w:eastAsia="Times New Roman" w:hAnsi="Arial" w:cs="Arial"/>
      <w:sz w:val="21"/>
      <w:szCs w:val="20"/>
      <w:lang w:eastAsia="en-AU"/>
    </w:rPr>
  </w:style>
  <w:style w:type="paragraph" w:customStyle="1" w:styleId="FO3List">
    <w:name w:val="FO_3 (List)"/>
    <w:basedOn w:val="Normal"/>
    <w:rsid w:val="00C36BCD"/>
    <w:pPr>
      <w:spacing w:after="240" w:line="264" w:lineRule="auto"/>
      <w:ind w:left="2160"/>
    </w:pPr>
    <w:rPr>
      <w:rFonts w:ascii="Arial" w:eastAsia="Times New Roman" w:hAnsi="Arial" w:cs="Arial"/>
      <w:sz w:val="21"/>
      <w:szCs w:val="20"/>
      <w:lang w:eastAsia="en-AU"/>
    </w:rPr>
  </w:style>
  <w:style w:type="paragraph" w:customStyle="1" w:styleId="FO4List">
    <w:name w:val="FO_4 (List)"/>
    <w:basedOn w:val="Normal"/>
    <w:rsid w:val="00C36BCD"/>
    <w:pPr>
      <w:spacing w:after="240" w:line="264" w:lineRule="auto"/>
      <w:ind w:left="2880"/>
    </w:pPr>
    <w:rPr>
      <w:rFonts w:ascii="Arial" w:eastAsia="Times New Roman" w:hAnsi="Arial" w:cs="Arial"/>
      <w:sz w:val="21"/>
      <w:szCs w:val="20"/>
      <w:lang w:eastAsia="en-AU"/>
    </w:rPr>
  </w:style>
  <w:style w:type="paragraph" w:customStyle="1" w:styleId="FO5List">
    <w:name w:val="FO_5 (List)"/>
    <w:basedOn w:val="Normal"/>
    <w:rsid w:val="00C36BCD"/>
    <w:pPr>
      <w:spacing w:after="240" w:line="264" w:lineRule="auto"/>
      <w:ind w:left="3600"/>
    </w:pPr>
    <w:rPr>
      <w:rFonts w:ascii="Arial" w:eastAsia="Times New Roman" w:hAnsi="Arial" w:cs="Arial"/>
      <w:sz w:val="21"/>
      <w:szCs w:val="20"/>
      <w:lang w:eastAsia="en-AU"/>
    </w:rPr>
  </w:style>
  <w:style w:type="table" w:customStyle="1" w:styleId="TableTransactionSummary">
    <w:name w:val="Table Transaction Summary"/>
    <w:rsid w:val="00C36BCD"/>
    <w:pPr>
      <w:spacing w:after="0" w:line="264" w:lineRule="auto"/>
    </w:pPr>
    <w:rPr>
      <w:rFonts w:ascii="Arial" w:eastAsia="Times New Roman" w:hAnsi="Arial" w:cs="Arial"/>
      <w:sz w:val="21"/>
      <w:szCs w:val="20"/>
      <w:lang w:eastAsia="en-AU"/>
    </w:rPr>
    <w:tblPr>
      <w:tblInd w:w="0" w:type="dxa"/>
      <w:tblCellMar>
        <w:top w:w="227" w:type="dxa"/>
        <w:left w:w="108" w:type="dxa"/>
        <w:bottom w:w="227" w:type="dxa"/>
        <w:right w:w="108" w:type="dxa"/>
      </w:tblCellMar>
    </w:tblPr>
    <w:trPr>
      <w:cantSplit/>
    </w:trPr>
  </w:style>
  <w:style w:type="numbering" w:styleId="ArticleSection">
    <w:name w:val="Outline List 3"/>
    <w:basedOn w:val="NoList"/>
    <w:rsid w:val="00C36BCD"/>
    <w:pPr>
      <w:numPr>
        <w:numId w:val="2"/>
      </w:numPr>
    </w:pPr>
  </w:style>
  <w:style w:type="paragraph" w:customStyle="1" w:styleId="DAHeading">
    <w:name w:val="DA Heading"/>
    <w:basedOn w:val="Heading1"/>
    <w:next w:val="Normal"/>
    <w:rsid w:val="00C36BCD"/>
    <w:pPr>
      <w:keepLines w:val="0"/>
      <w:spacing w:before="480" w:after="240" w:line="240" w:lineRule="auto"/>
      <w:outlineLvl w:val="9"/>
    </w:pPr>
    <w:rPr>
      <w:rFonts w:ascii="Arial" w:eastAsia="Times New Roman" w:hAnsi="Arial" w:cs="Arial"/>
      <w:b/>
      <w:caps/>
      <w:color w:val="auto"/>
      <w:sz w:val="21"/>
      <w:szCs w:val="20"/>
      <w:lang w:eastAsia="en-AU"/>
    </w:rPr>
  </w:style>
  <w:style w:type="paragraph" w:customStyle="1" w:styleId="ScheduleHeading">
    <w:name w:val="Schedule Heading"/>
    <w:basedOn w:val="Heading1"/>
    <w:next w:val="Normal"/>
    <w:rsid w:val="00C36BCD"/>
    <w:pPr>
      <w:keepLines w:val="0"/>
      <w:pageBreakBefore/>
      <w:pBdr>
        <w:bottom w:val="single" w:sz="6" w:space="1" w:color="C0C0C0"/>
      </w:pBdr>
      <w:spacing w:after="240" w:line="240" w:lineRule="auto"/>
      <w:outlineLvl w:val="9"/>
    </w:pPr>
    <w:rPr>
      <w:rFonts w:ascii="Arial" w:eastAsia="Times New Roman" w:hAnsi="Arial" w:cs="Arial"/>
      <w:b/>
      <w:color w:val="auto"/>
      <w:sz w:val="21"/>
      <w:szCs w:val="20"/>
      <w:lang w:eastAsia="en-AU"/>
    </w:rPr>
  </w:style>
  <w:style w:type="character" w:customStyle="1" w:styleId="FO2LegalChar">
    <w:name w:val="FO_2 (Legal) Char"/>
    <w:link w:val="FO2Legal"/>
    <w:rsid w:val="00C36BCD"/>
    <w:rPr>
      <w:rFonts w:ascii="Arial" w:eastAsia="Times New Roman" w:hAnsi="Arial" w:cs="Arial"/>
      <w:sz w:val="21"/>
      <w:szCs w:val="20"/>
      <w:lang w:eastAsia="en-AU"/>
    </w:rPr>
  </w:style>
  <w:style w:type="character" w:customStyle="1" w:styleId="Level2LegalChar">
    <w:name w:val="Level 2 (Legal) Char"/>
    <w:link w:val="Level2Legal"/>
    <w:rsid w:val="00C36BCD"/>
    <w:rPr>
      <w:rFonts w:ascii="Arial" w:eastAsia="Times New Roman" w:hAnsi="Arial" w:cs="Arial"/>
      <w:b/>
      <w:sz w:val="21"/>
      <w:szCs w:val="20"/>
      <w:lang w:eastAsia="en-AU"/>
    </w:rPr>
  </w:style>
  <w:style w:type="character" w:customStyle="1" w:styleId="Level3LegalChar">
    <w:name w:val="Level 3 (Legal) Char"/>
    <w:link w:val="Level3Legal"/>
    <w:rsid w:val="00C36BCD"/>
    <w:rPr>
      <w:rFonts w:ascii="Arial" w:eastAsia="Times New Roman" w:hAnsi="Arial" w:cs="Arial"/>
      <w:sz w:val="21"/>
      <w:szCs w:val="20"/>
      <w:lang w:eastAsia="en-AU"/>
    </w:rPr>
  </w:style>
  <w:style w:type="paragraph" w:customStyle="1" w:styleId="DATitle">
    <w:name w:val="DA Title"/>
    <w:basedOn w:val="Normal"/>
    <w:next w:val="Normal"/>
    <w:link w:val="DATitleChar"/>
    <w:rsid w:val="00C36BCD"/>
    <w:pPr>
      <w:pBdr>
        <w:bottom w:val="single" w:sz="24" w:space="12" w:color="808080"/>
      </w:pBdr>
      <w:spacing w:after="240" w:line="264" w:lineRule="auto"/>
    </w:pPr>
    <w:rPr>
      <w:rFonts w:ascii="Arial" w:eastAsia="Times New Roman" w:hAnsi="Arial" w:cs="Arial"/>
      <w:kern w:val="28"/>
      <w:sz w:val="48"/>
      <w:szCs w:val="20"/>
      <w:lang w:eastAsia="en-AU"/>
    </w:rPr>
  </w:style>
  <w:style w:type="paragraph" w:customStyle="1" w:styleId="SubjectMatterDescription">
    <w:name w:val="Subject (Matter Description)"/>
    <w:basedOn w:val="Normal"/>
    <w:next w:val="Normal"/>
    <w:rsid w:val="00C36BCD"/>
    <w:pPr>
      <w:pBdr>
        <w:bottom w:val="single" w:sz="6" w:space="1" w:color="C0C0C0"/>
      </w:pBdr>
      <w:spacing w:after="0" w:line="264" w:lineRule="auto"/>
    </w:pPr>
    <w:rPr>
      <w:rFonts w:ascii="Arial" w:eastAsia="Times New Roman" w:hAnsi="Arial" w:cs="Arial"/>
      <w:b/>
      <w:sz w:val="21"/>
      <w:szCs w:val="20"/>
      <w:lang w:eastAsia="en-AU"/>
    </w:rPr>
  </w:style>
  <w:style w:type="paragraph" w:customStyle="1" w:styleId="Definitionsitem">
    <w:name w:val="Definitions item"/>
    <w:basedOn w:val="Normal"/>
    <w:rsid w:val="00C36BCD"/>
    <w:pPr>
      <w:numPr>
        <w:numId w:val="15"/>
      </w:numPr>
      <w:spacing w:after="240" w:line="264" w:lineRule="auto"/>
    </w:pPr>
    <w:rPr>
      <w:rFonts w:ascii="Arial" w:eastAsia="Times New Roman" w:hAnsi="Arial" w:cs="Arial"/>
      <w:sz w:val="21"/>
      <w:szCs w:val="20"/>
      <w:lang w:eastAsia="en-AU"/>
    </w:rPr>
  </w:style>
  <w:style w:type="paragraph" w:customStyle="1" w:styleId="Definitionsa">
    <w:name w:val="Definitions (a)"/>
    <w:basedOn w:val="Normal"/>
    <w:rsid w:val="00C36BCD"/>
    <w:pPr>
      <w:numPr>
        <w:ilvl w:val="1"/>
        <w:numId w:val="15"/>
      </w:numPr>
      <w:spacing w:after="240" w:line="264" w:lineRule="auto"/>
    </w:pPr>
    <w:rPr>
      <w:rFonts w:ascii="Arial" w:eastAsia="Times New Roman" w:hAnsi="Arial" w:cs="Arial"/>
      <w:sz w:val="21"/>
      <w:szCs w:val="20"/>
      <w:lang w:eastAsia="en-AU"/>
    </w:rPr>
  </w:style>
  <w:style w:type="paragraph" w:customStyle="1" w:styleId="Definitionsi">
    <w:name w:val="Definitions (i)"/>
    <w:basedOn w:val="Normal"/>
    <w:rsid w:val="00C36BCD"/>
    <w:pPr>
      <w:numPr>
        <w:ilvl w:val="2"/>
        <w:numId w:val="15"/>
      </w:numPr>
      <w:spacing w:after="240" w:line="264" w:lineRule="auto"/>
    </w:pPr>
    <w:rPr>
      <w:rFonts w:ascii="Arial" w:eastAsia="Times New Roman" w:hAnsi="Arial" w:cs="Arial"/>
      <w:sz w:val="21"/>
      <w:szCs w:val="20"/>
      <w:lang w:eastAsia="en-AU"/>
    </w:rPr>
  </w:style>
  <w:style w:type="paragraph" w:styleId="ListParagraph">
    <w:name w:val="List Paragraph"/>
    <w:aliases w:val="List Paragraph1,Recommendation,List Paragraph11,L,List Paragraph2,Bullet Point,Bullet points,Content descriptions,Bullet Points,AR bullet 1,#List Paragraph,Bullet point,NFP GP Bulleted List,Number,FooterText,numbered,Paragraphe de liste1"/>
    <w:basedOn w:val="Normal"/>
    <w:link w:val="ListParagraphChar"/>
    <w:uiPriority w:val="34"/>
    <w:qFormat/>
    <w:rsid w:val="00C36BCD"/>
    <w:pPr>
      <w:spacing w:after="0" w:line="264" w:lineRule="auto"/>
      <w:ind w:left="720"/>
    </w:pPr>
    <w:rPr>
      <w:rFonts w:ascii="Arial" w:eastAsia="Times New Roman" w:hAnsi="Arial" w:cs="Arial"/>
      <w:sz w:val="21"/>
      <w:szCs w:val="20"/>
      <w:lang w:eastAsia="en-AU"/>
    </w:rPr>
  </w:style>
  <w:style w:type="table" w:customStyle="1" w:styleId="TableHDYwithoutheaderrow">
    <w:name w:val="Table HDY (without header row)"/>
    <w:basedOn w:val="TableNormal"/>
    <w:rsid w:val="00C36BCD"/>
    <w:pPr>
      <w:spacing w:after="0" w:line="240" w:lineRule="auto"/>
    </w:pPr>
    <w:rPr>
      <w:rFonts w:ascii="Times New Roman" w:eastAsia="Times New Roman" w:hAnsi="Times New Roman" w:cs="Times New Roman"/>
      <w:sz w:val="21"/>
      <w:szCs w:val="20"/>
      <w:lang w:eastAsia="en-A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Pr>
    <w:tblStylePr w:type="firstRow">
      <w:rPr>
        <w:b w:val="0"/>
      </w:rPr>
    </w:tblStylePr>
  </w:style>
  <w:style w:type="paragraph" w:customStyle="1" w:styleId="Level1Table">
    <w:name w:val="Level 1 (Table)"/>
    <w:basedOn w:val="Normal"/>
    <w:link w:val="Level1TableChar"/>
    <w:rsid w:val="00C36BCD"/>
    <w:pPr>
      <w:numPr>
        <w:numId w:val="17"/>
      </w:numPr>
      <w:spacing w:after="0" w:line="264" w:lineRule="auto"/>
    </w:pPr>
    <w:rPr>
      <w:rFonts w:ascii="Arial" w:eastAsia="Times New Roman" w:hAnsi="Arial" w:cs="Arial"/>
      <w:sz w:val="21"/>
      <w:szCs w:val="20"/>
      <w:lang w:eastAsia="en-AU"/>
    </w:rPr>
  </w:style>
  <w:style w:type="character" w:customStyle="1" w:styleId="Level1TableChar">
    <w:name w:val="Level 1 (Table) Char"/>
    <w:link w:val="Level1Table"/>
    <w:rsid w:val="00C36BCD"/>
    <w:rPr>
      <w:rFonts w:ascii="Arial" w:eastAsia="Times New Roman" w:hAnsi="Arial" w:cs="Arial"/>
      <w:sz w:val="21"/>
      <w:szCs w:val="20"/>
      <w:lang w:eastAsia="en-AU"/>
    </w:rPr>
  </w:style>
  <w:style w:type="paragraph" w:customStyle="1" w:styleId="Level2Table">
    <w:name w:val="Level 2 (Table)"/>
    <w:basedOn w:val="Normal"/>
    <w:link w:val="Level2TableChar"/>
    <w:rsid w:val="00C36BCD"/>
    <w:pPr>
      <w:numPr>
        <w:ilvl w:val="1"/>
        <w:numId w:val="17"/>
      </w:numPr>
      <w:tabs>
        <w:tab w:val="clear" w:pos="357"/>
      </w:tabs>
      <w:spacing w:after="0" w:line="264" w:lineRule="auto"/>
    </w:pPr>
    <w:rPr>
      <w:rFonts w:ascii="Arial" w:eastAsia="Times New Roman" w:hAnsi="Arial" w:cs="Arial"/>
      <w:sz w:val="21"/>
      <w:szCs w:val="20"/>
      <w:lang w:eastAsia="en-AU"/>
    </w:rPr>
  </w:style>
  <w:style w:type="character" w:customStyle="1" w:styleId="Level2TableChar">
    <w:name w:val="Level 2 (Table) Char"/>
    <w:link w:val="Level2Table"/>
    <w:rsid w:val="00C36BCD"/>
    <w:rPr>
      <w:rFonts w:ascii="Arial" w:eastAsia="Times New Roman" w:hAnsi="Arial" w:cs="Arial"/>
      <w:sz w:val="21"/>
      <w:szCs w:val="20"/>
      <w:lang w:eastAsia="en-AU"/>
    </w:rPr>
  </w:style>
  <w:style w:type="paragraph" w:customStyle="1" w:styleId="Level3Table">
    <w:name w:val="Level 3 (Table)"/>
    <w:basedOn w:val="Normal"/>
    <w:link w:val="Level3TableChar"/>
    <w:rsid w:val="00C36BCD"/>
    <w:pPr>
      <w:numPr>
        <w:ilvl w:val="2"/>
        <w:numId w:val="17"/>
      </w:numPr>
      <w:tabs>
        <w:tab w:val="clear" w:pos="357"/>
      </w:tabs>
      <w:spacing w:after="0" w:line="264" w:lineRule="auto"/>
    </w:pPr>
    <w:rPr>
      <w:rFonts w:ascii="Arial" w:eastAsia="Times New Roman" w:hAnsi="Arial" w:cs="Arial"/>
      <w:sz w:val="21"/>
      <w:szCs w:val="20"/>
      <w:lang w:eastAsia="en-AU"/>
    </w:rPr>
  </w:style>
  <w:style w:type="character" w:customStyle="1" w:styleId="Level3TableChar">
    <w:name w:val="Level 3 (Table) Char"/>
    <w:link w:val="Level3Table"/>
    <w:rsid w:val="00C36BCD"/>
    <w:rPr>
      <w:rFonts w:ascii="Arial" w:eastAsia="Times New Roman" w:hAnsi="Arial" w:cs="Arial"/>
      <w:sz w:val="21"/>
      <w:szCs w:val="20"/>
      <w:lang w:eastAsia="en-AU"/>
    </w:rPr>
  </w:style>
  <w:style w:type="paragraph" w:customStyle="1" w:styleId="Level4Table">
    <w:name w:val="Level 4 (Table)"/>
    <w:basedOn w:val="Normal"/>
    <w:link w:val="Level4TableChar"/>
    <w:rsid w:val="00C36BCD"/>
    <w:pPr>
      <w:numPr>
        <w:ilvl w:val="3"/>
        <w:numId w:val="17"/>
      </w:numPr>
      <w:tabs>
        <w:tab w:val="clear" w:pos="357"/>
      </w:tabs>
      <w:spacing w:after="0" w:line="264" w:lineRule="auto"/>
    </w:pPr>
    <w:rPr>
      <w:rFonts w:ascii="Arial" w:eastAsia="Times New Roman" w:hAnsi="Arial" w:cs="Arial"/>
      <w:sz w:val="21"/>
      <w:szCs w:val="20"/>
      <w:lang w:eastAsia="en-AU"/>
    </w:rPr>
  </w:style>
  <w:style w:type="character" w:customStyle="1" w:styleId="Level4TableChar">
    <w:name w:val="Level 4 (Table) Char"/>
    <w:link w:val="Level4Table"/>
    <w:rsid w:val="00C36BCD"/>
    <w:rPr>
      <w:rFonts w:ascii="Arial" w:eastAsia="Times New Roman" w:hAnsi="Arial" w:cs="Arial"/>
      <w:sz w:val="21"/>
      <w:szCs w:val="20"/>
      <w:lang w:eastAsia="en-AU"/>
    </w:rPr>
  </w:style>
  <w:style w:type="paragraph" w:customStyle="1" w:styleId="Level5Table">
    <w:name w:val="Level 5 (Table)"/>
    <w:basedOn w:val="Normal"/>
    <w:link w:val="Level5TableChar"/>
    <w:rsid w:val="00C36BCD"/>
    <w:pPr>
      <w:numPr>
        <w:ilvl w:val="4"/>
        <w:numId w:val="17"/>
      </w:numPr>
      <w:tabs>
        <w:tab w:val="clear" w:pos="357"/>
      </w:tabs>
      <w:spacing w:after="0" w:line="264" w:lineRule="auto"/>
    </w:pPr>
    <w:rPr>
      <w:rFonts w:ascii="Arial" w:eastAsia="Times New Roman" w:hAnsi="Arial" w:cs="Arial"/>
      <w:sz w:val="21"/>
      <w:szCs w:val="20"/>
      <w:lang w:eastAsia="en-AU"/>
    </w:rPr>
  </w:style>
  <w:style w:type="character" w:customStyle="1" w:styleId="Level5TableChar">
    <w:name w:val="Level 5 (Table) Char"/>
    <w:link w:val="Level5Table"/>
    <w:rsid w:val="00C36BCD"/>
    <w:rPr>
      <w:rFonts w:ascii="Arial" w:eastAsia="Times New Roman" w:hAnsi="Arial" w:cs="Arial"/>
      <w:sz w:val="21"/>
      <w:szCs w:val="20"/>
      <w:lang w:eastAsia="en-AU"/>
    </w:rPr>
  </w:style>
  <w:style w:type="paragraph" w:customStyle="1" w:styleId="FO1Table">
    <w:name w:val="FO_1 (Table)"/>
    <w:basedOn w:val="Normal"/>
    <w:link w:val="FO1TableChar"/>
    <w:rsid w:val="00C36BCD"/>
    <w:pPr>
      <w:spacing w:after="0" w:line="264" w:lineRule="auto"/>
      <w:ind w:left="357"/>
    </w:pPr>
    <w:rPr>
      <w:rFonts w:ascii="Arial" w:eastAsia="Times New Roman" w:hAnsi="Arial" w:cs="Arial"/>
      <w:sz w:val="21"/>
      <w:szCs w:val="20"/>
      <w:lang w:eastAsia="en-AU"/>
    </w:rPr>
  </w:style>
  <w:style w:type="character" w:customStyle="1" w:styleId="FO1TableChar">
    <w:name w:val="FO_1 (Table) Char"/>
    <w:link w:val="FO1Table"/>
    <w:rsid w:val="00C36BCD"/>
    <w:rPr>
      <w:rFonts w:ascii="Arial" w:eastAsia="Times New Roman" w:hAnsi="Arial" w:cs="Arial"/>
      <w:sz w:val="21"/>
      <w:szCs w:val="20"/>
      <w:lang w:eastAsia="en-AU"/>
    </w:rPr>
  </w:style>
  <w:style w:type="paragraph" w:customStyle="1" w:styleId="FO2Table">
    <w:name w:val="FO_2 (Table)"/>
    <w:basedOn w:val="Normal"/>
    <w:link w:val="FO2TableChar"/>
    <w:rsid w:val="00C36BCD"/>
    <w:pPr>
      <w:spacing w:after="0" w:line="264" w:lineRule="auto"/>
      <w:ind w:left="357"/>
    </w:pPr>
    <w:rPr>
      <w:rFonts w:ascii="Arial" w:eastAsia="Times New Roman" w:hAnsi="Arial" w:cs="Arial"/>
      <w:sz w:val="21"/>
      <w:szCs w:val="20"/>
      <w:lang w:eastAsia="en-AU"/>
    </w:rPr>
  </w:style>
  <w:style w:type="character" w:customStyle="1" w:styleId="FO2TableChar">
    <w:name w:val="FO_2 (Table) Char"/>
    <w:link w:val="FO2Table"/>
    <w:rsid w:val="00C36BCD"/>
    <w:rPr>
      <w:rFonts w:ascii="Arial" w:eastAsia="Times New Roman" w:hAnsi="Arial" w:cs="Arial"/>
      <w:sz w:val="21"/>
      <w:szCs w:val="20"/>
      <w:lang w:eastAsia="en-AU"/>
    </w:rPr>
  </w:style>
  <w:style w:type="paragraph" w:customStyle="1" w:styleId="FO3Table">
    <w:name w:val="FO_3 (Table)"/>
    <w:basedOn w:val="Normal"/>
    <w:link w:val="FO3TableChar"/>
    <w:rsid w:val="00C36BCD"/>
    <w:pPr>
      <w:spacing w:after="0" w:line="264" w:lineRule="auto"/>
      <w:ind w:left="357"/>
    </w:pPr>
    <w:rPr>
      <w:rFonts w:ascii="Arial" w:eastAsia="Times New Roman" w:hAnsi="Arial" w:cs="Arial"/>
      <w:sz w:val="21"/>
      <w:szCs w:val="20"/>
      <w:lang w:eastAsia="en-AU"/>
    </w:rPr>
  </w:style>
  <w:style w:type="character" w:customStyle="1" w:styleId="FO3TableChar">
    <w:name w:val="FO_3 (Table) Char"/>
    <w:link w:val="FO3Table"/>
    <w:rsid w:val="00C36BCD"/>
    <w:rPr>
      <w:rFonts w:ascii="Arial" w:eastAsia="Times New Roman" w:hAnsi="Arial" w:cs="Arial"/>
      <w:sz w:val="21"/>
      <w:szCs w:val="20"/>
      <w:lang w:eastAsia="en-AU"/>
    </w:rPr>
  </w:style>
  <w:style w:type="paragraph" w:customStyle="1" w:styleId="FO4Table">
    <w:name w:val="FO_4 (Table)"/>
    <w:basedOn w:val="Normal"/>
    <w:link w:val="FO4TableChar"/>
    <w:rsid w:val="00C36BCD"/>
    <w:pPr>
      <w:spacing w:after="0" w:line="264" w:lineRule="auto"/>
      <w:ind w:left="357"/>
    </w:pPr>
    <w:rPr>
      <w:rFonts w:ascii="Arial" w:eastAsia="Times New Roman" w:hAnsi="Arial" w:cs="Arial"/>
      <w:sz w:val="21"/>
      <w:szCs w:val="20"/>
      <w:lang w:eastAsia="en-AU"/>
    </w:rPr>
  </w:style>
  <w:style w:type="character" w:customStyle="1" w:styleId="FO4TableChar">
    <w:name w:val="FO_4 (Table) Char"/>
    <w:link w:val="FO4Table"/>
    <w:rsid w:val="00C36BCD"/>
    <w:rPr>
      <w:rFonts w:ascii="Arial" w:eastAsia="Times New Roman" w:hAnsi="Arial" w:cs="Arial"/>
      <w:sz w:val="21"/>
      <w:szCs w:val="20"/>
      <w:lang w:eastAsia="en-AU"/>
    </w:rPr>
  </w:style>
  <w:style w:type="paragraph" w:customStyle="1" w:styleId="FO5Table">
    <w:name w:val="FO_5 (Table)"/>
    <w:basedOn w:val="Normal"/>
    <w:link w:val="FO5TableChar"/>
    <w:rsid w:val="00C36BCD"/>
    <w:pPr>
      <w:spacing w:after="0" w:line="264" w:lineRule="auto"/>
      <w:ind w:left="357"/>
    </w:pPr>
    <w:rPr>
      <w:rFonts w:ascii="Arial" w:eastAsia="Times New Roman" w:hAnsi="Arial" w:cs="Arial"/>
      <w:sz w:val="21"/>
      <w:szCs w:val="20"/>
      <w:lang w:eastAsia="en-AU"/>
    </w:rPr>
  </w:style>
  <w:style w:type="character" w:customStyle="1" w:styleId="FO5TableChar">
    <w:name w:val="FO_5 (Table) Char"/>
    <w:link w:val="FO5Table"/>
    <w:rsid w:val="00C36BCD"/>
    <w:rPr>
      <w:rFonts w:ascii="Arial" w:eastAsia="Times New Roman" w:hAnsi="Arial" w:cs="Arial"/>
      <w:sz w:val="21"/>
      <w:szCs w:val="20"/>
      <w:lang w:eastAsia="en-AU"/>
    </w:rPr>
  </w:style>
  <w:style w:type="paragraph" w:customStyle="1" w:styleId="DefinitionsCapA">
    <w:name w:val="Definitions (CapA)"/>
    <w:basedOn w:val="Normal"/>
    <w:link w:val="DefinitionsCapAChar"/>
    <w:rsid w:val="00C36BCD"/>
    <w:pPr>
      <w:numPr>
        <w:ilvl w:val="3"/>
        <w:numId w:val="15"/>
      </w:numPr>
      <w:spacing w:after="240" w:line="264" w:lineRule="auto"/>
    </w:pPr>
    <w:rPr>
      <w:rFonts w:ascii="Arial" w:eastAsia="Times New Roman" w:hAnsi="Arial" w:cs="Arial"/>
      <w:kern w:val="28"/>
      <w:sz w:val="21"/>
      <w:szCs w:val="20"/>
      <w:lang w:eastAsia="en-AU"/>
    </w:rPr>
  </w:style>
  <w:style w:type="character" w:customStyle="1" w:styleId="DATitleChar">
    <w:name w:val="DA Title Char"/>
    <w:link w:val="DATitle"/>
    <w:rsid w:val="00C36BCD"/>
    <w:rPr>
      <w:rFonts w:ascii="Arial" w:eastAsia="Times New Roman" w:hAnsi="Arial" w:cs="Arial"/>
      <w:kern w:val="28"/>
      <w:sz w:val="48"/>
      <w:szCs w:val="20"/>
      <w:lang w:eastAsia="en-AU"/>
    </w:rPr>
  </w:style>
  <w:style w:type="character" w:customStyle="1" w:styleId="DefinitionsCapAChar">
    <w:name w:val="Definitions (CapA) Char"/>
    <w:link w:val="DefinitionsCapA"/>
    <w:rsid w:val="00C36BCD"/>
    <w:rPr>
      <w:rFonts w:ascii="Arial" w:eastAsia="Times New Roman" w:hAnsi="Arial" w:cs="Arial"/>
      <w:kern w:val="28"/>
      <w:sz w:val="21"/>
      <w:szCs w:val="20"/>
      <w:lang w:eastAsia="en-AU"/>
    </w:rPr>
  </w:style>
  <w:style w:type="paragraph" w:styleId="Bibliography">
    <w:name w:val="Bibliography"/>
    <w:basedOn w:val="Normal"/>
    <w:next w:val="Normal"/>
    <w:uiPriority w:val="37"/>
    <w:semiHidden/>
    <w:unhideWhenUsed/>
    <w:rsid w:val="00C36BCD"/>
    <w:pPr>
      <w:spacing w:after="0" w:line="264" w:lineRule="auto"/>
    </w:pPr>
    <w:rPr>
      <w:rFonts w:ascii="Arial" w:eastAsia="Times New Roman" w:hAnsi="Arial" w:cs="Arial"/>
      <w:sz w:val="21"/>
      <w:szCs w:val="20"/>
      <w:lang w:eastAsia="en-AU"/>
    </w:rPr>
  </w:style>
  <w:style w:type="paragraph" w:styleId="IntenseQuote">
    <w:name w:val="Intense Quote"/>
    <w:basedOn w:val="Normal"/>
    <w:next w:val="Normal"/>
    <w:link w:val="IntenseQuoteChar"/>
    <w:uiPriority w:val="30"/>
    <w:qFormat/>
    <w:rsid w:val="00C36BCD"/>
    <w:pPr>
      <w:pBdr>
        <w:bottom w:val="single" w:sz="4" w:space="4" w:color="C0C0C0"/>
      </w:pBdr>
      <w:spacing w:before="200" w:after="280" w:line="264" w:lineRule="auto"/>
      <w:ind w:left="936" w:right="936"/>
    </w:pPr>
    <w:rPr>
      <w:rFonts w:ascii="Arial" w:eastAsia="Times New Roman" w:hAnsi="Arial" w:cs="Arial"/>
      <w:b/>
      <w:bCs/>
      <w:i/>
      <w:iCs/>
      <w:color w:val="B5121B"/>
      <w:sz w:val="21"/>
      <w:szCs w:val="20"/>
      <w:lang w:eastAsia="en-AU"/>
    </w:rPr>
  </w:style>
  <w:style w:type="character" w:customStyle="1" w:styleId="IntenseQuoteChar">
    <w:name w:val="Intense Quote Char"/>
    <w:basedOn w:val="DefaultParagraphFont"/>
    <w:link w:val="IntenseQuote"/>
    <w:uiPriority w:val="30"/>
    <w:rsid w:val="00C36BCD"/>
    <w:rPr>
      <w:rFonts w:ascii="Arial" w:eastAsia="Times New Roman" w:hAnsi="Arial" w:cs="Arial"/>
      <w:b/>
      <w:bCs/>
      <w:i/>
      <w:iCs/>
      <w:color w:val="B5121B"/>
      <w:sz w:val="21"/>
      <w:szCs w:val="20"/>
      <w:lang w:eastAsia="en-AU"/>
    </w:rPr>
  </w:style>
  <w:style w:type="paragraph" w:styleId="NoSpacing">
    <w:name w:val="No Spacing"/>
    <w:aliases w:val="Response"/>
    <w:uiPriority w:val="1"/>
    <w:qFormat/>
    <w:rsid w:val="00C36BCD"/>
    <w:pPr>
      <w:spacing w:after="0" w:line="240" w:lineRule="auto"/>
    </w:pPr>
    <w:rPr>
      <w:rFonts w:ascii="Arial" w:eastAsia="Times New Roman" w:hAnsi="Arial" w:cs="Arial"/>
      <w:sz w:val="21"/>
      <w:szCs w:val="20"/>
      <w:lang w:eastAsia="en-AU"/>
    </w:rPr>
  </w:style>
  <w:style w:type="paragraph" w:styleId="Quote">
    <w:name w:val="Quote"/>
    <w:basedOn w:val="Normal"/>
    <w:next w:val="Normal"/>
    <w:link w:val="QuoteChar"/>
    <w:uiPriority w:val="29"/>
    <w:qFormat/>
    <w:rsid w:val="00C36BCD"/>
    <w:pPr>
      <w:spacing w:after="0" w:line="264" w:lineRule="auto"/>
    </w:pPr>
    <w:rPr>
      <w:rFonts w:ascii="Arial" w:eastAsia="Times New Roman" w:hAnsi="Arial" w:cs="Arial"/>
      <w:i/>
      <w:iCs/>
      <w:color w:val="000000"/>
      <w:sz w:val="21"/>
      <w:szCs w:val="20"/>
      <w:lang w:eastAsia="en-AU"/>
    </w:rPr>
  </w:style>
  <w:style w:type="character" w:customStyle="1" w:styleId="QuoteChar">
    <w:name w:val="Quote Char"/>
    <w:basedOn w:val="DefaultParagraphFont"/>
    <w:link w:val="Quote"/>
    <w:uiPriority w:val="29"/>
    <w:rsid w:val="00C36BCD"/>
    <w:rPr>
      <w:rFonts w:ascii="Arial" w:eastAsia="Times New Roman" w:hAnsi="Arial" w:cs="Arial"/>
      <w:i/>
      <w:iCs/>
      <w:color w:val="000000"/>
      <w:sz w:val="21"/>
      <w:szCs w:val="20"/>
      <w:lang w:eastAsia="en-AU"/>
    </w:rPr>
  </w:style>
  <w:style w:type="paragraph" w:styleId="TOCHeading">
    <w:name w:val="TOC Heading"/>
    <w:basedOn w:val="Heading1"/>
    <w:next w:val="Normal"/>
    <w:uiPriority w:val="39"/>
    <w:unhideWhenUsed/>
    <w:qFormat/>
    <w:rsid w:val="00C36BCD"/>
    <w:pPr>
      <w:spacing w:before="480" w:line="264" w:lineRule="auto"/>
      <w:outlineLvl w:val="9"/>
    </w:pPr>
    <w:rPr>
      <w:rFonts w:ascii="Arial" w:eastAsia="Times New Roman" w:hAnsi="Arial" w:cs="Times New Roman"/>
      <w:b/>
      <w:bCs/>
      <w:color w:val="870D14"/>
      <w:sz w:val="28"/>
      <w:szCs w:val="28"/>
      <w:lang w:eastAsia="en-AU"/>
    </w:rPr>
  </w:style>
  <w:style w:type="paragraph" w:customStyle="1" w:styleId="LHHeader">
    <w:name w:val="LHHeader"/>
    <w:rsid w:val="00C36BCD"/>
    <w:pPr>
      <w:spacing w:after="0" w:line="264" w:lineRule="auto"/>
    </w:pPr>
    <w:rPr>
      <w:rFonts w:ascii="Arial" w:eastAsia="Times New Roman" w:hAnsi="Arial" w:cs="Arial"/>
      <w:sz w:val="16"/>
      <w:szCs w:val="16"/>
      <w:lang w:eastAsia="en-AU"/>
    </w:rPr>
  </w:style>
  <w:style w:type="table" w:customStyle="1" w:styleId="TableHDYwithheaderrow">
    <w:name w:val="Table HDY (with header row)"/>
    <w:basedOn w:val="TableNormal"/>
    <w:rsid w:val="00C36BCD"/>
    <w:pPr>
      <w:spacing w:after="0" w:line="240" w:lineRule="auto"/>
    </w:pPr>
    <w:rPr>
      <w:rFonts w:ascii="Times New Roman" w:eastAsia="Times New Roman" w:hAnsi="Times New Roman" w:cs="Times New Roman"/>
      <w:sz w:val="21"/>
      <w:szCs w:val="20"/>
      <w:lang w:eastAsia="en-A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Pr>
    <w:tblStylePr w:type="firstRow">
      <w:rPr>
        <w:b/>
        <w:color w:val="FFFFFF"/>
      </w:rPr>
      <w:tblPr/>
      <w:tcPr>
        <w:shd w:val="clear" w:color="auto" w:fill="7F7F7F"/>
      </w:tcPr>
    </w:tblStylePr>
  </w:style>
  <w:style w:type="paragraph" w:customStyle="1" w:styleId="LHFooter">
    <w:name w:val="LHFooter"/>
    <w:rsid w:val="00C36BCD"/>
    <w:pPr>
      <w:tabs>
        <w:tab w:val="right" w:pos="8505"/>
      </w:tabs>
      <w:spacing w:after="0" w:line="264" w:lineRule="auto"/>
    </w:pPr>
    <w:rPr>
      <w:rFonts w:ascii="Arial" w:eastAsia="Times New Roman" w:hAnsi="Arial" w:cs="Arial"/>
      <w:sz w:val="14"/>
      <w:szCs w:val="20"/>
      <w:lang w:eastAsia="en-AU"/>
    </w:rPr>
  </w:style>
  <w:style w:type="character" w:customStyle="1" w:styleId="Level4LegalChar">
    <w:name w:val="Level 4 (Legal) Char"/>
    <w:link w:val="Level4Legal"/>
    <w:rsid w:val="00C36BCD"/>
    <w:rPr>
      <w:rFonts w:ascii="Arial" w:eastAsia="Times New Roman" w:hAnsi="Arial" w:cs="Arial"/>
      <w:sz w:val="21"/>
      <w:szCs w:val="20"/>
      <w:lang w:eastAsia="en-AU"/>
    </w:rPr>
  </w:style>
  <w:style w:type="paragraph" w:customStyle="1" w:styleId="MELegal1">
    <w:name w:val="ME Legal 1"/>
    <w:aliases w:val="l1,RFTLevel1,ME Legal 11"/>
    <w:basedOn w:val="Normal"/>
    <w:next w:val="Normal"/>
    <w:qFormat/>
    <w:rsid w:val="00C36BCD"/>
    <w:pPr>
      <w:keepNext/>
      <w:spacing w:before="280" w:after="140" w:line="280" w:lineRule="atLeast"/>
      <w:outlineLvl w:val="0"/>
    </w:pPr>
    <w:rPr>
      <w:rFonts w:ascii="Arial" w:eastAsia="Times New Roman" w:hAnsi="Arial" w:cs="Angsana New"/>
      <w:spacing w:val="-10"/>
      <w:w w:val="95"/>
      <w:sz w:val="32"/>
      <w:lang w:eastAsia="zh-CN" w:bidi="th-TH"/>
    </w:rPr>
  </w:style>
  <w:style w:type="paragraph" w:customStyle="1" w:styleId="MELegal2">
    <w:name w:val="ME Legal 2"/>
    <w:aliases w:val="l2,RFTLevel2,ME Legal 21,2"/>
    <w:basedOn w:val="Normal"/>
    <w:next w:val="Normal"/>
    <w:link w:val="MELegal2Char"/>
    <w:qFormat/>
    <w:rsid w:val="00C36BCD"/>
    <w:pPr>
      <w:keepNext/>
      <w:spacing w:before="60" w:after="60" w:line="280" w:lineRule="atLeast"/>
      <w:outlineLvl w:val="1"/>
    </w:pPr>
    <w:rPr>
      <w:rFonts w:ascii="Arial" w:eastAsia="Times New Roman" w:hAnsi="Arial" w:cs="Angsana New"/>
      <w:b/>
      <w:w w:val="95"/>
      <w:sz w:val="24"/>
      <w:lang w:eastAsia="zh-CN" w:bidi="th-TH"/>
    </w:rPr>
  </w:style>
  <w:style w:type="paragraph" w:customStyle="1" w:styleId="MELegal3">
    <w:name w:val="ME Legal 3"/>
    <w:aliases w:val="l3,ME Legal 31,3"/>
    <w:basedOn w:val="Normal"/>
    <w:link w:val="MELegal3Char1"/>
    <w:qFormat/>
    <w:rsid w:val="00C36BCD"/>
    <w:pPr>
      <w:spacing w:after="140" w:line="280" w:lineRule="atLeast"/>
      <w:outlineLvl w:val="2"/>
    </w:pPr>
    <w:rPr>
      <w:rFonts w:ascii="Times New Roman" w:eastAsia="Times New Roman" w:hAnsi="Times New Roman" w:cs="Angsana New"/>
      <w:lang w:eastAsia="zh-CN" w:bidi="th-TH"/>
    </w:rPr>
  </w:style>
  <w:style w:type="paragraph" w:customStyle="1" w:styleId="MELegal4">
    <w:name w:val="ME Legal 4"/>
    <w:aliases w:val="l4,ME Legal 41"/>
    <w:basedOn w:val="Normal"/>
    <w:link w:val="MELegal4Char"/>
    <w:qFormat/>
    <w:rsid w:val="00C36BCD"/>
    <w:pPr>
      <w:spacing w:after="140" w:line="280" w:lineRule="atLeast"/>
      <w:outlineLvl w:val="3"/>
    </w:pPr>
    <w:rPr>
      <w:rFonts w:ascii="Times New Roman" w:eastAsia="Times New Roman" w:hAnsi="Times New Roman" w:cs="Angsana New"/>
      <w:lang w:eastAsia="zh-CN" w:bidi="th-TH"/>
    </w:rPr>
  </w:style>
  <w:style w:type="paragraph" w:customStyle="1" w:styleId="MELegal5">
    <w:name w:val="ME Legal 5"/>
    <w:aliases w:val="l5,ME Legal 51"/>
    <w:basedOn w:val="Normal"/>
    <w:qFormat/>
    <w:rsid w:val="00C36BCD"/>
    <w:pPr>
      <w:spacing w:after="140" w:line="280" w:lineRule="atLeast"/>
      <w:outlineLvl w:val="4"/>
    </w:pPr>
    <w:rPr>
      <w:rFonts w:ascii="Times New Roman" w:eastAsia="Times New Roman" w:hAnsi="Times New Roman" w:cs="Angsana New"/>
      <w:lang w:eastAsia="zh-CN" w:bidi="th-TH"/>
    </w:rPr>
  </w:style>
  <w:style w:type="paragraph" w:customStyle="1" w:styleId="MELegal6">
    <w:name w:val="ME Legal 6"/>
    <w:basedOn w:val="Normal"/>
    <w:qFormat/>
    <w:rsid w:val="00C36BCD"/>
    <w:pPr>
      <w:spacing w:after="140" w:line="280" w:lineRule="atLeast"/>
      <w:outlineLvl w:val="5"/>
    </w:pPr>
    <w:rPr>
      <w:rFonts w:ascii="Times New Roman" w:eastAsia="Times New Roman" w:hAnsi="Times New Roman" w:cs="Angsana New"/>
      <w:lang w:eastAsia="zh-CN" w:bidi="th-TH"/>
    </w:rPr>
  </w:style>
  <w:style w:type="numbering" w:customStyle="1" w:styleId="MELegal">
    <w:name w:val="ME Legal"/>
    <w:uiPriority w:val="99"/>
    <w:rsid w:val="00C36BCD"/>
    <w:pPr>
      <w:numPr>
        <w:numId w:val="41"/>
      </w:numPr>
    </w:pPr>
  </w:style>
  <w:style w:type="character" w:customStyle="1" w:styleId="MELegal3Char1">
    <w:name w:val="ME Legal 3 Char1"/>
    <w:aliases w:val="l3 Char,l3 Char Char,Level 1 - 2 Char,Level 1 - 1 Char,head3 Char,h3.H3 Char,S&amp;P Heading 3 Char,Head 33 Char,Heading 3 Char1,(a) Char,H3 Char,h3 Char,h3 sub heading Char,Heading 3a Char,Head 3 Char,3m Char,1.1.1 Level 3 Headng Char"/>
    <w:link w:val="MELegal3"/>
    <w:locked/>
    <w:rsid w:val="00C36BCD"/>
    <w:rPr>
      <w:rFonts w:ascii="Times New Roman" w:eastAsia="Times New Roman" w:hAnsi="Times New Roman" w:cs="Angsana New"/>
      <w:lang w:eastAsia="zh-CN" w:bidi="th-TH"/>
    </w:rPr>
  </w:style>
  <w:style w:type="paragraph" w:customStyle="1" w:styleId="MELegal7">
    <w:name w:val="ME Legal 7"/>
    <w:basedOn w:val="Normal"/>
    <w:qFormat/>
    <w:rsid w:val="00C36BCD"/>
    <w:pPr>
      <w:spacing w:after="140" w:line="280" w:lineRule="atLeast"/>
    </w:pPr>
    <w:rPr>
      <w:rFonts w:ascii="Times New Roman" w:eastAsia="Times New Roman" w:hAnsi="Times New Roman" w:cs="Angsana New"/>
      <w:lang w:eastAsia="zh-CN" w:bidi="th-TH"/>
    </w:rPr>
  </w:style>
  <w:style w:type="paragraph" w:customStyle="1" w:styleId="MELegal8">
    <w:name w:val="ME Legal 8"/>
    <w:basedOn w:val="Normal"/>
    <w:semiHidden/>
    <w:unhideWhenUsed/>
    <w:qFormat/>
    <w:rsid w:val="00C36BCD"/>
    <w:pPr>
      <w:spacing w:after="140" w:line="280" w:lineRule="atLeast"/>
    </w:pPr>
    <w:rPr>
      <w:rFonts w:ascii="Times New Roman" w:eastAsia="Times New Roman" w:hAnsi="Times New Roman" w:cs="Angsana New"/>
      <w:lang w:eastAsia="zh-CN" w:bidi="th-TH"/>
    </w:rPr>
  </w:style>
  <w:style w:type="paragraph" w:customStyle="1" w:styleId="MELegal9">
    <w:name w:val="ME Legal 9"/>
    <w:basedOn w:val="Normal"/>
    <w:semiHidden/>
    <w:unhideWhenUsed/>
    <w:qFormat/>
    <w:rsid w:val="00C36BCD"/>
    <w:pPr>
      <w:spacing w:after="140" w:line="280" w:lineRule="atLeast"/>
    </w:pPr>
    <w:rPr>
      <w:rFonts w:ascii="Times New Roman" w:eastAsia="Times New Roman" w:hAnsi="Times New Roman" w:cs="Angsana New"/>
      <w:lang w:eastAsia="zh-CN" w:bidi="th-TH"/>
    </w:rPr>
  </w:style>
  <w:style w:type="character" w:customStyle="1" w:styleId="MELegal4Char">
    <w:name w:val="ME Legal 4 Char"/>
    <w:aliases w:val="l4 Char"/>
    <w:link w:val="MELegal4"/>
    <w:rsid w:val="00C36BCD"/>
    <w:rPr>
      <w:rFonts w:ascii="Times New Roman" w:eastAsia="Times New Roman" w:hAnsi="Times New Roman" w:cs="Angsana New"/>
      <w:lang w:eastAsia="zh-CN" w:bidi="th-TH"/>
    </w:rPr>
  </w:style>
  <w:style w:type="table" w:styleId="MediumGrid2-Accent2">
    <w:name w:val="Medium Grid 2 Accent 2"/>
    <w:basedOn w:val="TableNormal"/>
    <w:uiPriority w:val="68"/>
    <w:rsid w:val="00C36BCD"/>
    <w:pPr>
      <w:spacing w:after="0" w:line="240" w:lineRule="auto"/>
    </w:pPr>
    <w:rPr>
      <w:rFonts w:ascii="Cambria" w:eastAsia="Times New Roman" w:hAnsi="Cambria" w:cs="Times New Roman"/>
      <w:color w:val="000000"/>
      <w:sz w:val="20"/>
      <w:szCs w:val="20"/>
      <w:lang w:eastAsia="en-AU"/>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character" w:customStyle="1" w:styleId="MELegal3Char">
    <w:name w:val="ME Legal 3 Char"/>
    <w:locked/>
    <w:rsid w:val="00C36BCD"/>
    <w:rPr>
      <w:rFonts w:cs="Angsana New"/>
      <w:sz w:val="22"/>
      <w:szCs w:val="22"/>
      <w:lang w:eastAsia="zh-CN" w:bidi="th-TH"/>
    </w:rPr>
  </w:style>
  <w:style w:type="paragraph" w:customStyle="1" w:styleId="Default">
    <w:name w:val="Default"/>
    <w:rsid w:val="00C36BCD"/>
    <w:pPr>
      <w:autoSpaceDE w:val="0"/>
      <w:autoSpaceDN w:val="0"/>
      <w:adjustRightInd w:val="0"/>
      <w:spacing w:after="0" w:line="240" w:lineRule="auto"/>
    </w:pPr>
    <w:rPr>
      <w:rFonts w:ascii="Arial" w:eastAsia="Times New Roman" w:hAnsi="Arial" w:cs="Arial"/>
      <w:color w:val="000000"/>
      <w:sz w:val="24"/>
      <w:szCs w:val="24"/>
      <w:lang w:eastAsia="en-AU"/>
    </w:rPr>
  </w:style>
  <w:style w:type="paragraph" w:customStyle="1" w:styleId="DefinitionL1">
    <w:name w:val="Definition L1"/>
    <w:basedOn w:val="Normal"/>
    <w:link w:val="DefinitionL1Char"/>
    <w:uiPriority w:val="3"/>
    <w:qFormat/>
    <w:rsid w:val="00C36BCD"/>
    <w:pPr>
      <w:numPr>
        <w:numId w:val="18"/>
      </w:numPr>
      <w:spacing w:after="140" w:line="280" w:lineRule="atLeast"/>
      <w:outlineLvl w:val="0"/>
    </w:pPr>
    <w:rPr>
      <w:rFonts w:ascii="Times New Roman" w:eastAsia="Times New Roman" w:hAnsi="Times New Roman" w:cs="Angsana New"/>
      <w:b/>
      <w:lang w:eastAsia="zh-CN" w:bidi="th-TH"/>
    </w:rPr>
  </w:style>
  <w:style w:type="paragraph" w:customStyle="1" w:styleId="DefinitionL2">
    <w:name w:val="Definition L2"/>
    <w:basedOn w:val="Normal"/>
    <w:uiPriority w:val="3"/>
    <w:qFormat/>
    <w:rsid w:val="00C36BCD"/>
    <w:pPr>
      <w:numPr>
        <w:ilvl w:val="1"/>
        <w:numId w:val="18"/>
      </w:numPr>
      <w:spacing w:after="140" w:line="280" w:lineRule="atLeast"/>
      <w:outlineLvl w:val="1"/>
    </w:pPr>
    <w:rPr>
      <w:rFonts w:ascii="Times New Roman" w:eastAsia="Times New Roman" w:hAnsi="Times New Roman" w:cs="Angsana New"/>
      <w:lang w:eastAsia="zh-CN" w:bidi="th-TH"/>
    </w:rPr>
  </w:style>
  <w:style w:type="paragraph" w:customStyle="1" w:styleId="DefinitionL3">
    <w:name w:val="Definition L3"/>
    <w:basedOn w:val="Normal"/>
    <w:uiPriority w:val="3"/>
    <w:qFormat/>
    <w:rsid w:val="00C36BCD"/>
    <w:pPr>
      <w:numPr>
        <w:ilvl w:val="2"/>
        <w:numId w:val="18"/>
      </w:numPr>
      <w:spacing w:after="140" w:line="280" w:lineRule="atLeast"/>
      <w:ind w:left="1361"/>
      <w:outlineLvl w:val="2"/>
    </w:pPr>
    <w:rPr>
      <w:rFonts w:ascii="Times New Roman" w:eastAsia="Times New Roman" w:hAnsi="Times New Roman" w:cs="Angsana New"/>
      <w:lang w:eastAsia="zh-CN" w:bidi="th-TH"/>
    </w:rPr>
  </w:style>
  <w:style w:type="table" w:styleId="MediumGrid1-Accent2">
    <w:name w:val="Medium Grid 1 Accent 2"/>
    <w:basedOn w:val="TableNormal"/>
    <w:uiPriority w:val="67"/>
    <w:rsid w:val="00C36BCD"/>
    <w:pPr>
      <w:spacing w:after="0" w:line="240" w:lineRule="auto"/>
    </w:pPr>
    <w:rPr>
      <w:rFonts w:ascii="Times New Roman" w:eastAsia="Times New Roman" w:hAnsi="Times New Roman" w:cs="Times New Roman"/>
      <w:sz w:val="20"/>
      <w:szCs w:val="20"/>
      <w:lang w:eastAsia="en-AU"/>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Definition">
    <w:name w:val="Definition"/>
    <w:uiPriority w:val="99"/>
    <w:rsid w:val="00C36BCD"/>
    <w:pPr>
      <w:numPr>
        <w:numId w:val="18"/>
      </w:numPr>
    </w:pPr>
  </w:style>
  <w:style w:type="paragraph" w:customStyle="1" w:styleId="DefinitionL4">
    <w:name w:val="Definition L4"/>
    <w:basedOn w:val="Normal"/>
    <w:uiPriority w:val="3"/>
    <w:qFormat/>
    <w:rsid w:val="00C36BCD"/>
    <w:pPr>
      <w:numPr>
        <w:ilvl w:val="3"/>
        <w:numId w:val="18"/>
      </w:numPr>
      <w:spacing w:after="140" w:line="280" w:lineRule="atLeast"/>
      <w:outlineLvl w:val="3"/>
    </w:pPr>
    <w:rPr>
      <w:rFonts w:ascii="Times New Roman" w:eastAsia="Times New Roman" w:hAnsi="Times New Roman" w:cs="Angsana New"/>
      <w:lang w:eastAsia="zh-CN" w:bidi="th-TH"/>
    </w:rPr>
  </w:style>
  <w:style w:type="paragraph" w:customStyle="1" w:styleId="DefinitionL5">
    <w:name w:val="Definition L5"/>
    <w:basedOn w:val="Normal"/>
    <w:uiPriority w:val="3"/>
    <w:qFormat/>
    <w:rsid w:val="00C36BCD"/>
    <w:pPr>
      <w:numPr>
        <w:ilvl w:val="4"/>
        <w:numId w:val="18"/>
      </w:numPr>
      <w:spacing w:after="140" w:line="280" w:lineRule="atLeast"/>
      <w:outlineLvl w:val="4"/>
    </w:pPr>
    <w:rPr>
      <w:rFonts w:ascii="Times New Roman" w:eastAsia="Times New Roman" w:hAnsi="Times New Roman" w:cs="Angsana New"/>
      <w:lang w:eastAsia="zh-CN" w:bidi="th-TH"/>
    </w:rPr>
  </w:style>
  <w:style w:type="table" w:styleId="MediumGrid1-Accent3">
    <w:name w:val="Medium Grid 1 Accent 3"/>
    <w:basedOn w:val="TableNormal"/>
    <w:uiPriority w:val="67"/>
    <w:rsid w:val="00C36BCD"/>
    <w:pPr>
      <w:spacing w:after="0" w:line="240" w:lineRule="auto"/>
    </w:pPr>
    <w:rPr>
      <w:rFonts w:ascii="Times New Roman" w:eastAsia="Times New Roman" w:hAnsi="Times New Roman" w:cs="Times New Roman"/>
      <w:sz w:val="20"/>
      <w:szCs w:val="20"/>
      <w:lang w:eastAsia="en-AU"/>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1">
    <w:name w:val="Medium Grid 1 Accent 1"/>
    <w:basedOn w:val="TableNormal"/>
    <w:uiPriority w:val="67"/>
    <w:rsid w:val="00C36BCD"/>
    <w:pPr>
      <w:spacing w:after="0" w:line="240" w:lineRule="auto"/>
    </w:pPr>
    <w:rPr>
      <w:rFonts w:ascii="Times New Roman" w:eastAsia="Times New Roman" w:hAnsi="Times New Roman" w:cs="Times New Roman"/>
      <w:sz w:val="20"/>
      <w:szCs w:val="20"/>
      <w:lang w:eastAsia="en-AU"/>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2-Accent1">
    <w:name w:val="Medium Grid 2 Accent 1"/>
    <w:basedOn w:val="TableNormal"/>
    <w:uiPriority w:val="68"/>
    <w:rsid w:val="00C36BCD"/>
    <w:pPr>
      <w:spacing w:after="0" w:line="240" w:lineRule="auto"/>
    </w:pPr>
    <w:rPr>
      <w:rFonts w:ascii="Cambria" w:eastAsia="Times New Roman" w:hAnsi="Cambria" w:cs="Times New Roman"/>
      <w:color w:val="000000"/>
      <w:sz w:val="20"/>
      <w:szCs w:val="20"/>
      <w:lang w:eastAsia="en-AU"/>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character" w:customStyle="1" w:styleId="MELegal2Char">
    <w:name w:val="ME Legal 2 Char"/>
    <w:aliases w:val="l2 Char,Heading 2 Char1,h2 Char,H2 Char,Section Char,h2.H2 Char,1.1 Char,UNDERRUBRIK 1-2 Char,Para2 Char,h21 Char,h22 Char,test Char,Attribute Heading 2 Char,Topic Heading Char,Sub-heading Char,Body Text (Reset numbering) Char,p Char"/>
    <w:link w:val="MELegal2"/>
    <w:rsid w:val="00C36BCD"/>
    <w:rPr>
      <w:rFonts w:ascii="Arial" w:eastAsia="Times New Roman" w:hAnsi="Arial" w:cs="Angsana New"/>
      <w:b/>
      <w:w w:val="95"/>
      <w:sz w:val="24"/>
      <w:lang w:eastAsia="zh-CN" w:bidi="th-TH"/>
    </w:rPr>
  </w:style>
  <w:style w:type="numbering" w:styleId="1ai">
    <w:name w:val="Outline List 1"/>
    <w:basedOn w:val="NoList"/>
    <w:unhideWhenUsed/>
    <w:rsid w:val="00C36BCD"/>
    <w:pPr>
      <w:numPr>
        <w:numId w:val="19"/>
      </w:numPr>
    </w:pPr>
  </w:style>
  <w:style w:type="numbering" w:customStyle="1" w:styleId="MENoIndent">
    <w:name w:val="ME NoIndent"/>
    <w:rsid w:val="00C36BCD"/>
    <w:pPr>
      <w:numPr>
        <w:numId w:val="20"/>
      </w:numPr>
    </w:pPr>
  </w:style>
  <w:style w:type="paragraph" w:customStyle="1" w:styleId="ScheduleL1">
    <w:name w:val="Schedule L1"/>
    <w:basedOn w:val="Normal"/>
    <w:next w:val="Normal"/>
    <w:qFormat/>
    <w:rsid w:val="00C36BCD"/>
    <w:pPr>
      <w:numPr>
        <w:numId w:val="22"/>
      </w:numPr>
      <w:pBdr>
        <w:bottom w:val="single" w:sz="4" w:space="1" w:color="auto"/>
      </w:pBdr>
      <w:spacing w:before="140" w:after="480" w:line="480" w:lineRule="exact"/>
      <w:outlineLvl w:val="0"/>
    </w:pPr>
    <w:rPr>
      <w:rFonts w:ascii="Arial" w:eastAsia="Times New Roman" w:hAnsi="Arial" w:cs="Angsana New"/>
      <w:spacing w:val="-10"/>
      <w:w w:val="95"/>
      <w:sz w:val="48"/>
      <w:lang w:eastAsia="zh-CN" w:bidi="th-TH"/>
    </w:rPr>
  </w:style>
  <w:style w:type="paragraph" w:customStyle="1" w:styleId="ScheduleL2">
    <w:name w:val="Schedule L2"/>
    <w:basedOn w:val="Normal"/>
    <w:next w:val="Normal"/>
    <w:link w:val="ScheduleL2Char"/>
    <w:qFormat/>
    <w:rsid w:val="00C36BCD"/>
    <w:pPr>
      <w:keepNext/>
      <w:numPr>
        <w:ilvl w:val="1"/>
        <w:numId w:val="22"/>
      </w:numPr>
      <w:spacing w:before="280" w:after="140" w:line="280" w:lineRule="atLeast"/>
      <w:outlineLvl w:val="1"/>
    </w:pPr>
    <w:rPr>
      <w:rFonts w:ascii="Arial" w:eastAsia="Times New Roman" w:hAnsi="Arial" w:cs="Angsana New"/>
      <w:spacing w:val="-10"/>
      <w:w w:val="95"/>
      <w:sz w:val="32"/>
      <w:lang w:eastAsia="zh-CN" w:bidi="th-TH"/>
    </w:rPr>
  </w:style>
  <w:style w:type="paragraph" w:customStyle="1" w:styleId="ScheduleL3">
    <w:name w:val="Schedule L3"/>
    <w:basedOn w:val="Normal"/>
    <w:next w:val="Normal"/>
    <w:qFormat/>
    <w:rsid w:val="00C36BCD"/>
    <w:pPr>
      <w:keepNext/>
      <w:numPr>
        <w:ilvl w:val="2"/>
        <w:numId w:val="22"/>
      </w:numPr>
      <w:spacing w:before="60" w:after="60" w:line="280" w:lineRule="atLeast"/>
      <w:outlineLvl w:val="2"/>
    </w:pPr>
    <w:rPr>
      <w:rFonts w:ascii="Arial Bold" w:eastAsia="Times New Roman" w:hAnsi="Arial Bold" w:cs="Angsana New"/>
      <w:b/>
      <w:w w:val="95"/>
      <w:sz w:val="24"/>
      <w:lang w:eastAsia="zh-CN" w:bidi="th-TH"/>
    </w:rPr>
  </w:style>
  <w:style w:type="paragraph" w:customStyle="1" w:styleId="ScheduleL4">
    <w:name w:val="Schedule L4"/>
    <w:basedOn w:val="Normal"/>
    <w:qFormat/>
    <w:rsid w:val="00C36BCD"/>
    <w:pPr>
      <w:numPr>
        <w:ilvl w:val="3"/>
        <w:numId w:val="22"/>
      </w:numPr>
      <w:spacing w:after="140" w:line="280" w:lineRule="atLeast"/>
      <w:outlineLvl w:val="3"/>
    </w:pPr>
    <w:rPr>
      <w:rFonts w:ascii="Times New Roman" w:eastAsia="Times New Roman" w:hAnsi="Times New Roman" w:cs="Angsana New"/>
      <w:lang w:eastAsia="zh-CN" w:bidi="th-TH"/>
    </w:rPr>
  </w:style>
  <w:style w:type="paragraph" w:customStyle="1" w:styleId="ScheduleL5">
    <w:name w:val="Schedule L5"/>
    <w:basedOn w:val="Normal"/>
    <w:qFormat/>
    <w:rsid w:val="00C36BCD"/>
    <w:pPr>
      <w:numPr>
        <w:ilvl w:val="4"/>
        <w:numId w:val="22"/>
      </w:numPr>
      <w:spacing w:after="140" w:line="280" w:lineRule="atLeast"/>
      <w:outlineLvl w:val="4"/>
    </w:pPr>
    <w:rPr>
      <w:rFonts w:ascii="Times New Roman" w:eastAsia="Times New Roman" w:hAnsi="Times New Roman" w:cs="Angsana New"/>
      <w:lang w:eastAsia="zh-CN" w:bidi="th-TH"/>
    </w:rPr>
  </w:style>
  <w:style w:type="paragraph" w:customStyle="1" w:styleId="ScheduleL6">
    <w:name w:val="Schedule L6"/>
    <w:basedOn w:val="Normal"/>
    <w:qFormat/>
    <w:rsid w:val="00C36BCD"/>
    <w:pPr>
      <w:numPr>
        <w:ilvl w:val="5"/>
        <w:numId w:val="22"/>
      </w:numPr>
      <w:spacing w:after="140" w:line="280" w:lineRule="atLeast"/>
      <w:outlineLvl w:val="5"/>
    </w:pPr>
    <w:rPr>
      <w:rFonts w:ascii="Times New Roman" w:eastAsia="Times New Roman" w:hAnsi="Times New Roman" w:cs="Angsana New"/>
      <w:lang w:eastAsia="zh-CN" w:bidi="th-TH"/>
    </w:rPr>
  </w:style>
  <w:style w:type="numbering" w:customStyle="1" w:styleId="Schedule">
    <w:name w:val="Schedule"/>
    <w:uiPriority w:val="99"/>
    <w:rsid w:val="00C36BCD"/>
    <w:pPr>
      <w:numPr>
        <w:numId w:val="21"/>
      </w:numPr>
    </w:pPr>
  </w:style>
  <w:style w:type="paragraph" w:customStyle="1" w:styleId="ScheduleL7">
    <w:name w:val="Schedule L7"/>
    <w:basedOn w:val="Normal"/>
    <w:uiPriority w:val="3"/>
    <w:semiHidden/>
    <w:unhideWhenUsed/>
    <w:qFormat/>
    <w:rsid w:val="00C36BCD"/>
    <w:pPr>
      <w:numPr>
        <w:ilvl w:val="6"/>
        <w:numId w:val="22"/>
      </w:numPr>
      <w:spacing w:after="140" w:line="280" w:lineRule="atLeast"/>
    </w:pPr>
    <w:rPr>
      <w:rFonts w:ascii="Times New Roman" w:eastAsia="Times New Roman" w:hAnsi="Times New Roman" w:cs="Angsana New"/>
      <w:lang w:eastAsia="zh-CN" w:bidi="th-TH"/>
    </w:rPr>
  </w:style>
  <w:style w:type="paragraph" w:customStyle="1" w:styleId="ScheduleL8">
    <w:name w:val="Schedule L8"/>
    <w:basedOn w:val="Normal"/>
    <w:uiPriority w:val="3"/>
    <w:semiHidden/>
    <w:unhideWhenUsed/>
    <w:qFormat/>
    <w:rsid w:val="00C36BCD"/>
    <w:pPr>
      <w:numPr>
        <w:ilvl w:val="7"/>
        <w:numId w:val="22"/>
      </w:numPr>
      <w:spacing w:after="140" w:line="280" w:lineRule="atLeast"/>
    </w:pPr>
    <w:rPr>
      <w:rFonts w:ascii="Times New Roman" w:eastAsia="Times New Roman" w:hAnsi="Times New Roman" w:cs="Angsana New"/>
      <w:lang w:eastAsia="zh-CN" w:bidi="th-TH"/>
    </w:rPr>
  </w:style>
  <w:style w:type="paragraph" w:customStyle="1" w:styleId="ScheduleL9">
    <w:name w:val="Schedule L9"/>
    <w:basedOn w:val="Normal"/>
    <w:uiPriority w:val="3"/>
    <w:semiHidden/>
    <w:unhideWhenUsed/>
    <w:qFormat/>
    <w:rsid w:val="00C36BCD"/>
    <w:pPr>
      <w:numPr>
        <w:ilvl w:val="8"/>
        <w:numId w:val="22"/>
      </w:numPr>
      <w:spacing w:after="140" w:line="280" w:lineRule="atLeast"/>
    </w:pPr>
    <w:rPr>
      <w:rFonts w:ascii="Times New Roman" w:eastAsia="Times New Roman" w:hAnsi="Times New Roman" w:cs="Angsana New"/>
      <w:lang w:eastAsia="zh-CN" w:bidi="th-TH"/>
    </w:rPr>
  </w:style>
  <w:style w:type="character" w:customStyle="1" w:styleId="DefinitionL1Char">
    <w:name w:val="Definition L1 Char"/>
    <w:link w:val="DefinitionL1"/>
    <w:uiPriority w:val="3"/>
    <w:locked/>
    <w:rsid w:val="00C36BCD"/>
    <w:rPr>
      <w:rFonts w:ascii="Times New Roman" w:eastAsia="Times New Roman" w:hAnsi="Times New Roman" w:cs="Angsana New"/>
      <w:b/>
      <w:lang w:eastAsia="zh-CN" w:bidi="th-TH"/>
    </w:rPr>
  </w:style>
  <w:style w:type="numbering" w:styleId="111111">
    <w:name w:val="Outline List 2"/>
    <w:basedOn w:val="NoList"/>
    <w:uiPriority w:val="99"/>
    <w:unhideWhenUsed/>
    <w:rsid w:val="00C36BCD"/>
    <w:pPr>
      <w:numPr>
        <w:numId w:val="23"/>
      </w:numPr>
    </w:pPr>
  </w:style>
  <w:style w:type="paragraph" w:customStyle="1" w:styleId="melegal40">
    <w:name w:val="melegal4"/>
    <w:basedOn w:val="Normal"/>
    <w:rsid w:val="00C36BCD"/>
    <w:pPr>
      <w:spacing w:before="100" w:beforeAutospacing="1" w:after="100" w:afterAutospacing="1" w:line="240" w:lineRule="auto"/>
    </w:pPr>
    <w:rPr>
      <w:rFonts w:ascii="Times New Roman" w:eastAsia="Arial" w:hAnsi="Times New Roman" w:cs="Times New Roman"/>
      <w:sz w:val="24"/>
      <w:szCs w:val="24"/>
      <w:lang w:eastAsia="en-AU"/>
    </w:rPr>
  </w:style>
  <w:style w:type="paragraph" w:customStyle="1" w:styleId="melegal50">
    <w:name w:val="melegal5"/>
    <w:basedOn w:val="Normal"/>
    <w:rsid w:val="00C36BCD"/>
    <w:pPr>
      <w:spacing w:before="100" w:beforeAutospacing="1" w:after="100" w:afterAutospacing="1" w:line="240" w:lineRule="auto"/>
    </w:pPr>
    <w:rPr>
      <w:rFonts w:ascii="Times New Roman" w:eastAsia="Arial" w:hAnsi="Times New Roman" w:cs="Times New Roman"/>
      <w:sz w:val="24"/>
      <w:szCs w:val="24"/>
      <w:lang w:eastAsia="en-AU"/>
    </w:rPr>
  </w:style>
  <w:style w:type="paragraph" w:customStyle="1" w:styleId="SchedH2">
    <w:name w:val="SchedH2"/>
    <w:basedOn w:val="Normal"/>
    <w:next w:val="Normal"/>
    <w:rsid w:val="00C36BCD"/>
    <w:pPr>
      <w:keepNext/>
      <w:tabs>
        <w:tab w:val="num" w:pos="737"/>
      </w:tabs>
      <w:spacing w:before="120" w:after="120" w:line="240" w:lineRule="auto"/>
      <w:ind w:left="737" w:hanging="737"/>
    </w:pPr>
    <w:rPr>
      <w:rFonts w:ascii="Arial" w:eastAsia="Times New Roman" w:hAnsi="Arial" w:cs="Times New Roman"/>
      <w:b/>
      <w:sz w:val="20"/>
      <w:szCs w:val="20"/>
    </w:rPr>
  </w:style>
  <w:style w:type="paragraph" w:customStyle="1" w:styleId="MEGen1">
    <w:name w:val="ME Gen 1"/>
    <w:basedOn w:val="Normal"/>
    <w:next w:val="Normal"/>
    <w:rsid w:val="00C36BCD"/>
    <w:pPr>
      <w:numPr>
        <w:numId w:val="24"/>
      </w:numPr>
      <w:spacing w:after="240" w:line="240" w:lineRule="auto"/>
      <w:outlineLvl w:val="0"/>
    </w:pPr>
    <w:rPr>
      <w:rFonts w:ascii="Arial" w:eastAsia="Times New Roman" w:hAnsi="Arial" w:cs="Times New Roman"/>
      <w:sz w:val="24"/>
      <w:szCs w:val="20"/>
      <w:lang w:eastAsia="zh-CN"/>
    </w:rPr>
  </w:style>
  <w:style w:type="paragraph" w:customStyle="1" w:styleId="MEGen2">
    <w:name w:val="ME Gen 2"/>
    <w:basedOn w:val="Normal"/>
    <w:next w:val="Normal"/>
    <w:rsid w:val="00C36BCD"/>
    <w:pPr>
      <w:numPr>
        <w:ilvl w:val="1"/>
        <w:numId w:val="24"/>
      </w:numPr>
      <w:spacing w:after="240" w:line="240" w:lineRule="auto"/>
      <w:outlineLvl w:val="1"/>
    </w:pPr>
    <w:rPr>
      <w:rFonts w:ascii="Arial" w:eastAsia="Times New Roman" w:hAnsi="Arial" w:cs="Times New Roman"/>
      <w:sz w:val="24"/>
      <w:szCs w:val="20"/>
      <w:lang w:eastAsia="zh-CN"/>
    </w:rPr>
  </w:style>
  <w:style w:type="paragraph" w:customStyle="1" w:styleId="MEGen3">
    <w:name w:val="ME Gen 3"/>
    <w:basedOn w:val="Normal"/>
    <w:next w:val="Normal"/>
    <w:rsid w:val="00C36BCD"/>
    <w:pPr>
      <w:numPr>
        <w:ilvl w:val="2"/>
        <w:numId w:val="24"/>
      </w:numPr>
      <w:spacing w:after="240" w:line="240" w:lineRule="auto"/>
      <w:outlineLvl w:val="2"/>
    </w:pPr>
    <w:rPr>
      <w:rFonts w:ascii="Arial" w:eastAsia="Times New Roman" w:hAnsi="Arial" w:cs="Times New Roman"/>
      <w:sz w:val="24"/>
      <w:szCs w:val="20"/>
      <w:lang w:eastAsia="zh-CN"/>
    </w:rPr>
  </w:style>
  <w:style w:type="paragraph" w:customStyle="1" w:styleId="MEGen4">
    <w:name w:val="ME Gen 4"/>
    <w:basedOn w:val="Normal"/>
    <w:next w:val="Normal"/>
    <w:rsid w:val="00C36BCD"/>
    <w:pPr>
      <w:numPr>
        <w:ilvl w:val="3"/>
        <w:numId w:val="24"/>
      </w:numPr>
      <w:spacing w:after="240" w:line="240" w:lineRule="auto"/>
      <w:outlineLvl w:val="3"/>
    </w:pPr>
    <w:rPr>
      <w:rFonts w:ascii="Arial" w:eastAsia="Times New Roman" w:hAnsi="Arial" w:cs="Times New Roman"/>
      <w:sz w:val="24"/>
      <w:szCs w:val="20"/>
      <w:lang w:eastAsia="zh-CN"/>
    </w:rPr>
  </w:style>
  <w:style w:type="paragraph" w:customStyle="1" w:styleId="MEGen5">
    <w:name w:val="ME Gen 5"/>
    <w:basedOn w:val="Normal"/>
    <w:next w:val="Normal"/>
    <w:rsid w:val="00C36BCD"/>
    <w:pPr>
      <w:numPr>
        <w:ilvl w:val="4"/>
        <w:numId w:val="24"/>
      </w:numPr>
      <w:spacing w:after="240" w:line="240" w:lineRule="auto"/>
      <w:outlineLvl w:val="4"/>
    </w:pPr>
    <w:rPr>
      <w:rFonts w:ascii="Arial" w:eastAsia="Times New Roman" w:hAnsi="Arial" w:cs="Times New Roman"/>
      <w:sz w:val="24"/>
      <w:szCs w:val="20"/>
      <w:lang w:eastAsia="zh-CN"/>
    </w:rPr>
  </w:style>
  <w:style w:type="paragraph" w:customStyle="1" w:styleId="MEGen6">
    <w:name w:val="ME Gen 6"/>
    <w:basedOn w:val="Normal"/>
    <w:next w:val="Normal"/>
    <w:rsid w:val="00C36BCD"/>
    <w:pPr>
      <w:numPr>
        <w:ilvl w:val="5"/>
        <w:numId w:val="24"/>
      </w:numPr>
      <w:spacing w:after="240" w:line="240" w:lineRule="auto"/>
      <w:outlineLvl w:val="5"/>
    </w:pPr>
    <w:rPr>
      <w:rFonts w:ascii="Arial" w:eastAsia="Times New Roman" w:hAnsi="Arial" w:cs="Times New Roman"/>
      <w:sz w:val="24"/>
      <w:szCs w:val="20"/>
      <w:lang w:eastAsia="zh-CN"/>
    </w:rPr>
  </w:style>
  <w:style w:type="paragraph" w:customStyle="1" w:styleId="MEGen7">
    <w:name w:val="ME Gen 7"/>
    <w:basedOn w:val="Normal"/>
    <w:next w:val="Normal"/>
    <w:rsid w:val="00C36BCD"/>
    <w:pPr>
      <w:numPr>
        <w:ilvl w:val="6"/>
        <w:numId w:val="24"/>
      </w:numPr>
      <w:spacing w:after="240" w:line="240" w:lineRule="auto"/>
      <w:outlineLvl w:val="6"/>
    </w:pPr>
    <w:rPr>
      <w:rFonts w:ascii="Arial" w:eastAsia="Times New Roman" w:hAnsi="Arial" w:cs="Times New Roman"/>
      <w:sz w:val="24"/>
      <w:szCs w:val="20"/>
      <w:lang w:eastAsia="zh-CN"/>
    </w:rPr>
  </w:style>
  <w:style w:type="paragraph" w:customStyle="1" w:styleId="DMONumListALV1">
    <w:name w:val="DMO – NumList ALV1"/>
    <w:basedOn w:val="Normal"/>
    <w:next w:val="DMONumListALV2"/>
    <w:qFormat/>
    <w:rsid w:val="00C36BCD"/>
    <w:pPr>
      <w:numPr>
        <w:numId w:val="25"/>
      </w:numPr>
      <w:spacing w:before="240" w:after="120" w:line="240" w:lineRule="auto"/>
    </w:pPr>
    <w:rPr>
      <w:rFonts w:ascii="Arial" w:eastAsia="Calibri" w:hAnsi="Arial" w:cs="Times New Roman"/>
      <w:b/>
      <w:caps/>
      <w:sz w:val="20"/>
    </w:rPr>
  </w:style>
  <w:style w:type="paragraph" w:customStyle="1" w:styleId="DMONumListALV2">
    <w:name w:val="DMO – NumList ALV2"/>
    <w:basedOn w:val="Normal"/>
    <w:next w:val="DMONumListALV3"/>
    <w:qFormat/>
    <w:rsid w:val="00C36BCD"/>
    <w:pPr>
      <w:numPr>
        <w:ilvl w:val="1"/>
        <w:numId w:val="25"/>
      </w:numPr>
      <w:pBdr>
        <w:bottom w:val="single" w:sz="4" w:space="1" w:color="auto"/>
      </w:pBdr>
      <w:spacing w:after="120" w:line="240" w:lineRule="auto"/>
      <w:jc w:val="both"/>
    </w:pPr>
    <w:rPr>
      <w:rFonts w:ascii="Arial" w:eastAsia="Calibri" w:hAnsi="Arial" w:cs="Times New Roman"/>
      <w:b/>
      <w:sz w:val="20"/>
      <w:lang w:val="x-none"/>
    </w:rPr>
  </w:style>
  <w:style w:type="paragraph" w:customStyle="1" w:styleId="DMONumListALV3">
    <w:name w:val="DMO – NumList ALV3"/>
    <w:basedOn w:val="Normal"/>
    <w:link w:val="DMONumListALV3CharChar"/>
    <w:qFormat/>
    <w:rsid w:val="00C36BCD"/>
    <w:pPr>
      <w:numPr>
        <w:ilvl w:val="2"/>
        <w:numId w:val="25"/>
      </w:numPr>
      <w:spacing w:after="120" w:line="240" w:lineRule="auto"/>
      <w:jc w:val="both"/>
    </w:pPr>
    <w:rPr>
      <w:rFonts w:ascii="Arial" w:eastAsia="Calibri" w:hAnsi="Arial" w:cs="Times New Roman"/>
      <w:sz w:val="20"/>
    </w:rPr>
  </w:style>
  <w:style w:type="paragraph" w:customStyle="1" w:styleId="DMO-NumListALV5">
    <w:name w:val="DMO - NumList ALV5"/>
    <w:basedOn w:val="Normal"/>
    <w:rsid w:val="00C36BCD"/>
    <w:pPr>
      <w:numPr>
        <w:ilvl w:val="4"/>
        <w:numId w:val="25"/>
      </w:numPr>
      <w:spacing w:after="120" w:line="240" w:lineRule="auto"/>
      <w:jc w:val="both"/>
    </w:pPr>
    <w:rPr>
      <w:rFonts w:ascii="Arial" w:eastAsia="Calibri" w:hAnsi="Arial" w:cs="Times New Roman"/>
      <w:sz w:val="20"/>
    </w:rPr>
  </w:style>
  <w:style w:type="paragraph" w:customStyle="1" w:styleId="DMONumListALV4">
    <w:name w:val="DMO – NumList ALV4"/>
    <w:basedOn w:val="Normal"/>
    <w:link w:val="DMONumListALV4Char"/>
    <w:uiPriority w:val="99"/>
    <w:qFormat/>
    <w:rsid w:val="00C36BCD"/>
    <w:pPr>
      <w:numPr>
        <w:ilvl w:val="3"/>
        <w:numId w:val="25"/>
      </w:numPr>
      <w:spacing w:after="120" w:line="240" w:lineRule="auto"/>
      <w:jc w:val="both"/>
    </w:pPr>
    <w:rPr>
      <w:rFonts w:ascii="Arial" w:eastAsia="Calibri" w:hAnsi="Arial" w:cs="Times New Roman"/>
      <w:sz w:val="20"/>
    </w:rPr>
  </w:style>
  <w:style w:type="paragraph" w:customStyle="1" w:styleId="DMO-NumListALV6">
    <w:name w:val="DMO - NumList ALV6"/>
    <w:qFormat/>
    <w:rsid w:val="00C36BCD"/>
    <w:pPr>
      <w:numPr>
        <w:ilvl w:val="5"/>
        <w:numId w:val="25"/>
      </w:numPr>
      <w:spacing w:after="120" w:line="240" w:lineRule="auto"/>
    </w:pPr>
    <w:rPr>
      <w:rFonts w:ascii="Arial" w:eastAsia="Calibri" w:hAnsi="Arial" w:cs="Times New Roman"/>
      <w:sz w:val="20"/>
      <w:lang w:val="en-US"/>
    </w:rPr>
  </w:style>
  <w:style w:type="character" w:customStyle="1" w:styleId="DMONumListALV4Char">
    <w:name w:val="DMO – NumList ALV4 Char"/>
    <w:link w:val="DMONumListALV4"/>
    <w:uiPriority w:val="99"/>
    <w:locked/>
    <w:rsid w:val="00C36BCD"/>
    <w:rPr>
      <w:rFonts w:ascii="Arial" w:eastAsia="Calibri" w:hAnsi="Arial" w:cs="Times New Roman"/>
      <w:sz w:val="20"/>
    </w:rPr>
  </w:style>
  <w:style w:type="paragraph" w:customStyle="1" w:styleId="MENumber1">
    <w:name w:val="ME Number 1"/>
    <w:basedOn w:val="Normal"/>
    <w:uiPriority w:val="5"/>
    <w:qFormat/>
    <w:rsid w:val="00C36BCD"/>
    <w:pPr>
      <w:numPr>
        <w:numId w:val="26"/>
      </w:numPr>
      <w:spacing w:after="240" w:line="280" w:lineRule="atLeast"/>
    </w:pPr>
    <w:rPr>
      <w:rFonts w:ascii="Arial" w:eastAsia="Times New Roman" w:hAnsi="Arial" w:cs="Angsana New"/>
      <w:sz w:val="20"/>
      <w:lang w:eastAsia="zh-CN" w:bidi="th-TH"/>
    </w:rPr>
  </w:style>
  <w:style w:type="paragraph" w:customStyle="1" w:styleId="MENumber2">
    <w:name w:val="ME Number 2"/>
    <w:basedOn w:val="Normal"/>
    <w:uiPriority w:val="5"/>
    <w:qFormat/>
    <w:rsid w:val="00C36BCD"/>
    <w:pPr>
      <w:numPr>
        <w:ilvl w:val="1"/>
        <w:numId w:val="26"/>
      </w:numPr>
      <w:spacing w:after="240" w:line="280" w:lineRule="atLeast"/>
    </w:pPr>
    <w:rPr>
      <w:rFonts w:ascii="Arial" w:eastAsia="Times New Roman" w:hAnsi="Arial" w:cs="Angsana New"/>
      <w:sz w:val="20"/>
      <w:lang w:eastAsia="zh-CN" w:bidi="th-TH"/>
    </w:rPr>
  </w:style>
  <w:style w:type="paragraph" w:customStyle="1" w:styleId="MENumber3">
    <w:name w:val="ME Number 3"/>
    <w:basedOn w:val="Normal"/>
    <w:uiPriority w:val="5"/>
    <w:qFormat/>
    <w:rsid w:val="00C36BCD"/>
    <w:pPr>
      <w:numPr>
        <w:ilvl w:val="2"/>
        <w:numId w:val="26"/>
      </w:numPr>
      <w:spacing w:after="240" w:line="280" w:lineRule="atLeast"/>
    </w:pPr>
    <w:rPr>
      <w:rFonts w:ascii="Arial" w:eastAsia="Times New Roman" w:hAnsi="Arial" w:cs="Angsana New"/>
      <w:sz w:val="20"/>
      <w:lang w:eastAsia="zh-CN" w:bidi="th-TH"/>
    </w:rPr>
  </w:style>
  <w:style w:type="paragraph" w:customStyle="1" w:styleId="MENumber4">
    <w:name w:val="ME Number 4"/>
    <w:basedOn w:val="Normal"/>
    <w:uiPriority w:val="5"/>
    <w:qFormat/>
    <w:rsid w:val="00C36BCD"/>
    <w:pPr>
      <w:numPr>
        <w:ilvl w:val="3"/>
        <w:numId w:val="26"/>
      </w:numPr>
      <w:spacing w:after="240" w:line="280" w:lineRule="atLeast"/>
    </w:pPr>
    <w:rPr>
      <w:rFonts w:ascii="Arial" w:eastAsia="Times New Roman" w:hAnsi="Arial" w:cs="Angsana New"/>
      <w:sz w:val="20"/>
      <w:lang w:eastAsia="zh-CN" w:bidi="th-TH"/>
    </w:rPr>
  </w:style>
  <w:style w:type="paragraph" w:customStyle="1" w:styleId="MENumber5">
    <w:name w:val="ME Number 5"/>
    <w:basedOn w:val="Normal"/>
    <w:uiPriority w:val="5"/>
    <w:qFormat/>
    <w:rsid w:val="00C36BCD"/>
    <w:pPr>
      <w:numPr>
        <w:ilvl w:val="4"/>
        <w:numId w:val="26"/>
      </w:numPr>
      <w:spacing w:after="240" w:line="280" w:lineRule="atLeast"/>
    </w:pPr>
    <w:rPr>
      <w:rFonts w:ascii="Arial" w:eastAsia="Times New Roman" w:hAnsi="Arial" w:cs="Angsana New"/>
      <w:sz w:val="20"/>
      <w:lang w:eastAsia="zh-CN" w:bidi="th-TH"/>
    </w:rPr>
  </w:style>
  <w:style w:type="paragraph" w:customStyle="1" w:styleId="MENumber6">
    <w:name w:val="ME Number 6"/>
    <w:basedOn w:val="Normal"/>
    <w:qFormat/>
    <w:rsid w:val="00C36BCD"/>
    <w:pPr>
      <w:numPr>
        <w:ilvl w:val="5"/>
        <w:numId w:val="26"/>
      </w:numPr>
      <w:spacing w:after="240" w:line="280" w:lineRule="atLeast"/>
    </w:pPr>
    <w:rPr>
      <w:rFonts w:ascii="Arial" w:eastAsia="Times New Roman" w:hAnsi="Arial" w:cs="Angsana New"/>
      <w:sz w:val="20"/>
      <w:lang w:eastAsia="zh-CN" w:bidi="th-TH"/>
    </w:rPr>
  </w:style>
  <w:style w:type="character" w:customStyle="1" w:styleId="DMONumListALV3CharChar">
    <w:name w:val="DMO – NumList ALV3 Char Char"/>
    <w:link w:val="DMONumListALV3"/>
    <w:rsid w:val="00C36BCD"/>
    <w:rPr>
      <w:rFonts w:ascii="Arial" w:eastAsia="Calibri" w:hAnsi="Arial" w:cs="Times New Roman"/>
      <w:sz w:val="20"/>
    </w:rPr>
  </w:style>
  <w:style w:type="paragraph" w:customStyle="1" w:styleId="MESubheading">
    <w:name w:val="ME Sub heading"/>
    <w:basedOn w:val="Normal"/>
    <w:next w:val="Normal"/>
    <w:rsid w:val="00C36BCD"/>
    <w:pPr>
      <w:spacing w:before="200" w:after="200" w:line="400" w:lineRule="exact"/>
    </w:pPr>
    <w:rPr>
      <w:rFonts w:ascii="Arial" w:eastAsia="Times New Roman" w:hAnsi="Arial" w:cs="Angsana New"/>
      <w:spacing w:val="-10"/>
      <w:w w:val="95"/>
      <w:sz w:val="40"/>
      <w:szCs w:val="40"/>
      <w:lang w:eastAsia="zh-CN" w:bidi="th-TH"/>
    </w:rPr>
  </w:style>
  <w:style w:type="paragraph" w:customStyle="1" w:styleId="PartiesDetails">
    <w:name w:val="PartiesDetails"/>
    <w:basedOn w:val="Normal"/>
    <w:next w:val="Normal"/>
    <w:rsid w:val="00C36BCD"/>
    <w:pPr>
      <w:spacing w:after="0" w:line="280" w:lineRule="atLeast"/>
    </w:pPr>
    <w:rPr>
      <w:rFonts w:ascii="Times New Roman" w:eastAsia="Times New Roman" w:hAnsi="Times New Roman" w:cs="Angsana New"/>
      <w:lang w:eastAsia="zh-CN" w:bidi="th-TH"/>
    </w:rPr>
  </w:style>
  <w:style w:type="paragraph" w:customStyle="1" w:styleId="MEBasic1">
    <w:name w:val="ME Basic 1"/>
    <w:basedOn w:val="Normal"/>
    <w:link w:val="MEBasic1Char"/>
    <w:qFormat/>
    <w:rsid w:val="00C36BCD"/>
    <w:pPr>
      <w:tabs>
        <w:tab w:val="num" w:pos="680"/>
      </w:tabs>
      <w:spacing w:after="140" w:line="280" w:lineRule="atLeast"/>
      <w:ind w:left="680" w:hanging="680"/>
      <w:outlineLvl w:val="0"/>
    </w:pPr>
    <w:rPr>
      <w:rFonts w:ascii="Times New Roman" w:eastAsia="Times New Roman" w:hAnsi="Times New Roman" w:cs="Angsana New"/>
      <w:lang w:eastAsia="zh-CN" w:bidi="th-TH"/>
    </w:rPr>
  </w:style>
  <w:style w:type="character" w:customStyle="1" w:styleId="MEBasic1Char">
    <w:name w:val="ME Basic 1 Char"/>
    <w:link w:val="MEBasic1"/>
    <w:locked/>
    <w:rsid w:val="00C36BCD"/>
    <w:rPr>
      <w:rFonts w:ascii="Times New Roman" w:eastAsia="Times New Roman" w:hAnsi="Times New Roman" w:cs="Angsana New"/>
      <w:lang w:eastAsia="zh-CN" w:bidi="th-TH"/>
    </w:rPr>
  </w:style>
  <w:style w:type="character" w:customStyle="1" w:styleId="ScheduleL2Char">
    <w:name w:val="Schedule L2 Char"/>
    <w:link w:val="ScheduleL2"/>
    <w:locked/>
    <w:rsid w:val="00C36BCD"/>
    <w:rPr>
      <w:rFonts w:ascii="Arial" w:eastAsia="Times New Roman" w:hAnsi="Arial" w:cs="Angsana New"/>
      <w:spacing w:val="-10"/>
      <w:w w:val="95"/>
      <w:sz w:val="32"/>
      <w:lang w:eastAsia="zh-CN" w:bidi="th-TH"/>
    </w:rPr>
  </w:style>
  <w:style w:type="paragraph" w:customStyle="1" w:styleId="DMONumListALV3NONUM">
    <w:name w:val="DMO – NumList ALV3 NONUM"/>
    <w:basedOn w:val="Default"/>
    <w:next w:val="Default"/>
    <w:link w:val="DMONumListALV3NONUMChar"/>
    <w:qFormat/>
    <w:rsid w:val="00C36BCD"/>
    <w:rPr>
      <w:color w:val="auto"/>
    </w:rPr>
  </w:style>
  <w:style w:type="paragraph" w:customStyle="1" w:styleId="MEBasic2">
    <w:name w:val="ME Basic 2"/>
    <w:basedOn w:val="Normal"/>
    <w:qFormat/>
    <w:rsid w:val="00C36BCD"/>
    <w:pPr>
      <w:spacing w:after="140" w:line="280" w:lineRule="atLeast"/>
      <w:ind w:left="680" w:hanging="680"/>
      <w:outlineLvl w:val="1"/>
    </w:pPr>
    <w:rPr>
      <w:rFonts w:ascii="Times New Roman" w:eastAsia="Times New Roman" w:hAnsi="Times New Roman" w:cs="Angsana New"/>
      <w:lang w:eastAsia="zh-CN" w:bidi="th-TH"/>
    </w:rPr>
  </w:style>
  <w:style w:type="paragraph" w:customStyle="1" w:styleId="MEBasic3">
    <w:name w:val="ME Basic 3"/>
    <w:basedOn w:val="Normal"/>
    <w:qFormat/>
    <w:rsid w:val="00C36BCD"/>
    <w:pPr>
      <w:spacing w:after="140" w:line="280" w:lineRule="atLeast"/>
      <w:ind w:left="1361" w:hanging="681"/>
      <w:outlineLvl w:val="2"/>
    </w:pPr>
    <w:rPr>
      <w:rFonts w:ascii="Times New Roman" w:eastAsia="Times New Roman" w:hAnsi="Times New Roman" w:cs="Angsana New"/>
      <w:lang w:eastAsia="zh-CN" w:bidi="th-TH"/>
    </w:rPr>
  </w:style>
  <w:style w:type="paragraph" w:customStyle="1" w:styleId="MEBasic4">
    <w:name w:val="ME Basic 4"/>
    <w:basedOn w:val="Normal"/>
    <w:qFormat/>
    <w:rsid w:val="00C36BCD"/>
    <w:pPr>
      <w:spacing w:after="140" w:line="280" w:lineRule="atLeast"/>
      <w:ind w:left="2041" w:hanging="680"/>
      <w:outlineLvl w:val="3"/>
    </w:pPr>
    <w:rPr>
      <w:rFonts w:ascii="Times New Roman" w:eastAsia="Times New Roman" w:hAnsi="Times New Roman" w:cs="Angsana New"/>
      <w:lang w:eastAsia="zh-CN" w:bidi="th-TH"/>
    </w:rPr>
  </w:style>
  <w:style w:type="paragraph" w:customStyle="1" w:styleId="MEBasic5">
    <w:name w:val="ME Basic 5"/>
    <w:basedOn w:val="Normal"/>
    <w:qFormat/>
    <w:rsid w:val="00C36BCD"/>
    <w:pPr>
      <w:tabs>
        <w:tab w:val="num" w:pos="2722"/>
      </w:tabs>
      <w:spacing w:after="140" w:line="280" w:lineRule="atLeast"/>
      <w:ind w:left="2722" w:hanging="681"/>
      <w:outlineLvl w:val="4"/>
    </w:pPr>
    <w:rPr>
      <w:rFonts w:ascii="Times New Roman" w:eastAsia="Times New Roman" w:hAnsi="Times New Roman" w:cs="Angsana New"/>
      <w:lang w:eastAsia="zh-CN" w:bidi="th-TH"/>
    </w:rPr>
  </w:style>
  <w:style w:type="numbering" w:customStyle="1" w:styleId="MEBasic">
    <w:name w:val="ME Basic"/>
    <w:uiPriority w:val="99"/>
    <w:rsid w:val="00C36BCD"/>
    <w:pPr>
      <w:numPr>
        <w:numId w:val="27"/>
      </w:numPr>
    </w:pPr>
  </w:style>
  <w:style w:type="paragraph" w:customStyle="1" w:styleId="MEBasic6">
    <w:name w:val="ME Basic 6"/>
    <w:basedOn w:val="Normal"/>
    <w:uiPriority w:val="1"/>
    <w:qFormat/>
    <w:rsid w:val="00C36BCD"/>
    <w:pPr>
      <w:tabs>
        <w:tab w:val="num" w:pos="3402"/>
      </w:tabs>
      <w:spacing w:after="140" w:line="280" w:lineRule="atLeast"/>
      <w:ind w:left="3402" w:hanging="680"/>
    </w:pPr>
    <w:rPr>
      <w:rFonts w:ascii="Times New Roman" w:eastAsia="Times New Roman" w:hAnsi="Times New Roman" w:cs="Angsana New"/>
      <w:lang w:eastAsia="zh-CN" w:bidi="th-TH"/>
    </w:rPr>
  </w:style>
  <w:style w:type="paragraph" w:customStyle="1" w:styleId="MEBasic7">
    <w:name w:val="ME Basic 7"/>
    <w:basedOn w:val="Normal"/>
    <w:uiPriority w:val="1"/>
    <w:semiHidden/>
    <w:unhideWhenUsed/>
    <w:qFormat/>
    <w:rsid w:val="00C36BCD"/>
    <w:pPr>
      <w:tabs>
        <w:tab w:val="num" w:pos="4082"/>
      </w:tabs>
      <w:spacing w:after="140" w:line="280" w:lineRule="atLeast"/>
      <w:ind w:left="4082" w:hanging="680"/>
    </w:pPr>
    <w:rPr>
      <w:rFonts w:ascii="Times New Roman" w:eastAsia="Times New Roman" w:hAnsi="Times New Roman" w:cs="Angsana New"/>
      <w:lang w:eastAsia="zh-CN" w:bidi="th-TH"/>
    </w:rPr>
  </w:style>
  <w:style w:type="paragraph" w:customStyle="1" w:styleId="MEBasic8">
    <w:name w:val="ME Basic 8"/>
    <w:basedOn w:val="Normal"/>
    <w:uiPriority w:val="1"/>
    <w:semiHidden/>
    <w:unhideWhenUsed/>
    <w:qFormat/>
    <w:rsid w:val="00C36BCD"/>
    <w:pPr>
      <w:tabs>
        <w:tab w:val="num" w:pos="4763"/>
      </w:tabs>
      <w:spacing w:after="140" w:line="280" w:lineRule="atLeast"/>
      <w:ind w:left="4763" w:hanging="681"/>
    </w:pPr>
    <w:rPr>
      <w:rFonts w:ascii="Times New Roman" w:eastAsia="Times New Roman" w:hAnsi="Times New Roman" w:cs="Angsana New"/>
      <w:lang w:eastAsia="zh-CN" w:bidi="th-TH"/>
    </w:rPr>
  </w:style>
  <w:style w:type="paragraph" w:customStyle="1" w:styleId="MEBasic9">
    <w:name w:val="ME Basic 9"/>
    <w:basedOn w:val="Normal"/>
    <w:uiPriority w:val="1"/>
    <w:semiHidden/>
    <w:unhideWhenUsed/>
    <w:qFormat/>
    <w:rsid w:val="00C36BCD"/>
    <w:pPr>
      <w:tabs>
        <w:tab w:val="num" w:pos="5443"/>
      </w:tabs>
      <w:spacing w:after="140" w:line="280" w:lineRule="atLeast"/>
      <w:ind w:left="5443" w:hanging="680"/>
    </w:pPr>
    <w:rPr>
      <w:rFonts w:ascii="Times New Roman" w:eastAsia="Times New Roman" w:hAnsi="Times New Roman" w:cs="Angsana New"/>
      <w:lang w:eastAsia="zh-CN" w:bidi="th-TH"/>
    </w:rPr>
  </w:style>
  <w:style w:type="character" w:customStyle="1" w:styleId="MELegal1Char">
    <w:name w:val="ME Legal 1 Char"/>
    <w:rsid w:val="00C36BCD"/>
    <w:rPr>
      <w:rFonts w:ascii="Arial" w:hAnsi="Arial" w:cs="Angsana New"/>
      <w:spacing w:val="-10"/>
      <w:w w:val="95"/>
      <w:sz w:val="32"/>
      <w:szCs w:val="32"/>
      <w:lang w:val="en-AU" w:eastAsia="zh-CN" w:bidi="th-TH"/>
    </w:rPr>
  </w:style>
  <w:style w:type="paragraph" w:customStyle="1" w:styleId="Parties">
    <w:name w:val="Parties"/>
    <w:semiHidden/>
    <w:rsid w:val="00C36BCD"/>
    <w:pPr>
      <w:numPr>
        <w:numId w:val="28"/>
      </w:numPr>
      <w:spacing w:before="140" w:after="0" w:line="280" w:lineRule="atLeast"/>
    </w:pPr>
    <w:rPr>
      <w:rFonts w:ascii="Arial" w:eastAsia="Times New Roman" w:hAnsi="Arial" w:cs="Arial"/>
      <w:lang w:eastAsia="en-AU"/>
    </w:rPr>
  </w:style>
  <w:style w:type="paragraph" w:customStyle="1" w:styleId="Recital">
    <w:name w:val="_Recital"/>
    <w:basedOn w:val="Normal"/>
    <w:uiPriority w:val="99"/>
    <w:rsid w:val="00C36BCD"/>
    <w:pPr>
      <w:numPr>
        <w:numId w:val="29"/>
      </w:numPr>
      <w:spacing w:before="140" w:after="140" w:line="280" w:lineRule="atLeast"/>
    </w:pPr>
    <w:rPr>
      <w:rFonts w:ascii="Arial" w:eastAsia="Times New Roman" w:hAnsi="Arial" w:cs="Times New Roman"/>
      <w:lang w:eastAsia="en-AU"/>
    </w:rPr>
  </w:style>
  <w:style w:type="paragraph" w:customStyle="1" w:styleId="Schedule-TableHeading">
    <w:name w:val="Schedule - Table Heading"/>
    <w:basedOn w:val="Normal"/>
    <w:rsid w:val="00C36BCD"/>
    <w:pPr>
      <w:tabs>
        <w:tab w:val="left" w:pos="369"/>
        <w:tab w:val="num" w:pos="511"/>
      </w:tabs>
      <w:spacing w:before="60" w:after="60" w:line="300" w:lineRule="atLeast"/>
      <w:ind w:left="368" w:right="57" w:hanging="368"/>
    </w:pPr>
    <w:rPr>
      <w:rFonts w:ascii="Arial" w:eastAsia="Times New Roman" w:hAnsi="Arial" w:cs="Arial"/>
      <w:b/>
      <w:sz w:val="20"/>
      <w:szCs w:val="20"/>
      <w:lang w:eastAsia="en-AU"/>
    </w:rPr>
  </w:style>
  <w:style w:type="paragraph" w:customStyle="1" w:styleId="ClauseLevel1">
    <w:name w:val="Clause Level 1"/>
    <w:basedOn w:val="Normal"/>
    <w:next w:val="Normal"/>
    <w:rsid w:val="00C36BCD"/>
    <w:pPr>
      <w:keepNext/>
      <w:pBdr>
        <w:bottom w:val="single" w:sz="2" w:space="2" w:color="auto"/>
      </w:pBdr>
      <w:tabs>
        <w:tab w:val="num" w:pos="851"/>
      </w:tabs>
      <w:spacing w:before="480" w:after="0" w:line="300" w:lineRule="atLeast"/>
      <w:ind w:left="851" w:hanging="851"/>
      <w:outlineLvl w:val="0"/>
    </w:pPr>
    <w:rPr>
      <w:rFonts w:ascii="Century Gothic" w:eastAsia="Times New Roman" w:hAnsi="Century Gothic" w:cs="Times New Roman"/>
      <w:b/>
      <w:caps/>
      <w:color w:val="000000"/>
      <w:sz w:val="24"/>
      <w:szCs w:val="24"/>
      <w:lang w:eastAsia="en-AU"/>
    </w:rPr>
  </w:style>
  <w:style w:type="paragraph" w:customStyle="1" w:styleId="ClauseLevel2">
    <w:name w:val="Clause Level 2"/>
    <w:basedOn w:val="Normal"/>
    <w:rsid w:val="00C36BCD"/>
    <w:pPr>
      <w:keepNext/>
      <w:tabs>
        <w:tab w:val="num" w:pos="851"/>
      </w:tabs>
      <w:spacing w:before="360" w:after="0" w:line="300" w:lineRule="atLeast"/>
      <w:ind w:left="851" w:hanging="851"/>
      <w:outlineLvl w:val="1"/>
    </w:pPr>
    <w:rPr>
      <w:rFonts w:ascii="Century Gothic" w:eastAsia="Times New Roman" w:hAnsi="Century Gothic" w:cs="Times New Roman"/>
      <w:b/>
      <w:color w:val="000000"/>
      <w:lang w:eastAsia="en-AU"/>
    </w:rPr>
  </w:style>
  <w:style w:type="paragraph" w:customStyle="1" w:styleId="ClauseLevel3">
    <w:name w:val="Clause Level 3"/>
    <w:basedOn w:val="ClauseLevel2"/>
    <w:rsid w:val="00C36BCD"/>
    <w:pPr>
      <w:keepNext w:val="0"/>
      <w:spacing w:before="120" w:after="120"/>
      <w:outlineLvl w:val="2"/>
    </w:pPr>
    <w:rPr>
      <w:rFonts w:ascii="Times New Roman" w:hAnsi="Times New Roman"/>
      <w:b w:val="0"/>
    </w:rPr>
  </w:style>
  <w:style w:type="paragraph" w:customStyle="1" w:styleId="ClauseLevel4">
    <w:name w:val="Clause Level 4"/>
    <w:basedOn w:val="ClauseLevel3"/>
    <w:rsid w:val="00C36BCD"/>
    <w:pPr>
      <w:tabs>
        <w:tab w:val="clear" w:pos="851"/>
        <w:tab w:val="num" w:pos="1418"/>
      </w:tabs>
      <w:spacing w:before="0"/>
      <w:ind w:left="1418" w:hanging="567"/>
      <w:outlineLvl w:val="3"/>
    </w:pPr>
  </w:style>
  <w:style w:type="paragraph" w:customStyle="1" w:styleId="ClauseLevel5">
    <w:name w:val="Clause Level 5"/>
    <w:basedOn w:val="ClauseLevel4"/>
    <w:rsid w:val="00C36BCD"/>
    <w:pPr>
      <w:tabs>
        <w:tab w:val="clear" w:pos="1418"/>
        <w:tab w:val="num" w:pos="1985"/>
      </w:tabs>
      <w:ind w:left="1985"/>
      <w:outlineLvl w:val="2"/>
    </w:pPr>
  </w:style>
  <w:style w:type="paragraph" w:customStyle="1" w:styleId="PlainParagraph">
    <w:name w:val="Plain Paragraph"/>
    <w:basedOn w:val="Normal"/>
    <w:rsid w:val="00C36BCD"/>
    <w:pPr>
      <w:spacing w:before="120" w:after="120" w:line="280" w:lineRule="atLeast"/>
      <w:ind w:left="567"/>
    </w:pPr>
    <w:rPr>
      <w:rFonts w:ascii="Arial" w:eastAsia="Times New Roman" w:hAnsi="Arial" w:cs="Arial"/>
      <w:lang w:eastAsia="en-AU"/>
    </w:rPr>
  </w:style>
  <w:style w:type="paragraph" w:customStyle="1" w:styleId="ScheduleLevel5">
    <w:name w:val="Schedule Level 5"/>
    <w:basedOn w:val="Normal"/>
    <w:rsid w:val="00C36BCD"/>
    <w:pPr>
      <w:numPr>
        <w:ilvl w:val="3"/>
        <w:numId w:val="30"/>
      </w:numPr>
      <w:spacing w:after="140" w:line="280" w:lineRule="atLeast"/>
    </w:pPr>
    <w:rPr>
      <w:rFonts w:ascii="Arial" w:eastAsia="Times New Roman" w:hAnsi="Arial" w:cs="Arial"/>
      <w:lang w:eastAsia="en-AU"/>
    </w:rPr>
  </w:style>
  <w:style w:type="paragraph" w:customStyle="1" w:styleId="ScheduleHeading-ScheduleNumber">
    <w:name w:val="Schedule Heading - Schedule Number"/>
    <w:basedOn w:val="Normal"/>
    <w:rsid w:val="00C36BCD"/>
    <w:pPr>
      <w:spacing w:after="0" w:line="300" w:lineRule="atLeast"/>
    </w:pPr>
    <w:rPr>
      <w:rFonts w:ascii="Century Gothic" w:eastAsia="Times" w:hAnsi="Century Gothic" w:cs="Times New Roman"/>
      <w:sz w:val="20"/>
      <w:szCs w:val="20"/>
      <w:lang w:eastAsia="en-AU"/>
    </w:rPr>
  </w:style>
  <w:style w:type="paragraph" w:customStyle="1" w:styleId="ScheduleClauseL1">
    <w:name w:val="Schedule Clause L1"/>
    <w:rsid w:val="00C36BCD"/>
    <w:pPr>
      <w:keepNext/>
      <w:numPr>
        <w:numId w:val="30"/>
      </w:numPr>
      <w:pBdr>
        <w:bottom w:val="single" w:sz="4" w:space="1" w:color="auto"/>
      </w:pBdr>
      <w:spacing w:before="240" w:after="120" w:line="300" w:lineRule="atLeast"/>
    </w:pPr>
    <w:rPr>
      <w:rFonts w:ascii="Arial" w:eastAsia="Times" w:hAnsi="Arial" w:cs="Times New Roman"/>
      <w:b/>
      <w:caps/>
      <w:color w:val="000000"/>
      <w:sz w:val="24"/>
      <w:szCs w:val="20"/>
      <w:lang w:eastAsia="en-AU"/>
    </w:rPr>
  </w:style>
  <w:style w:type="paragraph" w:customStyle="1" w:styleId="ScheduleClauseL3">
    <w:name w:val="Schedule Clause L3"/>
    <w:basedOn w:val="Normal"/>
    <w:rsid w:val="00C36BCD"/>
    <w:pPr>
      <w:numPr>
        <w:ilvl w:val="1"/>
        <w:numId w:val="30"/>
      </w:numPr>
      <w:tabs>
        <w:tab w:val="left" w:pos="709"/>
      </w:tabs>
      <w:spacing w:before="120" w:after="100" w:afterAutospacing="1" w:line="300" w:lineRule="atLeast"/>
    </w:pPr>
    <w:rPr>
      <w:rFonts w:ascii="Arial" w:eastAsia="Times New Roman" w:hAnsi="Arial" w:cs="Times New Roman"/>
      <w:color w:val="000000"/>
      <w:sz w:val="20"/>
      <w:szCs w:val="24"/>
      <w:lang w:eastAsia="en-AU"/>
    </w:rPr>
  </w:style>
  <w:style w:type="paragraph" w:customStyle="1" w:styleId="ScheduleClauseLevel4">
    <w:name w:val="Schedule Clause Level 4"/>
    <w:basedOn w:val="ScheduleClauseL3"/>
    <w:rsid w:val="00C36BCD"/>
    <w:pPr>
      <w:numPr>
        <w:ilvl w:val="2"/>
      </w:numPr>
      <w:tabs>
        <w:tab w:val="left" w:pos="1418"/>
      </w:tabs>
      <w:outlineLvl w:val="3"/>
    </w:pPr>
  </w:style>
  <w:style w:type="table" w:styleId="LightShading-Accent6">
    <w:name w:val="Light Shading Accent 6"/>
    <w:basedOn w:val="TableNormal"/>
    <w:uiPriority w:val="60"/>
    <w:rsid w:val="00C36BCD"/>
    <w:pPr>
      <w:spacing w:after="0" w:line="240" w:lineRule="auto"/>
    </w:pPr>
    <w:rPr>
      <w:rFonts w:ascii="Times New Roman" w:eastAsia="Times New Roman" w:hAnsi="Times New Roman" w:cs="Times New Roman"/>
      <w:color w:val="E36C0A"/>
      <w:sz w:val="20"/>
      <w:szCs w:val="20"/>
      <w:lang w:eastAsia="en-AU"/>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Para">
    <w:name w:val="Table Para"/>
    <w:autoRedefine/>
    <w:rsid w:val="00C36BCD"/>
    <w:pPr>
      <w:numPr>
        <w:numId w:val="31"/>
      </w:numPr>
      <w:spacing w:before="120" w:after="120" w:line="240" w:lineRule="auto"/>
      <w:jc w:val="both"/>
    </w:pPr>
    <w:rPr>
      <w:rFonts w:ascii="Arial" w:eastAsia="Times New Roman" w:hAnsi="Arial" w:cs="Times New Roman"/>
      <w:noProof/>
      <w:sz w:val="20"/>
      <w:szCs w:val="20"/>
      <w:lang w:eastAsia="en-AU"/>
    </w:rPr>
  </w:style>
  <w:style w:type="paragraph" w:customStyle="1" w:styleId="DMO-NotetoTenderersLIST">
    <w:name w:val="DMO - Note to Tenderers LIST"/>
    <w:basedOn w:val="Normal"/>
    <w:qFormat/>
    <w:rsid w:val="00C36BCD"/>
    <w:pPr>
      <w:numPr>
        <w:numId w:val="32"/>
      </w:numPr>
      <w:shd w:val="clear" w:color="auto" w:fill="D9D9D9"/>
      <w:spacing w:after="120" w:line="240" w:lineRule="auto"/>
    </w:pPr>
    <w:rPr>
      <w:rFonts w:ascii="Arial" w:eastAsia="Times New Roman" w:hAnsi="Arial" w:cs="Times New Roman"/>
      <w:b/>
      <w:i/>
      <w:sz w:val="20"/>
      <w:szCs w:val="20"/>
      <w:lang w:eastAsia="en-AU"/>
    </w:rPr>
  </w:style>
  <w:style w:type="paragraph" w:customStyle="1" w:styleId="COTCOCLV2-ASDEFCON">
    <w:name w:val="COT/COC LV2 - ASDEFCON"/>
    <w:basedOn w:val="Normal"/>
    <w:next w:val="COTCOCLV3-ASDEFCON"/>
    <w:rsid w:val="00C36BCD"/>
    <w:pPr>
      <w:keepNext/>
      <w:keepLines/>
      <w:numPr>
        <w:ilvl w:val="1"/>
        <w:numId w:val="33"/>
      </w:numPr>
      <w:pBdr>
        <w:bottom w:val="single" w:sz="4" w:space="1" w:color="auto"/>
      </w:pBdr>
      <w:spacing w:after="120" w:line="240" w:lineRule="auto"/>
      <w:jc w:val="both"/>
    </w:pPr>
    <w:rPr>
      <w:rFonts w:ascii="Arial" w:eastAsia="Times New Roman" w:hAnsi="Arial" w:cs="Times New Roman"/>
      <w:b/>
      <w:color w:val="000000"/>
      <w:sz w:val="20"/>
      <w:szCs w:val="40"/>
      <w:lang w:eastAsia="en-AU"/>
    </w:rPr>
  </w:style>
  <w:style w:type="paragraph" w:customStyle="1" w:styleId="COTCOCLV3-ASDEFCON">
    <w:name w:val="COT/COC LV3 - ASDEFCON"/>
    <w:basedOn w:val="Normal"/>
    <w:link w:val="COTCOCLV3-ASDEFCONChar"/>
    <w:rsid w:val="00C36BCD"/>
    <w:pPr>
      <w:numPr>
        <w:ilvl w:val="2"/>
        <w:numId w:val="33"/>
      </w:numPr>
      <w:spacing w:after="120" w:line="240" w:lineRule="auto"/>
      <w:jc w:val="both"/>
    </w:pPr>
    <w:rPr>
      <w:rFonts w:ascii="Arial" w:eastAsia="Times New Roman" w:hAnsi="Arial" w:cs="Times New Roman"/>
      <w:color w:val="000000"/>
      <w:sz w:val="20"/>
      <w:szCs w:val="40"/>
      <w:lang w:eastAsia="en-AU"/>
    </w:rPr>
  </w:style>
  <w:style w:type="paragraph" w:customStyle="1" w:styleId="COTCOCLV1-ASDEFCON">
    <w:name w:val="COT/COC LV1 - ASDEFCON"/>
    <w:basedOn w:val="Normal"/>
    <w:next w:val="COTCOCLV2-ASDEFCON"/>
    <w:rsid w:val="00C36BCD"/>
    <w:pPr>
      <w:keepNext/>
      <w:keepLines/>
      <w:numPr>
        <w:numId w:val="33"/>
      </w:numPr>
      <w:spacing w:before="240" w:after="120" w:line="240" w:lineRule="auto"/>
      <w:jc w:val="both"/>
    </w:pPr>
    <w:rPr>
      <w:rFonts w:ascii="Arial" w:eastAsia="Times New Roman" w:hAnsi="Arial" w:cs="Times New Roman"/>
      <w:b/>
      <w:caps/>
      <w:color w:val="000000"/>
      <w:sz w:val="20"/>
      <w:szCs w:val="40"/>
      <w:lang w:eastAsia="en-AU"/>
    </w:rPr>
  </w:style>
  <w:style w:type="paragraph" w:customStyle="1" w:styleId="COTCOCLV4-ASDEFCON">
    <w:name w:val="COT/COC LV4 - ASDEFCON"/>
    <w:basedOn w:val="Normal"/>
    <w:link w:val="COTCOCLV4-ASDEFCONChar"/>
    <w:rsid w:val="00C36BCD"/>
    <w:pPr>
      <w:numPr>
        <w:ilvl w:val="3"/>
        <w:numId w:val="33"/>
      </w:numPr>
      <w:spacing w:after="120" w:line="240" w:lineRule="auto"/>
      <w:jc w:val="both"/>
    </w:pPr>
    <w:rPr>
      <w:rFonts w:ascii="Arial" w:eastAsia="Times New Roman" w:hAnsi="Arial" w:cs="Times New Roman"/>
      <w:color w:val="000000"/>
      <w:sz w:val="20"/>
      <w:szCs w:val="40"/>
      <w:lang w:eastAsia="en-AU"/>
    </w:rPr>
  </w:style>
  <w:style w:type="paragraph" w:customStyle="1" w:styleId="COTCOCLV5-ASDEFCON">
    <w:name w:val="COT/COC LV5 - ASDEFCON"/>
    <w:basedOn w:val="Normal"/>
    <w:rsid w:val="00C36BCD"/>
    <w:pPr>
      <w:numPr>
        <w:ilvl w:val="4"/>
        <w:numId w:val="33"/>
      </w:numPr>
      <w:spacing w:after="120" w:line="240" w:lineRule="auto"/>
      <w:jc w:val="both"/>
    </w:pPr>
    <w:rPr>
      <w:rFonts w:ascii="Arial" w:eastAsia="Times New Roman" w:hAnsi="Arial" w:cs="Times New Roman"/>
      <w:color w:val="000000"/>
      <w:sz w:val="20"/>
      <w:szCs w:val="40"/>
      <w:lang w:eastAsia="en-AU"/>
    </w:rPr>
  </w:style>
  <w:style w:type="paragraph" w:customStyle="1" w:styleId="COTCOCLV6-ASDEFCON">
    <w:name w:val="COT/COC LV6 - ASDEFCON"/>
    <w:basedOn w:val="Normal"/>
    <w:rsid w:val="00C36BCD"/>
    <w:pPr>
      <w:keepLines/>
      <w:numPr>
        <w:ilvl w:val="5"/>
        <w:numId w:val="33"/>
      </w:numPr>
      <w:spacing w:after="120" w:line="240" w:lineRule="auto"/>
      <w:jc w:val="both"/>
    </w:pPr>
    <w:rPr>
      <w:rFonts w:ascii="Arial" w:eastAsia="Times New Roman" w:hAnsi="Arial" w:cs="Times New Roman"/>
      <w:color w:val="000000"/>
      <w:sz w:val="20"/>
      <w:szCs w:val="40"/>
      <w:lang w:eastAsia="en-AU"/>
    </w:rPr>
  </w:style>
  <w:style w:type="paragraph" w:customStyle="1" w:styleId="ASDEFCONOperativePartListLV1">
    <w:name w:val="ASDEFCON Operative Part List LV1"/>
    <w:basedOn w:val="Normal"/>
    <w:rsid w:val="00C36BCD"/>
    <w:pPr>
      <w:numPr>
        <w:numId w:val="34"/>
      </w:numPr>
      <w:spacing w:after="120" w:line="240" w:lineRule="auto"/>
      <w:jc w:val="both"/>
    </w:pPr>
    <w:rPr>
      <w:rFonts w:ascii="Arial" w:eastAsia="Times New Roman" w:hAnsi="Arial" w:cs="Times New Roman"/>
      <w:iCs/>
      <w:color w:val="000000"/>
      <w:sz w:val="20"/>
      <w:szCs w:val="40"/>
      <w:lang w:eastAsia="en-AU"/>
    </w:rPr>
  </w:style>
  <w:style w:type="paragraph" w:customStyle="1" w:styleId="ASDEFCONOperativePartListLV2">
    <w:name w:val="ASDEFCON Operative Part List LV2"/>
    <w:basedOn w:val="ASDEFCONOperativePartListLV1"/>
    <w:rsid w:val="00C36BCD"/>
    <w:pPr>
      <w:numPr>
        <w:ilvl w:val="1"/>
      </w:numPr>
    </w:pPr>
  </w:style>
  <w:style w:type="paragraph" w:customStyle="1" w:styleId="ASDEFCONOptionSpace">
    <w:name w:val="ASDEFCON Option Space"/>
    <w:basedOn w:val="Normal"/>
    <w:rsid w:val="00C36BCD"/>
    <w:pPr>
      <w:spacing w:after="0" w:line="240" w:lineRule="auto"/>
      <w:jc w:val="both"/>
    </w:pPr>
    <w:rPr>
      <w:rFonts w:ascii="Arial" w:eastAsia="Times New Roman" w:hAnsi="Arial" w:cs="Times New Roman"/>
      <w:bCs/>
      <w:color w:val="FFFFFF"/>
      <w:sz w:val="8"/>
      <w:szCs w:val="40"/>
      <w:lang w:eastAsia="en-AU"/>
    </w:rPr>
  </w:style>
  <w:style w:type="paragraph" w:customStyle="1" w:styleId="GeneralHeading2">
    <w:name w:val="General Heading 2"/>
    <w:basedOn w:val="Normal"/>
    <w:next w:val="Normal"/>
    <w:link w:val="GeneralHeading2Char"/>
    <w:rsid w:val="00C36BCD"/>
    <w:pPr>
      <w:keepNext/>
      <w:adjustRightInd w:val="0"/>
      <w:spacing w:after="240" w:line="240" w:lineRule="auto"/>
      <w:jc w:val="both"/>
    </w:pPr>
    <w:rPr>
      <w:rFonts w:ascii="Times New Roman" w:eastAsia="STZhongsong" w:hAnsi="Times New Roman" w:cs="Times New Roman"/>
      <w:b/>
      <w:szCs w:val="20"/>
      <w:lang w:val="en-GB" w:eastAsia="zh-CN"/>
    </w:rPr>
  </w:style>
  <w:style w:type="character" w:customStyle="1" w:styleId="GeneralHeading2Char">
    <w:name w:val="General Heading 2 Char"/>
    <w:link w:val="GeneralHeading2"/>
    <w:rsid w:val="00C36BCD"/>
    <w:rPr>
      <w:rFonts w:ascii="Times New Roman" w:eastAsia="STZhongsong" w:hAnsi="Times New Roman" w:cs="Times New Roman"/>
      <w:b/>
      <w:szCs w:val="20"/>
      <w:lang w:val="en-GB" w:eastAsia="zh-CN"/>
    </w:rPr>
  </w:style>
  <w:style w:type="paragraph" w:styleId="Revision">
    <w:name w:val="Revision"/>
    <w:hidden/>
    <w:uiPriority w:val="99"/>
    <w:semiHidden/>
    <w:rsid w:val="00C36BCD"/>
    <w:pPr>
      <w:spacing w:after="0" w:line="240" w:lineRule="auto"/>
    </w:pPr>
    <w:rPr>
      <w:rFonts w:ascii="Arial" w:eastAsia="Times New Roman" w:hAnsi="Arial" w:cs="Arial"/>
      <w:sz w:val="21"/>
      <w:szCs w:val="20"/>
      <w:lang w:eastAsia="en-AU"/>
    </w:rPr>
  </w:style>
  <w:style w:type="character" w:customStyle="1" w:styleId="ASDEFCONNormalChar">
    <w:name w:val="ASDEFCON Normal Char"/>
    <w:link w:val="ASDEFCONNormal"/>
    <w:locked/>
    <w:rsid w:val="00C36BCD"/>
    <w:rPr>
      <w:rFonts w:ascii="Arial" w:hAnsi="Arial" w:cs="Arial"/>
      <w:color w:val="000000"/>
      <w:szCs w:val="40"/>
    </w:rPr>
  </w:style>
  <w:style w:type="paragraph" w:customStyle="1" w:styleId="ASDEFCONNormal">
    <w:name w:val="ASDEFCON Normal"/>
    <w:link w:val="ASDEFCONNormalChar"/>
    <w:rsid w:val="00C36BCD"/>
    <w:pPr>
      <w:spacing w:after="120" w:line="240" w:lineRule="auto"/>
      <w:jc w:val="both"/>
    </w:pPr>
    <w:rPr>
      <w:rFonts w:ascii="Arial" w:hAnsi="Arial" w:cs="Arial"/>
      <w:color w:val="000000"/>
      <w:szCs w:val="40"/>
    </w:rPr>
  </w:style>
  <w:style w:type="paragraph" w:customStyle="1" w:styleId="COTCOCLV3NONUM-ASDEFCON">
    <w:name w:val="COT/COC LV3 NONUM - ASDEFCON"/>
    <w:basedOn w:val="Normal"/>
    <w:next w:val="Normal"/>
    <w:rsid w:val="00C36BCD"/>
    <w:pPr>
      <w:spacing w:after="120" w:line="240" w:lineRule="auto"/>
      <w:ind w:left="851"/>
      <w:jc w:val="both"/>
    </w:pPr>
    <w:rPr>
      <w:rFonts w:ascii="Arial" w:eastAsia="Times New Roman" w:hAnsi="Arial" w:cs="Times New Roman"/>
      <w:color w:val="000000"/>
      <w:sz w:val="20"/>
      <w:szCs w:val="20"/>
      <w:lang w:eastAsia="en-AU"/>
    </w:rPr>
  </w:style>
  <w:style w:type="character" w:customStyle="1" w:styleId="FO3LegalChar">
    <w:name w:val="FO_3 (Legal) Char"/>
    <w:link w:val="FO3Legal"/>
    <w:locked/>
    <w:rsid w:val="00C36BCD"/>
    <w:rPr>
      <w:rFonts w:ascii="Arial" w:eastAsia="Times New Roman" w:hAnsi="Arial" w:cs="Arial"/>
      <w:sz w:val="21"/>
      <w:szCs w:val="20"/>
      <w:lang w:eastAsia="en-AU"/>
    </w:rPr>
  </w:style>
  <w:style w:type="character" w:customStyle="1" w:styleId="RecitalsAChar">
    <w:name w:val="Recitals A Char"/>
    <w:link w:val="RecitalsA"/>
    <w:locked/>
    <w:rsid w:val="00C36BCD"/>
    <w:rPr>
      <w:rFonts w:ascii="Arial" w:eastAsia="Times New Roman" w:hAnsi="Arial" w:cs="Arial"/>
      <w:sz w:val="21"/>
      <w:szCs w:val="20"/>
      <w:lang w:eastAsia="en-AU"/>
    </w:rPr>
  </w:style>
  <w:style w:type="character" w:customStyle="1" w:styleId="Level1ScheduleChar">
    <w:name w:val="Level 1 (Schedule) Char"/>
    <w:link w:val="Level1Schedule"/>
    <w:locked/>
    <w:rsid w:val="00C36BCD"/>
    <w:rPr>
      <w:rFonts w:ascii="Arial" w:eastAsia="Times New Roman" w:hAnsi="Arial" w:cs="Arial"/>
      <w:b/>
      <w:sz w:val="21"/>
      <w:szCs w:val="20"/>
      <w:lang w:eastAsia="en-AU"/>
    </w:rPr>
  </w:style>
  <w:style w:type="character" w:styleId="BookTitle">
    <w:name w:val="Book Title"/>
    <w:uiPriority w:val="33"/>
    <w:qFormat/>
    <w:rsid w:val="00C36BCD"/>
    <w:rPr>
      <w:rFonts w:ascii="Georgia" w:hAnsi="Georgia"/>
      <w:color w:val="ED7D31"/>
      <w:spacing w:val="5"/>
      <w:sz w:val="48"/>
      <w:szCs w:val="48"/>
    </w:rPr>
  </w:style>
  <w:style w:type="character" w:styleId="SubtleReference">
    <w:name w:val="Subtle Reference"/>
    <w:uiPriority w:val="31"/>
    <w:qFormat/>
    <w:rsid w:val="00C36BCD"/>
    <w:rPr>
      <w:color w:val="auto"/>
      <w:sz w:val="28"/>
      <w:szCs w:val="28"/>
    </w:rPr>
  </w:style>
  <w:style w:type="table" w:customStyle="1" w:styleId="TableGrid10">
    <w:name w:val="Table Grid1"/>
    <w:basedOn w:val="TableNormal"/>
    <w:next w:val="TableGrid"/>
    <w:rsid w:val="00C36BCD"/>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39"/>
    <w:rsid w:val="00C36BCD"/>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next w:val="TableGrid"/>
    <w:rsid w:val="00C36BCD"/>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C36BCD"/>
    <w:pPr>
      <w:spacing w:after="0" w:line="264" w:lineRule="auto"/>
    </w:pPr>
    <w:rPr>
      <w:rFonts w:ascii="Arial" w:eastAsia="Times New Roman" w:hAnsi="Arial" w:cs="Times New Roman"/>
      <w:sz w:val="21"/>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A">
    <w:name w:val="Heading A"/>
    <w:basedOn w:val="Normal"/>
    <w:link w:val="HeadingAChar"/>
    <w:qFormat/>
    <w:rsid w:val="00C36BCD"/>
    <w:pPr>
      <w:widowControl w:val="0"/>
      <w:suppressAutoHyphens/>
      <w:autoSpaceDE w:val="0"/>
      <w:autoSpaceDN w:val="0"/>
      <w:adjustRightInd w:val="0"/>
      <w:spacing w:before="480" w:after="280" w:line="240" w:lineRule="auto"/>
      <w:textAlignment w:val="center"/>
      <w:outlineLvl w:val="0"/>
    </w:pPr>
    <w:rPr>
      <w:rFonts w:ascii="Georgia" w:eastAsia="HGMinchoE" w:hAnsi="Georgia" w:cs="Arial"/>
      <w:noProof/>
      <w:color w:val="D15120"/>
      <w:sz w:val="38"/>
      <w:szCs w:val="38"/>
    </w:rPr>
  </w:style>
  <w:style w:type="character" w:customStyle="1" w:styleId="HeadingAChar">
    <w:name w:val="Heading A Char"/>
    <w:basedOn w:val="DefaultParagraphFont"/>
    <w:link w:val="HeadingA"/>
    <w:rsid w:val="00C36BCD"/>
    <w:rPr>
      <w:rFonts w:ascii="Georgia" w:eastAsia="HGMinchoE" w:hAnsi="Georgia" w:cs="Arial"/>
      <w:noProof/>
      <w:color w:val="D15120"/>
      <w:sz w:val="38"/>
      <w:szCs w:val="38"/>
    </w:rPr>
  </w:style>
  <w:style w:type="numbering" w:customStyle="1" w:styleId="NoList11">
    <w:name w:val="No List11"/>
    <w:next w:val="NoList"/>
    <w:uiPriority w:val="99"/>
    <w:semiHidden/>
    <w:unhideWhenUsed/>
    <w:rsid w:val="00C36BCD"/>
  </w:style>
  <w:style w:type="paragraph" w:customStyle="1" w:styleId="Classification">
    <w:name w:val="Classification"/>
    <w:next w:val="Normal"/>
    <w:rsid w:val="00C36BCD"/>
    <w:pPr>
      <w:widowControl w:val="0"/>
      <w:spacing w:after="0" w:line="260" w:lineRule="exact"/>
      <w:jc w:val="center"/>
    </w:pPr>
    <w:rPr>
      <w:rFonts w:ascii="Arial" w:eastAsia="Times New Roman" w:hAnsi="Arial" w:cs="Times New Roman"/>
      <w:b/>
      <w:caps/>
      <w:color w:val="000000"/>
      <w:sz w:val="24"/>
      <w:szCs w:val="20"/>
      <w:lang w:eastAsia="en-AU"/>
    </w:rPr>
  </w:style>
  <w:style w:type="table" w:customStyle="1" w:styleId="TableGrid40">
    <w:name w:val="Table Grid4"/>
    <w:basedOn w:val="TableNormal"/>
    <w:next w:val="TableGrid"/>
    <w:rsid w:val="00C36BCD"/>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header">
    <w:name w:val="Document title header"/>
    <w:rsid w:val="00C36BCD"/>
    <w:pPr>
      <w:spacing w:before="280" w:after="0" w:line="480" w:lineRule="auto"/>
    </w:pPr>
    <w:rPr>
      <w:rFonts w:ascii="Georgia" w:eastAsia="Times New Roman" w:hAnsi="Georgia" w:cs="Times New Roman"/>
      <w:color w:val="FFFFFF"/>
      <w:sz w:val="24"/>
      <w:szCs w:val="24"/>
      <w:lang w:val="en-US"/>
    </w:rPr>
  </w:style>
  <w:style w:type="paragraph" w:customStyle="1" w:styleId="Footertext">
    <w:name w:val="Footer text"/>
    <w:qFormat/>
    <w:rsid w:val="00C36BCD"/>
    <w:pPr>
      <w:spacing w:after="0" w:line="240" w:lineRule="auto"/>
      <w:ind w:right="360"/>
    </w:pPr>
    <w:rPr>
      <w:rFonts w:ascii="Georgia" w:eastAsia="Times New Roman" w:hAnsi="Georgia" w:cs="Times New Roman"/>
      <w:color w:val="5B6770"/>
      <w:szCs w:val="24"/>
      <w:lang w:val="en-US"/>
    </w:rPr>
  </w:style>
  <w:style w:type="paragraph" w:customStyle="1" w:styleId="TitleHeading">
    <w:name w:val="Title Heading"/>
    <w:basedOn w:val="Normal"/>
    <w:rsid w:val="00C36BCD"/>
    <w:pPr>
      <w:widowControl w:val="0"/>
      <w:suppressAutoHyphens/>
      <w:autoSpaceDE w:val="0"/>
      <w:autoSpaceDN w:val="0"/>
      <w:adjustRightInd w:val="0"/>
      <w:spacing w:after="80" w:line="620" w:lineRule="atLeast"/>
      <w:textAlignment w:val="center"/>
    </w:pPr>
    <w:rPr>
      <w:rFonts w:ascii="Georgia" w:eastAsia="Times New Roman" w:hAnsi="Georgia" w:cs="Georgia"/>
      <w:color w:val="D15120"/>
      <w:spacing w:val="-6"/>
      <w:sz w:val="48"/>
      <w:szCs w:val="48"/>
      <w:lang w:val="en-US"/>
    </w:rPr>
  </w:style>
  <w:style w:type="paragraph" w:customStyle="1" w:styleId="TablesandFigures">
    <w:name w:val="Tables and Figures"/>
    <w:rsid w:val="00C36BCD"/>
    <w:pPr>
      <w:widowControl w:val="0"/>
      <w:suppressAutoHyphens/>
      <w:autoSpaceDE w:val="0"/>
      <w:autoSpaceDN w:val="0"/>
      <w:adjustRightInd w:val="0"/>
      <w:spacing w:before="160" w:after="227" w:line="288" w:lineRule="auto"/>
      <w:jc w:val="center"/>
      <w:textAlignment w:val="center"/>
    </w:pPr>
    <w:rPr>
      <w:rFonts w:ascii="Arial" w:eastAsia="Times New Roman" w:hAnsi="Arial" w:cs="Arial"/>
      <w:b/>
      <w:bCs/>
      <w:color w:val="000000"/>
    </w:rPr>
  </w:style>
  <w:style w:type="paragraph" w:customStyle="1" w:styleId="TableTextHeading">
    <w:name w:val="Table Text Heading"/>
    <w:rsid w:val="00C36BCD"/>
    <w:pPr>
      <w:spacing w:after="0" w:line="240" w:lineRule="auto"/>
    </w:pPr>
    <w:rPr>
      <w:rFonts w:ascii="Arial" w:eastAsia="Times New Roman" w:hAnsi="Arial" w:cs="Times New Roman"/>
      <w:b/>
      <w:color w:val="FFFFFF"/>
      <w:szCs w:val="24"/>
      <w:lang w:val="en-US"/>
    </w:rPr>
  </w:style>
  <w:style w:type="paragraph" w:customStyle="1" w:styleId="Sub-TitleText">
    <w:name w:val="Sub-Title Text"/>
    <w:rsid w:val="00C36BCD"/>
    <w:pPr>
      <w:widowControl w:val="0"/>
      <w:suppressAutoHyphens/>
      <w:autoSpaceDE w:val="0"/>
      <w:autoSpaceDN w:val="0"/>
      <w:adjustRightInd w:val="0"/>
      <w:spacing w:after="240" w:line="240" w:lineRule="auto"/>
      <w:textAlignment w:val="center"/>
    </w:pPr>
    <w:rPr>
      <w:rFonts w:ascii="Arial" w:eastAsia="Times New Roman" w:hAnsi="Arial" w:cs="ArialMT"/>
      <w:color w:val="515E69"/>
      <w:sz w:val="34"/>
      <w:szCs w:val="34"/>
      <w:lang w:val="en-US"/>
    </w:rPr>
  </w:style>
  <w:style w:type="paragraph" w:customStyle="1" w:styleId="SUPPLIMENTARYDOCTITLE">
    <w:name w:val="SUPPLIMENTARY DOC TITLE"/>
    <w:rsid w:val="00C36BCD"/>
    <w:pPr>
      <w:spacing w:after="0" w:line="240" w:lineRule="auto"/>
      <w:ind w:right="425"/>
      <w:jc w:val="right"/>
    </w:pPr>
    <w:rPr>
      <w:rFonts w:ascii="Times New Roman" w:eastAsia="Times New Roman" w:hAnsi="Times New Roman" w:cs="Times New Roman"/>
      <w:color w:val="818181"/>
      <w:sz w:val="24"/>
      <w:szCs w:val="24"/>
      <w:lang w:val="en-US"/>
    </w:rPr>
  </w:style>
  <w:style w:type="paragraph" w:customStyle="1" w:styleId="TableBodyText">
    <w:name w:val="Table Body Text"/>
    <w:rsid w:val="00C36BCD"/>
    <w:pPr>
      <w:spacing w:after="0" w:line="240" w:lineRule="auto"/>
    </w:pPr>
    <w:rPr>
      <w:rFonts w:ascii="Arial" w:eastAsia="Times New Roman" w:hAnsi="Arial" w:cs="Times New Roman"/>
      <w:sz w:val="20"/>
      <w:szCs w:val="20"/>
      <w:lang w:val="en-US"/>
    </w:rPr>
  </w:style>
  <w:style w:type="table" w:customStyle="1" w:styleId="BasicTable">
    <w:name w:val="Basic Table"/>
    <w:rsid w:val="00C36BCD"/>
    <w:pPr>
      <w:spacing w:after="0" w:line="240" w:lineRule="auto"/>
    </w:pPr>
    <w:rPr>
      <w:rFonts w:ascii="Arial" w:eastAsia="Times New Roman" w:hAnsi="Arial"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ateofpublication">
    <w:name w:val="Date of publication"/>
    <w:basedOn w:val="Normal"/>
    <w:rsid w:val="00C36BCD"/>
    <w:pPr>
      <w:spacing w:before="480" w:after="0" w:line="240" w:lineRule="auto"/>
      <w:jc w:val="right"/>
    </w:pPr>
    <w:rPr>
      <w:rFonts w:ascii="Arial" w:eastAsia="Times New Roman" w:hAnsi="Arial" w:cs="Arial"/>
      <w:color w:val="5B6770"/>
      <w:sz w:val="24"/>
      <w:szCs w:val="24"/>
      <w:lang w:val="en-US"/>
    </w:rPr>
  </w:style>
  <w:style w:type="paragraph" w:customStyle="1" w:styleId="Sponsoringbodytext">
    <w:name w:val="Sponsoring body text"/>
    <w:basedOn w:val="Normal"/>
    <w:rsid w:val="00C36BCD"/>
    <w:pPr>
      <w:spacing w:before="240" w:after="0" w:line="240" w:lineRule="auto"/>
      <w:jc w:val="right"/>
    </w:pPr>
    <w:rPr>
      <w:rFonts w:ascii="Arial" w:eastAsia="Times New Roman" w:hAnsi="Arial" w:cs="Arial"/>
      <w:b/>
      <w:color w:val="5B6770"/>
      <w:sz w:val="24"/>
      <w:szCs w:val="24"/>
      <w:lang w:val="en-US"/>
    </w:rPr>
  </w:style>
  <w:style w:type="paragraph" w:customStyle="1" w:styleId="FigureCaption">
    <w:name w:val="Figure Caption"/>
    <w:basedOn w:val="Normal"/>
    <w:rsid w:val="00C36BCD"/>
    <w:pPr>
      <w:widowControl w:val="0"/>
      <w:suppressAutoHyphens/>
      <w:autoSpaceDE w:val="0"/>
      <w:autoSpaceDN w:val="0"/>
      <w:adjustRightInd w:val="0"/>
      <w:spacing w:before="160" w:after="227" w:line="288" w:lineRule="auto"/>
      <w:jc w:val="center"/>
      <w:textAlignment w:val="center"/>
    </w:pPr>
    <w:rPr>
      <w:rFonts w:ascii="Arial" w:eastAsia="Times New Roman" w:hAnsi="Arial" w:cs="Arial"/>
      <w:b/>
      <w:bCs/>
      <w:color w:val="000000"/>
      <w:sz w:val="20"/>
    </w:rPr>
  </w:style>
  <w:style w:type="paragraph" w:customStyle="1" w:styleId="AuthorHeader">
    <w:name w:val="Author Header"/>
    <w:basedOn w:val="Normal"/>
    <w:link w:val="AuthorHeaderChar"/>
    <w:autoRedefine/>
    <w:qFormat/>
    <w:rsid w:val="00C36BCD"/>
    <w:pPr>
      <w:spacing w:before="720" w:after="240" w:line="240" w:lineRule="auto"/>
      <w:jc w:val="right"/>
    </w:pPr>
    <w:rPr>
      <w:rFonts w:ascii="Arial" w:eastAsia="Times New Roman" w:hAnsi="Arial" w:cs="Times New Roman"/>
      <w:b/>
      <w:color w:val="5B6770"/>
      <w:sz w:val="28"/>
      <w:szCs w:val="28"/>
      <w:lang w:val="en-US"/>
    </w:rPr>
  </w:style>
  <w:style w:type="character" w:customStyle="1" w:styleId="AuthorHeaderChar">
    <w:name w:val="Author Header Char"/>
    <w:link w:val="AuthorHeader"/>
    <w:rsid w:val="00C36BCD"/>
    <w:rPr>
      <w:rFonts w:ascii="Arial" w:eastAsia="Times New Roman" w:hAnsi="Arial" w:cs="Times New Roman"/>
      <w:b/>
      <w:color w:val="5B6770"/>
      <w:sz w:val="28"/>
      <w:szCs w:val="28"/>
      <w:lang w:val="en-US"/>
    </w:rPr>
  </w:style>
  <w:style w:type="table" w:customStyle="1" w:styleId="DPGBasicTable">
    <w:name w:val="DPG Basic Table"/>
    <w:rsid w:val="00C36BCD"/>
    <w:pPr>
      <w:spacing w:after="0" w:line="240" w:lineRule="auto"/>
    </w:pPr>
    <w:rPr>
      <w:rFonts w:ascii="Arial" w:eastAsia="Times New Roman" w:hAnsi="Arial" w:cs="Times New Roman"/>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08" w:type="dxa"/>
        <w:bottom w:w="57" w:type="dxa"/>
        <w:right w:w="108" w:type="dxa"/>
      </w:tblCellMar>
    </w:tblPr>
    <w:tcPr>
      <w:tcMar>
        <w:top w:w="57" w:type="dxa"/>
        <w:bottom w:w="57" w:type="dxa"/>
      </w:tcMar>
    </w:tcPr>
  </w:style>
  <w:style w:type="paragraph" w:customStyle="1" w:styleId="MainTitleHeading">
    <w:name w:val="Main Title Heading"/>
    <w:basedOn w:val="Normal"/>
    <w:rsid w:val="00C36BCD"/>
    <w:pPr>
      <w:widowControl w:val="0"/>
      <w:suppressAutoHyphens/>
      <w:autoSpaceDE w:val="0"/>
      <w:autoSpaceDN w:val="0"/>
      <w:adjustRightInd w:val="0"/>
      <w:spacing w:after="170" w:line="620" w:lineRule="atLeast"/>
      <w:textAlignment w:val="center"/>
    </w:pPr>
    <w:rPr>
      <w:rFonts w:ascii="Georgia" w:eastAsia="Times New Roman" w:hAnsi="Georgia" w:cs="Georgia"/>
      <w:color w:val="D15120"/>
      <w:spacing w:val="-6"/>
      <w:sz w:val="60"/>
      <w:szCs w:val="60"/>
      <w:lang w:val="en-US"/>
    </w:rPr>
  </w:style>
  <w:style w:type="paragraph" w:customStyle="1" w:styleId="SubHeadingText">
    <w:name w:val="Sub Heading Text"/>
    <w:rsid w:val="00C36BCD"/>
    <w:pPr>
      <w:widowControl w:val="0"/>
      <w:suppressAutoHyphens/>
      <w:autoSpaceDE w:val="0"/>
      <w:autoSpaceDN w:val="0"/>
      <w:adjustRightInd w:val="0"/>
      <w:spacing w:after="170" w:line="260" w:lineRule="atLeast"/>
      <w:textAlignment w:val="center"/>
    </w:pPr>
    <w:rPr>
      <w:rFonts w:ascii="Arial" w:eastAsia="Times New Roman" w:hAnsi="Arial" w:cs="ArialMT"/>
      <w:color w:val="515E69"/>
      <w:sz w:val="34"/>
      <w:szCs w:val="34"/>
      <w:lang w:val="en-US"/>
    </w:rPr>
  </w:style>
  <w:style w:type="paragraph" w:customStyle="1" w:styleId="SupportingBodyText">
    <w:name w:val="Supporting Body Text"/>
    <w:link w:val="SupportingBodyTextChar"/>
    <w:rsid w:val="00C36BCD"/>
    <w:pPr>
      <w:spacing w:after="0" w:line="240" w:lineRule="auto"/>
      <w:jc w:val="right"/>
    </w:pPr>
    <w:rPr>
      <w:rFonts w:ascii="Arial" w:eastAsia="Times New Roman" w:hAnsi="Arial" w:cs="Arial"/>
      <w:color w:val="5B6770"/>
      <w:sz w:val="28"/>
      <w:szCs w:val="28"/>
      <w:lang w:val="en-US"/>
    </w:rPr>
  </w:style>
  <w:style w:type="paragraph" w:customStyle="1" w:styleId="TOCHeading1">
    <w:name w:val="TOC Heading1"/>
    <w:basedOn w:val="Heading1"/>
    <w:next w:val="Normal"/>
    <w:link w:val="TOCHeading1Char"/>
    <w:qFormat/>
    <w:rsid w:val="005E60DE"/>
    <w:pPr>
      <w:keepNext w:val="0"/>
      <w:keepLines w:val="0"/>
      <w:widowControl w:val="0"/>
      <w:suppressAutoHyphens/>
      <w:autoSpaceDE w:val="0"/>
      <w:autoSpaceDN w:val="0"/>
      <w:adjustRightInd w:val="0"/>
      <w:spacing w:before="120" w:after="120" w:line="280" w:lineRule="atLeast"/>
      <w:textAlignment w:val="center"/>
    </w:pPr>
    <w:rPr>
      <w:rFonts w:ascii="Arial" w:eastAsia="Times New Roman" w:hAnsi="Arial" w:cs="Arial"/>
      <w:b/>
      <w:noProof/>
      <w:color w:val="D15120"/>
      <w:sz w:val="26"/>
      <w:szCs w:val="26"/>
    </w:rPr>
  </w:style>
  <w:style w:type="paragraph" w:customStyle="1" w:styleId="FrontMatterHeadings">
    <w:name w:val="Front Matter Headings"/>
    <w:basedOn w:val="Normal"/>
    <w:rsid w:val="00C36BCD"/>
    <w:pPr>
      <w:spacing w:before="200" w:after="40" w:line="240" w:lineRule="auto"/>
    </w:pPr>
    <w:rPr>
      <w:rFonts w:ascii="Arial" w:eastAsia="Times New Roman" w:hAnsi="Arial" w:cs="Arial"/>
      <w:b/>
      <w:bCs/>
      <w:sz w:val="20"/>
      <w:lang w:val="en-US"/>
    </w:rPr>
  </w:style>
  <w:style w:type="character" w:customStyle="1" w:styleId="Hintstext">
    <w:name w:val="Hints text"/>
    <w:rsid w:val="00C36BCD"/>
    <w:rPr>
      <w:rFonts w:ascii="Arial" w:hAnsi="Arial"/>
      <w:color w:val="5B6770"/>
      <w:sz w:val="24"/>
    </w:rPr>
  </w:style>
  <w:style w:type="paragraph" w:customStyle="1" w:styleId="Instructions">
    <w:name w:val="Instructions"/>
    <w:basedOn w:val="Normal"/>
    <w:rsid w:val="00C36BCD"/>
    <w:pPr>
      <w:spacing w:after="200" w:line="240" w:lineRule="auto"/>
    </w:pPr>
    <w:rPr>
      <w:rFonts w:ascii="Arial" w:eastAsia="Times New Roman" w:hAnsi="Arial" w:cs="Times New Roman"/>
      <w:color w:val="808080"/>
      <w:sz w:val="20"/>
      <w:szCs w:val="24"/>
      <w:lang w:val="en-US"/>
    </w:rPr>
  </w:style>
  <w:style w:type="paragraph" w:customStyle="1" w:styleId="InstructionH2">
    <w:name w:val="Instruction H2"/>
    <w:basedOn w:val="Heading3"/>
    <w:link w:val="InstructionH2Char"/>
    <w:rsid w:val="00C36BCD"/>
    <w:pPr>
      <w:widowControl w:val="0"/>
      <w:numPr>
        <w:numId w:val="0"/>
      </w:numPr>
      <w:suppressAutoHyphens/>
      <w:autoSpaceDE w:val="0"/>
      <w:autoSpaceDN w:val="0"/>
      <w:adjustRightInd w:val="0"/>
      <w:spacing w:before="360" w:after="160" w:line="240" w:lineRule="auto"/>
      <w:ind w:left="720" w:hanging="720"/>
      <w:jc w:val="both"/>
      <w:textAlignment w:val="center"/>
    </w:pPr>
    <w:rPr>
      <w:rFonts w:ascii="Arial" w:eastAsia="Times New Roman" w:hAnsi="Arial" w:cs="Arial-BoldMT"/>
      <w:bCs/>
      <w:color w:val="808080"/>
      <w:sz w:val="28"/>
      <w:szCs w:val="26"/>
    </w:rPr>
  </w:style>
  <w:style w:type="paragraph" w:customStyle="1" w:styleId="TableCaption">
    <w:name w:val="Table Caption"/>
    <w:basedOn w:val="Normal"/>
    <w:rsid w:val="00C36BCD"/>
    <w:pPr>
      <w:spacing w:after="200" w:line="240" w:lineRule="auto"/>
    </w:pPr>
    <w:rPr>
      <w:rFonts w:ascii="Arial" w:eastAsia="Times New Roman" w:hAnsi="Arial" w:cs="Times New Roman"/>
      <w:b/>
      <w:sz w:val="20"/>
      <w:szCs w:val="24"/>
      <w:lang w:val="en-US"/>
    </w:rPr>
  </w:style>
  <w:style w:type="character" w:customStyle="1" w:styleId="InstructionH2Char">
    <w:name w:val="Instruction H2 Char"/>
    <w:link w:val="InstructionH2"/>
    <w:rsid w:val="00C36BCD"/>
    <w:rPr>
      <w:rFonts w:ascii="Arial" w:eastAsia="Times New Roman" w:hAnsi="Arial" w:cs="Arial-BoldMT"/>
      <w:bCs/>
      <w:color w:val="808080"/>
      <w:sz w:val="28"/>
      <w:szCs w:val="26"/>
    </w:rPr>
  </w:style>
  <w:style w:type="character" w:customStyle="1" w:styleId="InstructionsItalic">
    <w:name w:val="Instructions Italic"/>
    <w:rsid w:val="00C36BCD"/>
    <w:rPr>
      <w:i/>
      <w:color w:val="808080"/>
    </w:rPr>
  </w:style>
  <w:style w:type="paragraph" w:customStyle="1" w:styleId="TableNote">
    <w:name w:val="Table Note"/>
    <w:basedOn w:val="Normal"/>
    <w:rsid w:val="00C36BCD"/>
    <w:pPr>
      <w:spacing w:before="120" w:after="200" w:line="240" w:lineRule="auto"/>
    </w:pPr>
    <w:rPr>
      <w:rFonts w:ascii="Arial" w:eastAsia="Times New Roman" w:hAnsi="Arial" w:cs="Arial"/>
      <w:sz w:val="20"/>
      <w:szCs w:val="24"/>
      <w:lang w:val="en-US"/>
    </w:rPr>
  </w:style>
  <w:style w:type="paragraph" w:customStyle="1" w:styleId="InstructionH1">
    <w:name w:val="Instruction H1"/>
    <w:basedOn w:val="Heading2"/>
    <w:rsid w:val="00C36BCD"/>
    <w:pPr>
      <w:keepNext w:val="0"/>
      <w:keepLines w:val="0"/>
      <w:numPr>
        <w:numId w:val="0"/>
      </w:numPr>
      <w:spacing w:before="360" w:after="160" w:line="240" w:lineRule="auto"/>
      <w:ind w:left="576" w:hanging="576"/>
    </w:pPr>
    <w:rPr>
      <w:rFonts w:ascii="Georgia" w:eastAsia="Times New Roman" w:hAnsi="Georgia" w:cs="Arial"/>
      <w:color w:val="808080"/>
      <w:sz w:val="24"/>
      <w:szCs w:val="24"/>
      <w14:textFill>
        <w14:solidFill>
          <w14:srgbClr w14:val="808080">
            <w14:lumMod w14:val="50000"/>
            <w14:lumOff w14:val="50000"/>
          </w14:srgbClr>
        </w14:solidFill>
      </w14:textFill>
    </w:rPr>
  </w:style>
  <w:style w:type="paragraph" w:customStyle="1" w:styleId="Instructionsadditional">
    <w:name w:val="Instructions additional"/>
    <w:basedOn w:val="Normal"/>
    <w:link w:val="InstructionsadditionalChar"/>
    <w:rsid w:val="00C36BCD"/>
    <w:pPr>
      <w:spacing w:after="0" w:line="240" w:lineRule="auto"/>
      <w:ind w:right="-1"/>
      <w:jc w:val="right"/>
    </w:pPr>
    <w:rPr>
      <w:rFonts w:ascii="Arial" w:eastAsia="Times New Roman" w:hAnsi="Arial" w:cs="Arial"/>
      <w:i/>
      <w:color w:val="808080"/>
      <w:sz w:val="24"/>
      <w:szCs w:val="24"/>
      <w:lang w:val="en-US"/>
    </w:rPr>
  </w:style>
  <w:style w:type="paragraph" w:customStyle="1" w:styleId="InstructionList">
    <w:name w:val="Instruction List"/>
    <w:basedOn w:val="ListBullet"/>
    <w:rsid w:val="00C36BCD"/>
    <w:pPr>
      <w:widowControl w:val="0"/>
      <w:numPr>
        <w:numId w:val="0"/>
      </w:numPr>
      <w:tabs>
        <w:tab w:val="num" w:pos="643"/>
      </w:tabs>
      <w:spacing w:after="160" w:line="240" w:lineRule="auto"/>
      <w:ind w:left="643" w:hanging="360"/>
    </w:pPr>
    <w:rPr>
      <w:rFonts w:cs="Times New Roman"/>
      <w:color w:val="808080"/>
      <w:sz w:val="20"/>
    </w:rPr>
  </w:style>
  <w:style w:type="character" w:customStyle="1" w:styleId="InstructionsadditionalChar">
    <w:name w:val="Instructions additional Char"/>
    <w:link w:val="Instructionsadditional"/>
    <w:rsid w:val="00C36BCD"/>
    <w:rPr>
      <w:rFonts w:ascii="Arial" w:eastAsia="Times New Roman" w:hAnsi="Arial" w:cs="Arial"/>
      <w:i/>
      <w:color w:val="808080"/>
      <w:sz w:val="24"/>
      <w:szCs w:val="24"/>
      <w:lang w:val="en-US"/>
    </w:rPr>
  </w:style>
  <w:style w:type="paragraph" w:customStyle="1" w:styleId="ListNumberParagraph">
    <w:name w:val="List Number Paragraph"/>
    <w:basedOn w:val="ListNumber"/>
    <w:qFormat/>
    <w:rsid w:val="00C36BCD"/>
    <w:pPr>
      <w:numPr>
        <w:numId w:val="0"/>
      </w:numPr>
      <w:spacing w:after="200" w:line="240" w:lineRule="auto"/>
      <w:ind w:left="360" w:hanging="360"/>
      <w:contextualSpacing/>
    </w:pPr>
    <w:rPr>
      <w:rFonts w:cs="Times New Roman"/>
      <w:sz w:val="20"/>
      <w:szCs w:val="24"/>
      <w:lang w:val="en-US"/>
    </w:rPr>
  </w:style>
  <w:style w:type="paragraph" w:customStyle="1" w:styleId="ListBulletContinue">
    <w:name w:val="List Bullet Continue"/>
    <w:basedOn w:val="ListBullet2"/>
    <w:next w:val="AuthorHeader"/>
    <w:qFormat/>
    <w:rsid w:val="00C36BCD"/>
    <w:pPr>
      <w:widowControl w:val="0"/>
      <w:tabs>
        <w:tab w:val="clear" w:pos="643"/>
        <w:tab w:val="num" w:pos="1305"/>
      </w:tabs>
      <w:spacing w:after="160" w:line="240" w:lineRule="auto"/>
      <w:ind w:left="1305" w:hanging="454"/>
    </w:pPr>
    <w:rPr>
      <w:rFonts w:cs="Times New Roman"/>
      <w:sz w:val="20"/>
    </w:rPr>
  </w:style>
  <w:style w:type="character" w:customStyle="1" w:styleId="SupportingBodyTextChar">
    <w:name w:val="Supporting Body Text Char"/>
    <w:link w:val="SupportingBodyText"/>
    <w:rsid w:val="00C36BCD"/>
    <w:rPr>
      <w:rFonts w:ascii="Arial" w:eastAsia="Times New Roman" w:hAnsi="Arial" w:cs="Arial"/>
      <w:color w:val="5B6770"/>
      <w:sz w:val="28"/>
      <w:szCs w:val="28"/>
      <w:lang w:val="en-US"/>
    </w:rPr>
  </w:style>
  <w:style w:type="paragraph" w:customStyle="1" w:styleId="CoverHeader">
    <w:name w:val="Cover Header"/>
    <w:basedOn w:val="Normal"/>
    <w:qFormat/>
    <w:rsid w:val="00C36BCD"/>
    <w:pPr>
      <w:widowControl w:val="0"/>
      <w:suppressAutoHyphens/>
      <w:autoSpaceDE w:val="0"/>
      <w:autoSpaceDN w:val="0"/>
      <w:adjustRightInd w:val="0"/>
      <w:spacing w:after="170" w:line="620" w:lineRule="atLeast"/>
      <w:textAlignment w:val="center"/>
    </w:pPr>
    <w:rPr>
      <w:rFonts w:ascii="Georgia" w:eastAsia="Times New Roman" w:hAnsi="Georgia" w:cs="Georgia"/>
      <w:color w:val="D15120"/>
      <w:spacing w:val="-6"/>
      <w:sz w:val="60"/>
      <w:szCs w:val="60"/>
      <w:lang w:val="en-US"/>
    </w:rPr>
  </w:style>
  <w:style w:type="paragraph" w:customStyle="1" w:styleId="CoverSubHeader">
    <w:name w:val="Cover SubHeader"/>
    <w:basedOn w:val="Normal"/>
    <w:qFormat/>
    <w:rsid w:val="00C36BCD"/>
    <w:pPr>
      <w:widowControl w:val="0"/>
      <w:suppressAutoHyphens/>
      <w:autoSpaceDE w:val="0"/>
      <w:autoSpaceDN w:val="0"/>
      <w:adjustRightInd w:val="0"/>
      <w:spacing w:after="1920" w:line="260" w:lineRule="atLeast"/>
      <w:textAlignment w:val="center"/>
    </w:pPr>
    <w:rPr>
      <w:rFonts w:ascii="Arial" w:eastAsia="Times New Roman" w:hAnsi="Arial" w:cs="ArialMT"/>
      <w:color w:val="515E69"/>
      <w:sz w:val="34"/>
      <w:szCs w:val="34"/>
      <w:lang w:val="en-US"/>
    </w:rPr>
  </w:style>
  <w:style w:type="paragraph" w:customStyle="1" w:styleId="Tabletext">
    <w:name w:val="Table text"/>
    <w:link w:val="TabletextChar"/>
    <w:rsid w:val="00C36BCD"/>
    <w:pPr>
      <w:widowControl w:val="0"/>
      <w:tabs>
        <w:tab w:val="decimal" w:pos="0"/>
      </w:tabs>
      <w:spacing w:before="60" w:after="60" w:line="240" w:lineRule="auto"/>
    </w:pPr>
    <w:rPr>
      <w:rFonts w:ascii="Calibri" w:eastAsia="Times New Roman" w:hAnsi="Calibri" w:cs="Times New Roman"/>
      <w:sz w:val="24"/>
      <w:szCs w:val="18"/>
      <w:lang w:eastAsia="zh-CN"/>
    </w:rPr>
  </w:style>
  <w:style w:type="character" w:customStyle="1" w:styleId="TabletextChar">
    <w:name w:val="Table text Char"/>
    <w:link w:val="Tabletext"/>
    <w:rsid w:val="00C36BCD"/>
    <w:rPr>
      <w:rFonts w:ascii="Calibri" w:eastAsia="Times New Roman" w:hAnsi="Calibri" w:cs="Times New Roman"/>
      <w:sz w:val="24"/>
      <w:szCs w:val="18"/>
      <w:lang w:eastAsia="zh-CN"/>
    </w:rPr>
  </w:style>
  <w:style w:type="paragraph" w:customStyle="1" w:styleId="Tableheading">
    <w:name w:val="Table heading"/>
    <w:basedOn w:val="Tabletext"/>
    <w:rsid w:val="00C36BCD"/>
    <w:pPr>
      <w:spacing w:before="0" w:after="0" w:line="360" w:lineRule="auto"/>
      <w:jc w:val="center"/>
    </w:pPr>
    <w:rPr>
      <w:rFonts w:cs="Calibri"/>
      <w:b/>
      <w:bCs/>
      <w:szCs w:val="24"/>
    </w:rPr>
  </w:style>
  <w:style w:type="table" w:customStyle="1" w:styleId="TableGrid11">
    <w:name w:val="Table Grid11"/>
    <w:basedOn w:val="TableNormal"/>
    <w:next w:val="TableGrid"/>
    <w:uiPriority w:val="59"/>
    <w:rsid w:val="00C36BCD"/>
    <w:pPr>
      <w:widowControl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Body3">
    <w:name w:val="HeadingBody 3"/>
    <w:basedOn w:val="Normal"/>
    <w:next w:val="Heading3"/>
    <w:link w:val="HeadingBody3Char"/>
    <w:uiPriority w:val="9"/>
    <w:unhideWhenUsed/>
    <w:qFormat/>
    <w:rsid w:val="00C36BCD"/>
    <w:pPr>
      <w:spacing w:before="100" w:after="100" w:line="264" w:lineRule="auto"/>
      <w:ind w:left="851"/>
    </w:pPr>
    <w:rPr>
      <w:rFonts w:ascii="Calibri" w:eastAsia="Calibri" w:hAnsi="Calibri" w:cs="Times New Roman"/>
      <w:kern w:val="16"/>
      <w:sz w:val="20"/>
      <w:szCs w:val="20"/>
      <w:lang w:val="en-US"/>
    </w:rPr>
  </w:style>
  <w:style w:type="character" w:customStyle="1" w:styleId="HeadingBody3Char">
    <w:name w:val="HeadingBody 3 Char"/>
    <w:basedOn w:val="DefaultParagraphFont"/>
    <w:link w:val="HeadingBody3"/>
    <w:uiPriority w:val="9"/>
    <w:rsid w:val="00C36BCD"/>
    <w:rPr>
      <w:rFonts w:ascii="Calibri" w:eastAsia="Calibri" w:hAnsi="Calibri" w:cs="Times New Roman"/>
      <w:kern w:val="16"/>
      <w:sz w:val="20"/>
      <w:szCs w:val="20"/>
      <w:lang w:val="en-US"/>
    </w:rPr>
  </w:style>
  <w:style w:type="paragraph" w:customStyle="1" w:styleId="HeadingBody5">
    <w:name w:val="HeadingBody 5"/>
    <w:basedOn w:val="Normal"/>
    <w:next w:val="Heading5"/>
    <w:link w:val="HeadingBody5Char"/>
    <w:uiPriority w:val="9"/>
    <w:unhideWhenUsed/>
    <w:qFormat/>
    <w:rsid w:val="00C36BCD"/>
    <w:pPr>
      <w:spacing w:before="100" w:after="100" w:line="264" w:lineRule="auto"/>
      <w:ind w:left="1418"/>
    </w:pPr>
    <w:rPr>
      <w:rFonts w:ascii="Calibri" w:eastAsia="Calibri" w:hAnsi="Calibri" w:cs="Times New Roman"/>
      <w:kern w:val="16"/>
      <w:sz w:val="20"/>
      <w:szCs w:val="20"/>
      <w:lang w:val="en-US"/>
    </w:rPr>
  </w:style>
  <w:style w:type="character" w:customStyle="1" w:styleId="HeadingBody5Char">
    <w:name w:val="HeadingBody 5 Char"/>
    <w:basedOn w:val="DefaultParagraphFont"/>
    <w:link w:val="HeadingBody5"/>
    <w:uiPriority w:val="9"/>
    <w:rsid w:val="00C36BCD"/>
    <w:rPr>
      <w:rFonts w:ascii="Calibri" w:eastAsia="Calibri" w:hAnsi="Calibri" w:cs="Times New Roman"/>
      <w:kern w:val="16"/>
      <w:sz w:val="20"/>
      <w:szCs w:val="20"/>
      <w:lang w:val="en-US"/>
    </w:rPr>
  </w:style>
  <w:style w:type="paragraph" w:customStyle="1" w:styleId="HeadingBody2">
    <w:name w:val="HeadingBody 2"/>
    <w:basedOn w:val="Normal"/>
    <w:next w:val="Heading2"/>
    <w:link w:val="HeadingBody2Char"/>
    <w:uiPriority w:val="9"/>
    <w:qFormat/>
    <w:rsid w:val="00C36BCD"/>
    <w:pPr>
      <w:spacing w:before="100" w:after="100" w:line="264" w:lineRule="auto"/>
      <w:ind w:left="851"/>
    </w:pPr>
    <w:rPr>
      <w:rFonts w:ascii="Calibri" w:eastAsia="Calibri" w:hAnsi="Calibri" w:cs="Times New Roman"/>
      <w:kern w:val="16"/>
      <w:sz w:val="20"/>
      <w:szCs w:val="20"/>
      <w:lang w:val="en-US"/>
    </w:rPr>
  </w:style>
  <w:style w:type="character" w:customStyle="1" w:styleId="HeadingBody2Char">
    <w:name w:val="HeadingBody 2 Char"/>
    <w:basedOn w:val="DefaultParagraphFont"/>
    <w:link w:val="HeadingBody2"/>
    <w:uiPriority w:val="9"/>
    <w:rsid w:val="00C36BCD"/>
    <w:rPr>
      <w:rFonts w:ascii="Calibri" w:eastAsia="Calibri" w:hAnsi="Calibri" w:cs="Times New Roman"/>
      <w:kern w:val="16"/>
      <w:sz w:val="20"/>
      <w:szCs w:val="20"/>
      <w:lang w:val="en-US"/>
    </w:rPr>
  </w:style>
  <w:style w:type="character" w:customStyle="1" w:styleId="DefinedTerm">
    <w:name w:val="Defined Term"/>
    <w:basedOn w:val="DefaultParagraphFont"/>
    <w:uiPriority w:val="19"/>
    <w:qFormat/>
    <w:rsid w:val="00C36BCD"/>
    <w:rPr>
      <w:caps w:val="0"/>
      <w:smallCaps w:val="0"/>
      <w:color w:val="auto"/>
      <w:u w:val="none" w:color="C00000"/>
      <w:em w:val="none"/>
    </w:rPr>
  </w:style>
  <w:style w:type="numbering" w:customStyle="1" w:styleId="ArticleSection1">
    <w:name w:val="Article / Section1"/>
    <w:basedOn w:val="NoList"/>
    <w:next w:val="ArticleSection"/>
    <w:locked/>
    <w:rsid w:val="00C36BCD"/>
  </w:style>
  <w:style w:type="paragraph" w:customStyle="1" w:styleId="CIOGBody">
    <w:name w:val="CIOG Body"/>
    <w:basedOn w:val="Normal"/>
    <w:uiPriority w:val="99"/>
    <w:rsid w:val="00C36BCD"/>
    <w:pPr>
      <w:spacing w:before="240" w:after="240" w:line="240" w:lineRule="auto"/>
      <w:ind w:left="720" w:right="1411" w:hanging="720"/>
    </w:pPr>
    <w:rPr>
      <w:rFonts w:ascii="HelveticaNeueLT Std" w:eastAsia="Times New Roman" w:hAnsi="HelveticaNeueLT Std" w:cs="Arial"/>
      <w:bCs/>
      <w:iCs/>
      <w:sz w:val="20"/>
      <w:szCs w:val="32"/>
      <w:lang w:val="en-GB"/>
    </w:rPr>
  </w:style>
  <w:style w:type="character" w:customStyle="1" w:styleId="CharChar5">
    <w:name w:val="Char Char5"/>
    <w:uiPriority w:val="99"/>
    <w:locked/>
    <w:rsid w:val="00C36BCD"/>
    <w:rPr>
      <w:rFonts w:ascii="Arial" w:hAnsi="Arial"/>
      <w:color w:val="5B6770"/>
      <w:sz w:val="28"/>
      <w:lang w:val="en-AU" w:eastAsia="en-AU"/>
    </w:rPr>
  </w:style>
  <w:style w:type="character" w:customStyle="1" w:styleId="BlockTextChar">
    <w:name w:val="Block Text Char"/>
    <w:link w:val="BlockText"/>
    <w:uiPriority w:val="99"/>
    <w:locked/>
    <w:rsid w:val="00C36BCD"/>
    <w:rPr>
      <w:rFonts w:ascii="Arial" w:eastAsia="Times New Roman" w:hAnsi="Arial" w:cs="Arial"/>
      <w:sz w:val="21"/>
      <w:szCs w:val="20"/>
      <w:lang w:eastAsia="en-AU"/>
    </w:rPr>
  </w:style>
  <w:style w:type="numbering" w:customStyle="1" w:styleId="MarketSounding1">
    <w:name w:val="Market Sounding1"/>
    <w:basedOn w:val="NoList"/>
    <w:next w:val="111111"/>
    <w:uiPriority w:val="99"/>
    <w:semiHidden/>
    <w:unhideWhenUsed/>
    <w:locked/>
    <w:rsid w:val="00C36BCD"/>
    <w:pPr>
      <w:numPr>
        <w:numId w:val="35"/>
      </w:numPr>
    </w:pPr>
  </w:style>
  <w:style w:type="numbering" w:customStyle="1" w:styleId="1111111">
    <w:name w:val="1 / 1.1 / 1.1.11"/>
    <w:rsid w:val="00C36BCD"/>
    <w:pPr>
      <w:numPr>
        <w:numId w:val="36"/>
      </w:numPr>
    </w:pPr>
  </w:style>
  <w:style w:type="numbering" w:customStyle="1" w:styleId="Style1">
    <w:name w:val="Style1"/>
    <w:rsid w:val="00C36BCD"/>
    <w:pPr>
      <w:numPr>
        <w:numId w:val="37"/>
      </w:numPr>
    </w:pPr>
  </w:style>
  <w:style w:type="character" w:customStyle="1" w:styleId="HeadingBody1Char">
    <w:name w:val="HeadingBody 1 Char"/>
    <w:link w:val="HeadingBody1"/>
    <w:uiPriority w:val="9"/>
    <w:locked/>
    <w:rsid w:val="00C36BCD"/>
  </w:style>
  <w:style w:type="paragraph" w:customStyle="1" w:styleId="HeadingBody1">
    <w:name w:val="HeadingBody 1"/>
    <w:basedOn w:val="Normal"/>
    <w:next w:val="Heading1"/>
    <w:link w:val="HeadingBody1Char"/>
    <w:uiPriority w:val="9"/>
    <w:qFormat/>
    <w:rsid w:val="00C36BCD"/>
    <w:pPr>
      <w:spacing w:before="60" w:after="60" w:line="276" w:lineRule="auto"/>
      <w:ind w:left="851" w:right="1411" w:hanging="720"/>
    </w:pPr>
  </w:style>
  <w:style w:type="character" w:customStyle="1" w:styleId="Note">
    <w:name w:val="Note"/>
    <w:uiPriority w:val="24"/>
    <w:qFormat/>
    <w:rsid w:val="00C36BCD"/>
    <w:rPr>
      <w:i/>
      <w:color w:val="4F81BD"/>
    </w:rPr>
  </w:style>
  <w:style w:type="character" w:customStyle="1" w:styleId="Example">
    <w:name w:val="Example"/>
    <w:uiPriority w:val="24"/>
    <w:qFormat/>
    <w:rsid w:val="00C36BCD"/>
    <w:rPr>
      <w:i/>
    </w:rPr>
  </w:style>
  <w:style w:type="character" w:customStyle="1" w:styleId="NotetoAdvisor">
    <w:name w:val="Note to Advisor"/>
    <w:uiPriority w:val="24"/>
    <w:qFormat/>
    <w:rsid w:val="00C36BCD"/>
    <w:rPr>
      <w:i/>
      <w:color w:val="457686"/>
    </w:rPr>
  </w:style>
  <w:style w:type="character" w:styleId="IntenseReference">
    <w:name w:val="Intense Reference"/>
    <w:uiPriority w:val="32"/>
    <w:qFormat/>
    <w:rsid w:val="00C36BCD"/>
    <w:rPr>
      <w:rFonts w:ascii="Calibri" w:hAnsi="Calibri"/>
      <w:b w:val="0"/>
      <w:bCs/>
      <w:i w:val="0"/>
      <w:caps w:val="0"/>
      <w:smallCaps w:val="0"/>
      <w:strike w:val="0"/>
      <w:dstrike w:val="0"/>
      <w:outline w:val="0"/>
      <w:shadow w:val="0"/>
      <w:emboss w:val="0"/>
      <w:imprint w:val="0"/>
      <w:vanish w:val="0"/>
      <w:color w:val="5B9BD5"/>
      <w:spacing w:val="5"/>
      <w:sz w:val="18"/>
      <w:vertAlign w:val="baseline"/>
    </w:rPr>
  </w:style>
  <w:style w:type="numbering" w:customStyle="1" w:styleId="ListBullet2List">
    <w:name w:val="List Bullet 2 List"/>
    <w:basedOn w:val="NoList"/>
    <w:uiPriority w:val="99"/>
    <w:rsid w:val="00C36BCD"/>
    <w:pPr>
      <w:numPr>
        <w:numId w:val="38"/>
      </w:numPr>
    </w:pPr>
  </w:style>
  <w:style w:type="paragraph" w:customStyle="1" w:styleId="TableParagraph">
    <w:name w:val="Table Paragraph"/>
    <w:basedOn w:val="Normal"/>
    <w:uiPriority w:val="1"/>
    <w:qFormat/>
    <w:rsid w:val="00C36BCD"/>
    <w:pPr>
      <w:widowControl w:val="0"/>
      <w:spacing w:before="4" w:after="0" w:line="240" w:lineRule="auto"/>
      <w:ind w:left="39"/>
    </w:pPr>
    <w:rPr>
      <w:rFonts w:ascii="Calibri" w:eastAsia="Calibri" w:hAnsi="Calibri" w:cs="Calibri"/>
      <w:lang w:val="en-US"/>
    </w:rPr>
  </w:style>
  <w:style w:type="character" w:styleId="IntenseEmphasis">
    <w:name w:val="Intense Emphasis"/>
    <w:qFormat/>
    <w:rsid w:val="00C36BCD"/>
    <w:rPr>
      <w:rFonts w:cs="Times New Roman"/>
      <w:b/>
      <w:bCs/>
      <w:i/>
      <w:iCs/>
      <w:color w:val="auto"/>
    </w:rPr>
  </w:style>
  <w:style w:type="numbering" w:customStyle="1" w:styleId="ListStyleContinue">
    <w:name w:val="List Style Continue"/>
    <w:rsid w:val="00C36BCD"/>
    <w:pPr>
      <w:numPr>
        <w:numId w:val="39"/>
      </w:numPr>
    </w:pPr>
  </w:style>
  <w:style w:type="numbering" w:customStyle="1" w:styleId="ListStyleNumber">
    <w:name w:val="List Style Number"/>
    <w:rsid w:val="00C36BCD"/>
    <w:pPr>
      <w:numPr>
        <w:numId w:val="40"/>
      </w:numPr>
    </w:pPr>
  </w:style>
  <w:style w:type="table" w:customStyle="1" w:styleId="TableGrid22">
    <w:name w:val="Table Grid22"/>
    <w:basedOn w:val="TableNormal"/>
    <w:next w:val="TableGrid"/>
    <w:rsid w:val="00C36BCD"/>
    <w:pPr>
      <w:spacing w:after="0" w:line="264" w:lineRule="auto"/>
    </w:pPr>
    <w:rPr>
      <w:rFonts w:ascii="Arial" w:eastAsia="Times New Roman" w:hAnsi="Arial" w:cs="Times New Roman"/>
      <w:sz w:val="21"/>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rsid w:val="00C36BCD"/>
    <w:pPr>
      <w:spacing w:after="0" w:line="264" w:lineRule="auto"/>
    </w:pPr>
    <w:rPr>
      <w:rFonts w:ascii="Arial" w:eastAsia="Times New Roman" w:hAnsi="Arial" w:cs="Times New Roman"/>
      <w:sz w:val="21"/>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B">
    <w:name w:val="Heading B"/>
    <w:basedOn w:val="Level2List"/>
    <w:link w:val="HeadingBChar"/>
    <w:qFormat/>
    <w:rsid w:val="00C36BCD"/>
    <w:rPr>
      <w:b/>
    </w:rPr>
  </w:style>
  <w:style w:type="character" w:customStyle="1" w:styleId="TOCHeading1Char">
    <w:name w:val="TOC Heading1 Char"/>
    <w:basedOn w:val="Heading1Char"/>
    <w:link w:val="TOCHeading1"/>
    <w:rsid w:val="005E60DE"/>
    <w:rPr>
      <w:rFonts w:ascii="Arial" w:eastAsia="Times New Roman" w:hAnsi="Arial" w:cs="Arial"/>
      <w:b/>
      <w:noProof/>
      <w:color w:val="D15120"/>
      <w:sz w:val="26"/>
      <w:szCs w:val="26"/>
    </w:rPr>
  </w:style>
  <w:style w:type="paragraph" w:customStyle="1" w:styleId="HeadingC">
    <w:name w:val="Heading C"/>
    <w:basedOn w:val="Normal"/>
    <w:link w:val="HeadingCChar"/>
    <w:qFormat/>
    <w:rsid w:val="00C36BCD"/>
    <w:pPr>
      <w:widowControl w:val="0"/>
      <w:suppressAutoHyphens/>
      <w:autoSpaceDE w:val="0"/>
      <w:autoSpaceDN w:val="0"/>
      <w:adjustRightInd w:val="0"/>
      <w:spacing w:before="360" w:after="280" w:line="240" w:lineRule="auto"/>
      <w:outlineLvl w:val="0"/>
    </w:pPr>
    <w:rPr>
      <w:rFonts w:ascii="Calibri Light" w:eastAsia="Times New Roman" w:hAnsi="Calibri Light" w:cs="Calibri Light"/>
      <w:b/>
      <w:noProof/>
      <w:color w:val="2E74B5"/>
      <w:sz w:val="32"/>
      <w:szCs w:val="32"/>
    </w:rPr>
  </w:style>
  <w:style w:type="character" w:customStyle="1" w:styleId="Level2ListChar">
    <w:name w:val="Level 2 (List) Char"/>
    <w:basedOn w:val="DefaultParagraphFont"/>
    <w:link w:val="Level2List"/>
    <w:rsid w:val="00C36BCD"/>
    <w:rPr>
      <w:rFonts w:ascii="Arial" w:eastAsia="Times New Roman" w:hAnsi="Arial" w:cs="Arial"/>
      <w:sz w:val="21"/>
      <w:szCs w:val="20"/>
      <w:lang w:eastAsia="en-AU"/>
    </w:rPr>
  </w:style>
  <w:style w:type="character" w:customStyle="1" w:styleId="HeadingBChar">
    <w:name w:val="Heading B Char"/>
    <w:basedOn w:val="Level2ListChar"/>
    <w:link w:val="HeadingB"/>
    <w:rsid w:val="00C36BCD"/>
    <w:rPr>
      <w:rFonts w:ascii="Arial" w:eastAsia="Times New Roman" w:hAnsi="Arial" w:cs="Arial"/>
      <w:b/>
      <w:sz w:val="21"/>
      <w:szCs w:val="20"/>
      <w:lang w:eastAsia="en-AU"/>
    </w:rPr>
  </w:style>
  <w:style w:type="character" w:customStyle="1" w:styleId="HeadingCChar">
    <w:name w:val="Heading C Char"/>
    <w:basedOn w:val="DefaultParagraphFont"/>
    <w:link w:val="HeadingC"/>
    <w:rsid w:val="00C36BCD"/>
    <w:rPr>
      <w:rFonts w:ascii="Calibri Light" w:eastAsia="Times New Roman" w:hAnsi="Calibri Light" w:cs="Calibri Light"/>
      <w:b/>
      <w:noProof/>
      <w:color w:val="2E74B5"/>
      <w:sz w:val="32"/>
      <w:szCs w:val="32"/>
    </w:rPr>
  </w:style>
  <w:style w:type="paragraph" w:customStyle="1" w:styleId="Style2">
    <w:name w:val="Style2"/>
    <w:basedOn w:val="Normal"/>
    <w:link w:val="Style2Char"/>
    <w:qFormat/>
    <w:rsid w:val="006E3677"/>
    <w:pPr>
      <w:widowControl w:val="0"/>
      <w:suppressAutoHyphens/>
      <w:autoSpaceDE w:val="0"/>
      <w:autoSpaceDN w:val="0"/>
      <w:adjustRightInd w:val="0"/>
      <w:spacing w:before="120" w:after="120" w:line="280" w:lineRule="atLeast"/>
      <w:textAlignment w:val="center"/>
      <w:outlineLvl w:val="0"/>
    </w:pPr>
    <w:rPr>
      <w:rFonts w:ascii="Arial" w:eastAsia="Times New Roman" w:hAnsi="Arial" w:cs="Arial"/>
      <w:b/>
      <w:noProof/>
      <w:color w:val="D15120"/>
      <w:sz w:val="26"/>
      <w:szCs w:val="26"/>
    </w:rPr>
  </w:style>
  <w:style w:type="paragraph" w:customStyle="1" w:styleId="Style3">
    <w:name w:val="Style3"/>
    <w:basedOn w:val="Style2"/>
    <w:link w:val="Style3Char"/>
    <w:qFormat/>
    <w:rsid w:val="00B52BB9"/>
    <w:pPr>
      <w:numPr>
        <w:ilvl w:val="1"/>
        <w:numId w:val="42"/>
      </w:numPr>
      <w:jc w:val="both"/>
    </w:pPr>
    <w:rPr>
      <w:b w:val="0"/>
      <w:color w:val="000000" w:themeColor="text1"/>
      <w:sz w:val="21"/>
      <w:szCs w:val="21"/>
      <w:lang w:eastAsia="en-AU"/>
    </w:rPr>
  </w:style>
  <w:style w:type="character" w:customStyle="1" w:styleId="Style2Char">
    <w:name w:val="Style2 Char"/>
    <w:basedOn w:val="DefaultParagraphFont"/>
    <w:link w:val="Style2"/>
    <w:rsid w:val="006E3677"/>
    <w:rPr>
      <w:rFonts w:ascii="Arial" w:eastAsia="Times New Roman" w:hAnsi="Arial" w:cs="Arial"/>
      <w:b/>
      <w:noProof/>
      <w:color w:val="D15120"/>
      <w:sz w:val="26"/>
      <w:szCs w:val="26"/>
    </w:rPr>
  </w:style>
  <w:style w:type="character" w:customStyle="1" w:styleId="Style3Char">
    <w:name w:val="Style3 Char"/>
    <w:basedOn w:val="Style2Char"/>
    <w:link w:val="Style3"/>
    <w:rsid w:val="00B52BB9"/>
    <w:rPr>
      <w:rFonts w:ascii="Arial" w:eastAsia="Times New Roman" w:hAnsi="Arial" w:cs="Arial"/>
      <w:b w:val="0"/>
      <w:noProof/>
      <w:color w:val="000000" w:themeColor="text1"/>
      <w:sz w:val="21"/>
      <w:szCs w:val="21"/>
      <w:lang w:eastAsia="en-AU"/>
    </w:rPr>
  </w:style>
  <w:style w:type="character" w:styleId="SubtleEmphasis">
    <w:name w:val="Subtle Emphasis"/>
    <w:uiPriority w:val="19"/>
    <w:qFormat/>
    <w:rsid w:val="00604B1B"/>
    <w:rPr>
      <w:rFonts w:ascii="Arial" w:hAnsi="Arial"/>
      <w:i/>
      <w:color w:val="000000" w:themeColor="text1"/>
      <w:sz w:val="20"/>
      <w:szCs w:val="20"/>
      <w:lang w:eastAsia="en-AU"/>
    </w:rPr>
  </w:style>
  <w:style w:type="paragraph" w:customStyle="1" w:styleId="Style4">
    <w:name w:val="Style4"/>
    <w:basedOn w:val="Style2"/>
    <w:uiPriority w:val="99"/>
    <w:qFormat/>
    <w:rsid w:val="00604B1B"/>
    <w:pPr>
      <w:spacing w:before="60" w:after="60" w:line="264" w:lineRule="auto"/>
    </w:pPr>
    <w:rPr>
      <w:b w:val="0"/>
      <w:i/>
      <w:color w:val="000000" w:themeColor="text1"/>
      <w:sz w:val="20"/>
    </w:rPr>
  </w:style>
  <w:style w:type="paragraph" w:customStyle="1" w:styleId="Style5">
    <w:name w:val="Style5"/>
    <w:basedOn w:val="Style2"/>
    <w:uiPriority w:val="99"/>
    <w:qFormat/>
    <w:rsid w:val="00604B1B"/>
    <w:rPr>
      <w:rFonts w:ascii="Arial Bold" w:hAnsi="Arial Bold"/>
    </w:rPr>
  </w:style>
  <w:style w:type="paragraph" w:customStyle="1" w:styleId="Style6">
    <w:name w:val="Style6"/>
    <w:basedOn w:val="Style3"/>
    <w:uiPriority w:val="99"/>
    <w:qFormat/>
    <w:rsid w:val="0016044A"/>
    <w:pPr>
      <w:numPr>
        <w:ilvl w:val="0"/>
        <w:numId w:val="0"/>
      </w:numPr>
    </w:pPr>
  </w:style>
  <w:style w:type="table" w:customStyle="1" w:styleId="DPSTableGrid31">
    <w:name w:val="DPS Table Grid31"/>
    <w:basedOn w:val="TableNormal"/>
    <w:next w:val="TableGrid"/>
    <w:uiPriority w:val="59"/>
    <w:rsid w:val="00A366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10">
    <w:name w:val="DPS Table Grid10"/>
    <w:basedOn w:val="TableNormal"/>
    <w:next w:val="TableGrid"/>
    <w:uiPriority w:val="59"/>
    <w:rsid w:val="00833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1 Char,Recommendation Char,List Paragraph11 Char,L Char,List Paragraph2 Char,Bullet Point Char,Bullet points Char,Content descriptions Char,Bullet Points Char,AR bullet 1 Char,#List Paragraph Char,Bullet point Char"/>
    <w:basedOn w:val="DefaultParagraphFont"/>
    <w:link w:val="ListParagraph"/>
    <w:uiPriority w:val="34"/>
    <w:locked/>
    <w:rsid w:val="0080460A"/>
    <w:rPr>
      <w:rFonts w:ascii="Arial" w:eastAsia="Times New Roman" w:hAnsi="Arial" w:cs="Arial"/>
      <w:sz w:val="21"/>
      <w:szCs w:val="20"/>
      <w:lang w:eastAsia="en-AU"/>
    </w:rPr>
  </w:style>
  <w:style w:type="paragraph" w:customStyle="1" w:styleId="Table8ptHeading-ASDEFCON">
    <w:name w:val="Table 8pt Heading - ASDEFCON"/>
    <w:basedOn w:val="ASDEFCONNormal"/>
    <w:rsid w:val="00D4580B"/>
    <w:pPr>
      <w:spacing w:before="60" w:after="60"/>
      <w:jc w:val="center"/>
    </w:pPr>
    <w:rPr>
      <w:rFonts w:eastAsia="Calibri" w:cs="Times New Roman"/>
      <w:b/>
      <w:sz w:val="16"/>
      <w:szCs w:val="16"/>
    </w:rPr>
  </w:style>
  <w:style w:type="character" w:styleId="PlaceholderText">
    <w:name w:val="Placeholder Text"/>
    <w:basedOn w:val="DefaultParagraphFont"/>
    <w:uiPriority w:val="99"/>
    <w:semiHidden/>
    <w:rsid w:val="00583238"/>
    <w:rPr>
      <w:color w:val="808080"/>
    </w:rPr>
  </w:style>
  <w:style w:type="character" w:customStyle="1" w:styleId="UnresolvedMention1">
    <w:name w:val="Unresolved Mention1"/>
    <w:basedOn w:val="DefaultParagraphFont"/>
    <w:uiPriority w:val="99"/>
    <w:semiHidden/>
    <w:unhideWhenUsed/>
    <w:rsid w:val="00C71EAB"/>
    <w:rPr>
      <w:color w:val="605E5C"/>
      <w:shd w:val="clear" w:color="auto" w:fill="E1DFDD"/>
    </w:rPr>
  </w:style>
  <w:style w:type="paragraph" w:customStyle="1" w:styleId="Style7">
    <w:name w:val="Style7"/>
    <w:basedOn w:val="ListParagraph"/>
    <w:link w:val="Style7Char"/>
    <w:qFormat/>
    <w:rsid w:val="00840013"/>
    <w:pPr>
      <w:numPr>
        <w:numId w:val="56"/>
      </w:numPr>
      <w:spacing w:before="120" w:after="120"/>
      <w:outlineLvl w:val="0"/>
    </w:pPr>
    <w:rPr>
      <w:rFonts w:ascii="Arial Bold" w:eastAsiaTheme="minorHAnsi" w:hAnsi="Arial Bold" w:cstheme="minorBidi"/>
      <w:b/>
      <w:color w:val="D15120"/>
      <w:sz w:val="26"/>
      <w:szCs w:val="26"/>
    </w:rPr>
  </w:style>
  <w:style w:type="character" w:customStyle="1" w:styleId="Style7Char">
    <w:name w:val="Style7 Char"/>
    <w:basedOn w:val="ListParagraphChar"/>
    <w:link w:val="Style7"/>
    <w:rsid w:val="00840013"/>
    <w:rPr>
      <w:rFonts w:ascii="Arial Bold" w:eastAsia="Times New Roman" w:hAnsi="Arial Bold" w:cs="Arial"/>
      <w:b/>
      <w:color w:val="D15120"/>
      <w:sz w:val="26"/>
      <w:szCs w:val="26"/>
      <w:lang w:eastAsia="en-AU"/>
    </w:rPr>
  </w:style>
  <w:style w:type="paragraph" w:customStyle="1" w:styleId="NRFABullet1">
    <w:name w:val="NRFA Bullet 1"/>
    <w:basedOn w:val="BodyText2"/>
    <w:qFormat/>
    <w:rsid w:val="00085482"/>
    <w:pPr>
      <w:numPr>
        <w:numId w:val="68"/>
      </w:numPr>
      <w:tabs>
        <w:tab w:val="left" w:pos="709"/>
      </w:tabs>
      <w:spacing w:before="240" w:after="0" w:line="240" w:lineRule="auto"/>
      <w:outlineLvl w:val="0"/>
    </w:pPr>
    <w:rPr>
      <w:rFonts w:cs="Times New Roman"/>
      <w:lang w:eastAsia="en-US"/>
    </w:rPr>
  </w:style>
  <w:style w:type="paragraph" w:customStyle="1" w:styleId="NRFABullet2">
    <w:name w:val="NRFA Bullet 2"/>
    <w:basedOn w:val="NRFABullet1"/>
    <w:qFormat/>
    <w:rsid w:val="00085482"/>
    <w:pPr>
      <w:numPr>
        <w:ilvl w:val="1"/>
      </w:numPr>
      <w:outlineLvl w:val="1"/>
    </w:pPr>
  </w:style>
  <w:style w:type="paragraph" w:customStyle="1" w:styleId="Item">
    <w:name w:val="Item"/>
    <w:next w:val="BodyText3"/>
    <w:rsid w:val="001824C5"/>
    <w:pPr>
      <w:keepNext/>
      <w:numPr>
        <w:numId w:val="69"/>
      </w:numPr>
      <w:spacing w:before="240" w:after="0" w:line="240" w:lineRule="auto"/>
    </w:pPr>
    <w:rPr>
      <w:rFonts w:ascii="Arial" w:eastAsia="Times New Roman" w:hAnsi="Arial" w:cs="Times New Roman"/>
      <w:b/>
      <w:sz w:val="20"/>
      <w:szCs w:val="20"/>
    </w:rPr>
  </w:style>
  <w:style w:type="paragraph" w:customStyle="1" w:styleId="Table10ptText-ASDEFCON">
    <w:name w:val="Table 10pt Text - ASDEFCON"/>
    <w:basedOn w:val="ASDEFCONNormal"/>
    <w:rsid w:val="00BB387C"/>
    <w:pPr>
      <w:numPr>
        <w:numId w:val="73"/>
      </w:numPr>
      <w:spacing w:before="60" w:after="60"/>
      <w:jc w:val="left"/>
    </w:pPr>
    <w:rPr>
      <w:rFonts w:eastAsia="Calibri" w:cs="Times New Roman"/>
      <w:sz w:val="20"/>
      <w:szCs w:val="22"/>
    </w:rPr>
  </w:style>
  <w:style w:type="paragraph" w:customStyle="1" w:styleId="Table10ptSub1-ASDEFCON">
    <w:name w:val="Table 10pt Sub1 - ASDEFCON"/>
    <w:basedOn w:val="Table10ptText-ASDEFCON"/>
    <w:rsid w:val="00BB387C"/>
    <w:pPr>
      <w:numPr>
        <w:ilvl w:val="1"/>
      </w:numPr>
      <w:jc w:val="both"/>
    </w:pPr>
  </w:style>
  <w:style w:type="paragraph" w:customStyle="1" w:styleId="Table10ptSub2-ASDEFCON">
    <w:name w:val="Table 10pt Sub2 - ASDEFCON"/>
    <w:basedOn w:val="Table10ptText-ASDEFCON"/>
    <w:rsid w:val="00BB387C"/>
    <w:pPr>
      <w:numPr>
        <w:ilvl w:val="2"/>
      </w:numPr>
      <w:tabs>
        <w:tab w:val="clear" w:pos="567"/>
      </w:tabs>
      <w:jc w:val="both"/>
    </w:pPr>
  </w:style>
  <w:style w:type="paragraph" w:customStyle="1" w:styleId="sspara">
    <w:name w:val="sspara"/>
    <w:uiPriority w:val="99"/>
    <w:rsid w:val="00BB387C"/>
    <w:pPr>
      <w:numPr>
        <w:numId w:val="74"/>
      </w:numPr>
      <w:tabs>
        <w:tab w:val="left" w:pos="2016"/>
      </w:tabs>
      <w:spacing w:after="120" w:line="240" w:lineRule="auto"/>
      <w:jc w:val="both"/>
    </w:pPr>
    <w:rPr>
      <w:rFonts w:ascii="Arial" w:eastAsia="Times New Roman" w:hAnsi="Arial" w:cs="Times New Roman"/>
      <w:sz w:val="20"/>
      <w:szCs w:val="20"/>
      <w:lang w:val="en-GB"/>
    </w:rPr>
  </w:style>
  <w:style w:type="paragraph" w:customStyle="1" w:styleId="LevelAfo">
    <w:name w:val="Level(A)fo"/>
    <w:basedOn w:val="Normal"/>
    <w:uiPriority w:val="6"/>
    <w:rsid w:val="00BB387C"/>
    <w:pPr>
      <w:spacing w:line="259" w:lineRule="auto"/>
      <w:ind w:left="2654"/>
    </w:pPr>
  </w:style>
  <w:style w:type="paragraph" w:customStyle="1" w:styleId="NoteToDrafters-ASDEFCON">
    <w:name w:val="Note To Drafters - ASDEFCON"/>
    <w:basedOn w:val="ASDEFCONNormal"/>
    <w:link w:val="NoteToDrafters-ASDEFCONChar"/>
    <w:rsid w:val="00E529B9"/>
    <w:pPr>
      <w:keepNext/>
      <w:shd w:val="clear" w:color="auto" w:fill="000000"/>
    </w:pPr>
    <w:rPr>
      <w:rFonts w:eastAsia="Times New Roman" w:cs="Times New Roman"/>
      <w:b/>
      <w:i/>
      <w:color w:val="FFFFFF"/>
      <w:sz w:val="20"/>
      <w:lang w:eastAsia="en-AU"/>
    </w:rPr>
  </w:style>
  <w:style w:type="character" w:customStyle="1" w:styleId="NoteToDrafters-ASDEFCONChar">
    <w:name w:val="Note To Drafters - ASDEFCON Char"/>
    <w:link w:val="NoteToDrafters-ASDEFCON"/>
    <w:rsid w:val="00E529B9"/>
    <w:rPr>
      <w:rFonts w:ascii="Arial" w:eastAsia="Times New Roman" w:hAnsi="Arial" w:cs="Times New Roman"/>
      <w:b/>
      <w:i/>
      <w:color w:val="FFFFFF"/>
      <w:sz w:val="20"/>
      <w:szCs w:val="40"/>
      <w:shd w:val="clear" w:color="auto" w:fill="000000"/>
      <w:lang w:eastAsia="en-AU"/>
    </w:rPr>
  </w:style>
  <w:style w:type="paragraph" w:customStyle="1" w:styleId="NoteToTenderers-ASDEFCON">
    <w:name w:val="Note To Tenderers - ASDEFCON"/>
    <w:basedOn w:val="ASDEFCONNormal"/>
    <w:link w:val="NoteToTenderers-ASDEFCONChar"/>
    <w:rsid w:val="00E529B9"/>
    <w:pPr>
      <w:keepNext/>
      <w:shd w:val="pct15" w:color="auto" w:fill="auto"/>
    </w:pPr>
    <w:rPr>
      <w:rFonts w:eastAsia="Times New Roman" w:cs="Times New Roman"/>
      <w:b/>
      <w:i/>
      <w:sz w:val="20"/>
      <w:lang w:eastAsia="en-AU"/>
    </w:rPr>
  </w:style>
  <w:style w:type="paragraph" w:customStyle="1" w:styleId="ASDEFCONBulletsLV2">
    <w:name w:val="ASDEFCON Bullets LV2"/>
    <w:basedOn w:val="ASDEFCONNormal"/>
    <w:rsid w:val="00E529B9"/>
    <w:pPr>
      <w:numPr>
        <w:numId w:val="97"/>
      </w:numPr>
    </w:pPr>
    <w:rPr>
      <w:rFonts w:eastAsia="Times New Roman" w:cs="Times New Roman"/>
      <w:sz w:val="20"/>
      <w:lang w:eastAsia="en-AU"/>
    </w:rPr>
  </w:style>
  <w:style w:type="character" w:customStyle="1" w:styleId="COTCOCLV3-ASDEFCONChar">
    <w:name w:val="COT/COC LV3 - ASDEFCON Char"/>
    <w:link w:val="COTCOCLV3-ASDEFCON"/>
    <w:rsid w:val="00E529B9"/>
    <w:rPr>
      <w:rFonts w:ascii="Arial" w:eastAsia="Times New Roman" w:hAnsi="Arial" w:cs="Times New Roman"/>
      <w:color w:val="000000"/>
      <w:sz w:val="20"/>
      <w:szCs w:val="40"/>
      <w:lang w:eastAsia="en-AU"/>
    </w:rPr>
  </w:style>
  <w:style w:type="character" w:customStyle="1" w:styleId="COTCOCLV4-ASDEFCONChar">
    <w:name w:val="COT/COC LV4 - ASDEFCON Char"/>
    <w:link w:val="COTCOCLV4-ASDEFCON"/>
    <w:rsid w:val="00E529B9"/>
    <w:rPr>
      <w:rFonts w:ascii="Arial" w:eastAsia="Times New Roman" w:hAnsi="Arial" w:cs="Times New Roman"/>
      <w:color w:val="000000"/>
      <w:sz w:val="20"/>
      <w:szCs w:val="40"/>
      <w:lang w:eastAsia="en-AU"/>
    </w:rPr>
  </w:style>
  <w:style w:type="character" w:customStyle="1" w:styleId="NoteToTenderers-ASDEFCONChar">
    <w:name w:val="Note To Tenderers - ASDEFCON Char"/>
    <w:link w:val="NoteToTenderers-ASDEFCON"/>
    <w:rsid w:val="00E529B9"/>
    <w:rPr>
      <w:rFonts w:ascii="Arial" w:eastAsia="Times New Roman" w:hAnsi="Arial" w:cs="Times New Roman"/>
      <w:b/>
      <w:i/>
      <w:color w:val="000000"/>
      <w:sz w:val="20"/>
      <w:szCs w:val="40"/>
      <w:shd w:val="pct15" w:color="auto" w:fill="auto"/>
      <w:lang w:eastAsia="en-AU"/>
    </w:rPr>
  </w:style>
  <w:style w:type="table" w:customStyle="1" w:styleId="TableGrid211">
    <w:name w:val="Table Grid211"/>
    <w:basedOn w:val="TableNormal"/>
    <w:next w:val="TableGrid"/>
    <w:rsid w:val="00B77805"/>
    <w:pPr>
      <w:spacing w:after="0" w:line="264" w:lineRule="auto"/>
    </w:pPr>
    <w:rPr>
      <w:rFonts w:ascii="Arial" w:eastAsia="Times New Roman" w:hAnsi="Arial" w:cs="Times New Roman"/>
      <w:sz w:val="21"/>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WHL2-ASDEFCON">
    <w:name w:val="SOW HL2 - ASDEFCON"/>
    <w:basedOn w:val="Normal"/>
    <w:qFormat/>
    <w:rsid w:val="00DC666D"/>
    <w:pPr>
      <w:keepNext/>
      <w:numPr>
        <w:ilvl w:val="1"/>
        <w:numId w:val="99"/>
      </w:numPr>
      <w:spacing w:after="120" w:line="240" w:lineRule="auto"/>
      <w:jc w:val="both"/>
    </w:pPr>
    <w:rPr>
      <w:rFonts w:ascii="Arial" w:hAnsi="Arial" w:cs="Arial"/>
      <w:b/>
      <w:bCs/>
      <w:color w:val="000000"/>
      <w:sz w:val="20"/>
      <w:szCs w:val="20"/>
    </w:rPr>
  </w:style>
  <w:style w:type="paragraph" w:customStyle="1" w:styleId="SOWHL1-ASDEFCON">
    <w:name w:val="SOW HL1 - ASDEFCON"/>
    <w:basedOn w:val="Normal"/>
    <w:qFormat/>
    <w:rsid w:val="00DC666D"/>
    <w:pPr>
      <w:keepNext/>
      <w:numPr>
        <w:numId w:val="99"/>
      </w:numPr>
      <w:spacing w:before="120" w:after="240" w:line="240" w:lineRule="auto"/>
      <w:jc w:val="both"/>
    </w:pPr>
    <w:rPr>
      <w:rFonts w:ascii="Arial Bold" w:hAnsi="Arial Bold" w:cs="Times New Roman"/>
      <w:b/>
      <w:bCs/>
      <w:caps/>
      <w:color w:val="000000"/>
      <w:sz w:val="20"/>
      <w:szCs w:val="20"/>
    </w:rPr>
  </w:style>
  <w:style w:type="paragraph" w:customStyle="1" w:styleId="SOWHL3-ASDEFCON">
    <w:name w:val="SOW HL3 - ASDEFCON"/>
    <w:basedOn w:val="Normal"/>
    <w:qFormat/>
    <w:rsid w:val="00DC666D"/>
    <w:pPr>
      <w:keepNext/>
      <w:numPr>
        <w:ilvl w:val="2"/>
        <w:numId w:val="99"/>
      </w:numPr>
      <w:spacing w:after="120" w:line="240" w:lineRule="auto"/>
      <w:jc w:val="both"/>
    </w:pPr>
    <w:rPr>
      <w:rFonts w:ascii="Arial" w:hAnsi="Arial" w:cs="Arial"/>
      <w:b/>
      <w:bCs/>
      <w:color w:val="000000"/>
      <w:sz w:val="20"/>
      <w:szCs w:val="20"/>
    </w:rPr>
  </w:style>
  <w:style w:type="paragraph" w:customStyle="1" w:styleId="SOWHL4-ASDEFCON">
    <w:name w:val="SOW HL4 - ASDEFCON"/>
    <w:basedOn w:val="Normal"/>
    <w:qFormat/>
    <w:rsid w:val="00DC666D"/>
    <w:pPr>
      <w:keepNext/>
      <w:numPr>
        <w:ilvl w:val="3"/>
        <w:numId w:val="99"/>
      </w:numPr>
      <w:spacing w:after="120" w:line="240" w:lineRule="auto"/>
      <w:jc w:val="both"/>
    </w:pPr>
    <w:rPr>
      <w:rFonts w:ascii="Arial" w:hAnsi="Arial" w:cs="Arial"/>
      <w:b/>
      <w:bCs/>
      <w:color w:val="000000"/>
      <w:sz w:val="20"/>
      <w:szCs w:val="20"/>
    </w:rPr>
  </w:style>
  <w:style w:type="paragraph" w:customStyle="1" w:styleId="SOWHL5-ASDEFCON">
    <w:name w:val="SOW HL5 - ASDEFCON"/>
    <w:basedOn w:val="Normal"/>
    <w:qFormat/>
    <w:rsid w:val="00DC666D"/>
    <w:pPr>
      <w:keepNext/>
      <w:numPr>
        <w:ilvl w:val="4"/>
        <w:numId w:val="99"/>
      </w:numPr>
      <w:spacing w:after="120" w:line="240" w:lineRule="auto"/>
      <w:jc w:val="both"/>
    </w:pPr>
    <w:rPr>
      <w:rFonts w:ascii="Arial" w:hAnsi="Arial" w:cs="Arial"/>
      <w:b/>
      <w:bCs/>
      <w:color w:val="000000"/>
      <w:sz w:val="20"/>
      <w:szCs w:val="20"/>
    </w:rPr>
  </w:style>
  <w:style w:type="paragraph" w:customStyle="1" w:styleId="SOWSubL1-ASDEFCON">
    <w:name w:val="SOW SubL1 - ASDEFCON"/>
    <w:basedOn w:val="Normal"/>
    <w:qFormat/>
    <w:rsid w:val="00DC666D"/>
    <w:pPr>
      <w:numPr>
        <w:ilvl w:val="5"/>
        <w:numId w:val="99"/>
      </w:numPr>
      <w:spacing w:after="120" w:line="240" w:lineRule="auto"/>
      <w:jc w:val="both"/>
    </w:pPr>
    <w:rPr>
      <w:rFonts w:ascii="Arial" w:hAnsi="Arial" w:cs="Arial"/>
      <w:color w:val="000000"/>
      <w:sz w:val="20"/>
      <w:szCs w:val="20"/>
    </w:rPr>
  </w:style>
  <w:style w:type="paragraph" w:customStyle="1" w:styleId="SOWSubL2-ASDEFCON">
    <w:name w:val="SOW SubL2 - ASDEFCON"/>
    <w:basedOn w:val="Normal"/>
    <w:qFormat/>
    <w:rsid w:val="00DC666D"/>
    <w:pPr>
      <w:numPr>
        <w:ilvl w:val="6"/>
        <w:numId w:val="99"/>
      </w:numPr>
      <w:spacing w:after="120" w:line="240" w:lineRule="auto"/>
      <w:jc w:val="both"/>
    </w:pPr>
    <w:rPr>
      <w:rFonts w:ascii="Arial" w:hAnsi="Arial" w:cs="Arial"/>
      <w:color w:val="000000"/>
      <w:sz w:val="20"/>
      <w:szCs w:val="20"/>
    </w:rPr>
  </w:style>
  <w:style w:type="paragraph" w:customStyle="1" w:styleId="ASDEFCONHeaderFooterLeft">
    <w:name w:val="ASDEFCON Header/Footer Left"/>
    <w:basedOn w:val="Normal"/>
    <w:rsid w:val="006C295A"/>
    <w:pPr>
      <w:spacing w:after="0" w:line="240" w:lineRule="auto"/>
    </w:pPr>
    <w:rPr>
      <w:rFonts w:ascii="Arial" w:eastAsia="Times New Roman" w:hAnsi="Arial" w:cs="Times New Roman"/>
      <w:color w:val="000000"/>
      <w:sz w:val="16"/>
      <w:szCs w:val="24"/>
      <w:lang w:eastAsia="en-AU"/>
    </w:rPr>
  </w:style>
  <w:style w:type="paragraph" w:customStyle="1" w:styleId="ASDEFCONHeaderFooterRight">
    <w:name w:val="ASDEFCON Header/Footer Right"/>
    <w:basedOn w:val="ASDEFCONHeaderFooterLeft"/>
    <w:rsid w:val="006C295A"/>
    <w:pPr>
      <w:jc w:val="right"/>
    </w:pPr>
    <w:rPr>
      <w:szCs w:val="20"/>
    </w:rPr>
  </w:style>
  <w:style w:type="table" w:customStyle="1" w:styleId="DPSTableGrid1">
    <w:name w:val="DPS Table Grid1"/>
    <w:basedOn w:val="TableNormal"/>
    <w:next w:val="TableGrid"/>
    <w:rsid w:val="003D4740"/>
    <w:pPr>
      <w:spacing w:after="24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MONumListALV3NONUMChar">
    <w:name w:val="DMO – NumList ALV3 NONUM Char"/>
    <w:basedOn w:val="DefaultParagraphFont"/>
    <w:link w:val="DMONumListALV3NONUM"/>
    <w:rsid w:val="003D4740"/>
    <w:rPr>
      <w:rFonts w:ascii="Arial" w:eastAsia="Times New Roman" w:hAnsi="Arial" w:cs="Arial"/>
      <w:sz w:val="24"/>
      <w:szCs w:val="24"/>
      <w:lang w:eastAsia="en-AU"/>
    </w:rPr>
  </w:style>
  <w:style w:type="paragraph" w:customStyle="1" w:styleId="ASDEFCONOption">
    <w:name w:val="ASDEFCON Option"/>
    <w:basedOn w:val="ASDEFCONNormal"/>
    <w:rsid w:val="002705FC"/>
    <w:pPr>
      <w:keepNext/>
      <w:spacing w:before="60"/>
    </w:pPr>
    <w:rPr>
      <w:rFonts w:eastAsia="Times New Roman" w:cs="Times New Roman"/>
      <w:b/>
      <w:i/>
      <w:sz w:val="20"/>
      <w:szCs w:val="24"/>
      <w:lang w:eastAsia="en-AU"/>
    </w:rPr>
  </w:style>
  <w:style w:type="paragraph" w:customStyle="1" w:styleId="ASDEFCONTitle">
    <w:name w:val="ASDEFCON Title"/>
    <w:basedOn w:val="Normal"/>
    <w:rsid w:val="002705FC"/>
    <w:pPr>
      <w:keepLines/>
      <w:spacing w:before="240" w:after="120" w:line="240" w:lineRule="auto"/>
      <w:jc w:val="center"/>
    </w:pPr>
    <w:rPr>
      <w:rFonts w:ascii="Arial" w:eastAsia="Times New Roman" w:hAnsi="Arial" w:cs="Times New Roman"/>
      <w:b/>
      <w:caps/>
      <w:sz w:val="20"/>
      <w:szCs w:val="24"/>
      <w:lang w:eastAsia="en-AU"/>
    </w:rPr>
  </w:style>
  <w:style w:type="paragraph" w:customStyle="1" w:styleId="ATTANNLV1-ASDEFCON">
    <w:name w:val="ATT/ANN LV1 - ASDEFCON"/>
    <w:basedOn w:val="ASDEFCONNormal"/>
    <w:next w:val="ATTANNLV2-ASDEFCON"/>
    <w:rsid w:val="002705FC"/>
    <w:pPr>
      <w:keepNext/>
      <w:keepLines/>
      <w:numPr>
        <w:numId w:val="128"/>
      </w:numPr>
      <w:spacing w:before="240"/>
    </w:pPr>
    <w:rPr>
      <w:rFonts w:ascii="Arial Bold" w:eastAsia="Times New Roman" w:hAnsi="Arial Bold" w:cs="Times New Roman"/>
      <w:b/>
      <w:caps/>
      <w:sz w:val="20"/>
      <w:szCs w:val="24"/>
      <w:lang w:eastAsia="en-AU"/>
    </w:rPr>
  </w:style>
  <w:style w:type="paragraph" w:customStyle="1" w:styleId="ATTANNLV2-ASDEFCON">
    <w:name w:val="ATT/ANN LV2 - ASDEFCON"/>
    <w:basedOn w:val="ASDEFCONNormal"/>
    <w:link w:val="ATTANNLV2-ASDEFCONChar"/>
    <w:rsid w:val="002705FC"/>
    <w:pPr>
      <w:numPr>
        <w:ilvl w:val="1"/>
        <w:numId w:val="128"/>
      </w:numPr>
    </w:pPr>
    <w:rPr>
      <w:rFonts w:eastAsia="Times New Roman" w:cs="Times New Roman"/>
      <w:sz w:val="20"/>
      <w:szCs w:val="24"/>
      <w:lang w:eastAsia="en-AU"/>
    </w:rPr>
  </w:style>
  <w:style w:type="character" w:customStyle="1" w:styleId="ATTANNLV2-ASDEFCONChar">
    <w:name w:val="ATT/ANN LV2 - ASDEFCON Char"/>
    <w:link w:val="ATTANNLV2-ASDEFCON"/>
    <w:rsid w:val="002705FC"/>
    <w:rPr>
      <w:rFonts w:ascii="Arial" w:eastAsia="Times New Roman" w:hAnsi="Arial" w:cs="Times New Roman"/>
      <w:color w:val="000000"/>
      <w:sz w:val="20"/>
      <w:szCs w:val="24"/>
      <w:lang w:eastAsia="en-AU"/>
    </w:rPr>
  </w:style>
  <w:style w:type="paragraph" w:customStyle="1" w:styleId="ATTANNLV3-ASDEFCON">
    <w:name w:val="ATT/ANN LV3 - ASDEFCON"/>
    <w:basedOn w:val="ASDEFCONNormal"/>
    <w:rsid w:val="002705FC"/>
    <w:pPr>
      <w:numPr>
        <w:ilvl w:val="2"/>
        <w:numId w:val="128"/>
      </w:numPr>
    </w:pPr>
    <w:rPr>
      <w:rFonts w:eastAsia="Times New Roman" w:cs="Times New Roman"/>
      <w:sz w:val="20"/>
      <w:szCs w:val="24"/>
      <w:lang w:eastAsia="en-AU"/>
    </w:rPr>
  </w:style>
  <w:style w:type="paragraph" w:customStyle="1" w:styleId="ATTANNLV4-ASDEFCON">
    <w:name w:val="ATT/ANN LV4 - ASDEFCON"/>
    <w:basedOn w:val="ASDEFCONNormal"/>
    <w:rsid w:val="002705FC"/>
    <w:pPr>
      <w:numPr>
        <w:ilvl w:val="3"/>
        <w:numId w:val="128"/>
      </w:numPr>
    </w:pPr>
    <w:rPr>
      <w:rFonts w:eastAsia="Times New Roman" w:cs="Times New Roman"/>
      <w:sz w:val="20"/>
      <w:szCs w:val="24"/>
      <w:lang w:eastAsia="en-AU"/>
    </w:rPr>
  </w:style>
  <w:style w:type="paragraph" w:customStyle="1" w:styleId="NoteToTenderersBullets-ASDEFCON">
    <w:name w:val="Note To Tenderers Bullets - ASDEFCON"/>
    <w:basedOn w:val="NoteToTenderers-ASDEFCON"/>
    <w:rsid w:val="002705FC"/>
    <w:pPr>
      <w:numPr>
        <w:numId w:val="127"/>
      </w:numPr>
      <w:tabs>
        <w:tab w:val="clear" w:pos="851"/>
        <w:tab w:val="num" w:pos="360"/>
      </w:tabs>
      <w:ind w:left="0" w:firstLine="0"/>
    </w:pPr>
    <w:rPr>
      <w:bCs/>
      <w:i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11402">
      <w:bodyDiv w:val="1"/>
      <w:marLeft w:val="0"/>
      <w:marRight w:val="0"/>
      <w:marTop w:val="0"/>
      <w:marBottom w:val="0"/>
      <w:divBdr>
        <w:top w:val="none" w:sz="0" w:space="0" w:color="auto"/>
        <w:left w:val="none" w:sz="0" w:space="0" w:color="auto"/>
        <w:bottom w:val="none" w:sz="0" w:space="0" w:color="auto"/>
        <w:right w:val="none" w:sz="0" w:space="0" w:color="auto"/>
      </w:divBdr>
    </w:div>
    <w:div w:id="25302342">
      <w:bodyDiv w:val="1"/>
      <w:marLeft w:val="0"/>
      <w:marRight w:val="0"/>
      <w:marTop w:val="0"/>
      <w:marBottom w:val="0"/>
      <w:divBdr>
        <w:top w:val="none" w:sz="0" w:space="0" w:color="auto"/>
        <w:left w:val="none" w:sz="0" w:space="0" w:color="auto"/>
        <w:bottom w:val="none" w:sz="0" w:space="0" w:color="auto"/>
        <w:right w:val="none" w:sz="0" w:space="0" w:color="auto"/>
      </w:divBdr>
    </w:div>
    <w:div w:id="156922627">
      <w:bodyDiv w:val="1"/>
      <w:marLeft w:val="0"/>
      <w:marRight w:val="0"/>
      <w:marTop w:val="0"/>
      <w:marBottom w:val="0"/>
      <w:divBdr>
        <w:top w:val="none" w:sz="0" w:space="0" w:color="auto"/>
        <w:left w:val="none" w:sz="0" w:space="0" w:color="auto"/>
        <w:bottom w:val="none" w:sz="0" w:space="0" w:color="auto"/>
        <w:right w:val="none" w:sz="0" w:space="0" w:color="auto"/>
      </w:divBdr>
    </w:div>
    <w:div w:id="157622045">
      <w:bodyDiv w:val="1"/>
      <w:marLeft w:val="0"/>
      <w:marRight w:val="0"/>
      <w:marTop w:val="0"/>
      <w:marBottom w:val="0"/>
      <w:divBdr>
        <w:top w:val="none" w:sz="0" w:space="0" w:color="auto"/>
        <w:left w:val="none" w:sz="0" w:space="0" w:color="auto"/>
        <w:bottom w:val="none" w:sz="0" w:space="0" w:color="auto"/>
        <w:right w:val="none" w:sz="0" w:space="0" w:color="auto"/>
      </w:divBdr>
    </w:div>
    <w:div w:id="183520585">
      <w:bodyDiv w:val="1"/>
      <w:marLeft w:val="0"/>
      <w:marRight w:val="0"/>
      <w:marTop w:val="0"/>
      <w:marBottom w:val="0"/>
      <w:divBdr>
        <w:top w:val="none" w:sz="0" w:space="0" w:color="auto"/>
        <w:left w:val="none" w:sz="0" w:space="0" w:color="auto"/>
        <w:bottom w:val="none" w:sz="0" w:space="0" w:color="auto"/>
        <w:right w:val="none" w:sz="0" w:space="0" w:color="auto"/>
      </w:divBdr>
    </w:div>
    <w:div w:id="226770640">
      <w:bodyDiv w:val="1"/>
      <w:marLeft w:val="0"/>
      <w:marRight w:val="0"/>
      <w:marTop w:val="0"/>
      <w:marBottom w:val="0"/>
      <w:divBdr>
        <w:top w:val="none" w:sz="0" w:space="0" w:color="auto"/>
        <w:left w:val="none" w:sz="0" w:space="0" w:color="auto"/>
        <w:bottom w:val="none" w:sz="0" w:space="0" w:color="auto"/>
        <w:right w:val="none" w:sz="0" w:space="0" w:color="auto"/>
      </w:divBdr>
    </w:div>
    <w:div w:id="251277346">
      <w:bodyDiv w:val="1"/>
      <w:marLeft w:val="0"/>
      <w:marRight w:val="0"/>
      <w:marTop w:val="0"/>
      <w:marBottom w:val="0"/>
      <w:divBdr>
        <w:top w:val="none" w:sz="0" w:space="0" w:color="auto"/>
        <w:left w:val="none" w:sz="0" w:space="0" w:color="auto"/>
        <w:bottom w:val="none" w:sz="0" w:space="0" w:color="auto"/>
        <w:right w:val="none" w:sz="0" w:space="0" w:color="auto"/>
      </w:divBdr>
    </w:div>
    <w:div w:id="368454041">
      <w:bodyDiv w:val="1"/>
      <w:marLeft w:val="0"/>
      <w:marRight w:val="0"/>
      <w:marTop w:val="0"/>
      <w:marBottom w:val="0"/>
      <w:divBdr>
        <w:top w:val="none" w:sz="0" w:space="0" w:color="auto"/>
        <w:left w:val="none" w:sz="0" w:space="0" w:color="auto"/>
        <w:bottom w:val="none" w:sz="0" w:space="0" w:color="auto"/>
        <w:right w:val="none" w:sz="0" w:space="0" w:color="auto"/>
      </w:divBdr>
    </w:div>
    <w:div w:id="382292360">
      <w:bodyDiv w:val="1"/>
      <w:marLeft w:val="0"/>
      <w:marRight w:val="0"/>
      <w:marTop w:val="0"/>
      <w:marBottom w:val="0"/>
      <w:divBdr>
        <w:top w:val="none" w:sz="0" w:space="0" w:color="auto"/>
        <w:left w:val="none" w:sz="0" w:space="0" w:color="auto"/>
        <w:bottom w:val="none" w:sz="0" w:space="0" w:color="auto"/>
        <w:right w:val="none" w:sz="0" w:space="0" w:color="auto"/>
      </w:divBdr>
    </w:div>
    <w:div w:id="548151666">
      <w:bodyDiv w:val="1"/>
      <w:marLeft w:val="0"/>
      <w:marRight w:val="0"/>
      <w:marTop w:val="0"/>
      <w:marBottom w:val="0"/>
      <w:divBdr>
        <w:top w:val="none" w:sz="0" w:space="0" w:color="auto"/>
        <w:left w:val="none" w:sz="0" w:space="0" w:color="auto"/>
        <w:bottom w:val="none" w:sz="0" w:space="0" w:color="auto"/>
        <w:right w:val="none" w:sz="0" w:space="0" w:color="auto"/>
      </w:divBdr>
    </w:div>
    <w:div w:id="669065766">
      <w:bodyDiv w:val="1"/>
      <w:marLeft w:val="0"/>
      <w:marRight w:val="0"/>
      <w:marTop w:val="0"/>
      <w:marBottom w:val="0"/>
      <w:divBdr>
        <w:top w:val="none" w:sz="0" w:space="0" w:color="auto"/>
        <w:left w:val="none" w:sz="0" w:space="0" w:color="auto"/>
        <w:bottom w:val="none" w:sz="0" w:space="0" w:color="auto"/>
        <w:right w:val="none" w:sz="0" w:space="0" w:color="auto"/>
      </w:divBdr>
    </w:div>
    <w:div w:id="909776568">
      <w:bodyDiv w:val="1"/>
      <w:marLeft w:val="0"/>
      <w:marRight w:val="0"/>
      <w:marTop w:val="0"/>
      <w:marBottom w:val="0"/>
      <w:divBdr>
        <w:top w:val="none" w:sz="0" w:space="0" w:color="auto"/>
        <w:left w:val="none" w:sz="0" w:space="0" w:color="auto"/>
        <w:bottom w:val="none" w:sz="0" w:space="0" w:color="auto"/>
        <w:right w:val="none" w:sz="0" w:space="0" w:color="auto"/>
      </w:divBdr>
    </w:div>
    <w:div w:id="912861006">
      <w:bodyDiv w:val="1"/>
      <w:marLeft w:val="0"/>
      <w:marRight w:val="0"/>
      <w:marTop w:val="0"/>
      <w:marBottom w:val="0"/>
      <w:divBdr>
        <w:top w:val="none" w:sz="0" w:space="0" w:color="auto"/>
        <w:left w:val="none" w:sz="0" w:space="0" w:color="auto"/>
        <w:bottom w:val="none" w:sz="0" w:space="0" w:color="auto"/>
        <w:right w:val="none" w:sz="0" w:space="0" w:color="auto"/>
      </w:divBdr>
    </w:div>
    <w:div w:id="924194512">
      <w:bodyDiv w:val="1"/>
      <w:marLeft w:val="0"/>
      <w:marRight w:val="0"/>
      <w:marTop w:val="0"/>
      <w:marBottom w:val="0"/>
      <w:divBdr>
        <w:top w:val="none" w:sz="0" w:space="0" w:color="auto"/>
        <w:left w:val="none" w:sz="0" w:space="0" w:color="auto"/>
        <w:bottom w:val="none" w:sz="0" w:space="0" w:color="auto"/>
        <w:right w:val="none" w:sz="0" w:space="0" w:color="auto"/>
      </w:divBdr>
    </w:div>
    <w:div w:id="962928588">
      <w:bodyDiv w:val="1"/>
      <w:marLeft w:val="0"/>
      <w:marRight w:val="0"/>
      <w:marTop w:val="0"/>
      <w:marBottom w:val="0"/>
      <w:divBdr>
        <w:top w:val="none" w:sz="0" w:space="0" w:color="auto"/>
        <w:left w:val="none" w:sz="0" w:space="0" w:color="auto"/>
        <w:bottom w:val="none" w:sz="0" w:space="0" w:color="auto"/>
        <w:right w:val="none" w:sz="0" w:space="0" w:color="auto"/>
      </w:divBdr>
    </w:div>
    <w:div w:id="1101491380">
      <w:bodyDiv w:val="1"/>
      <w:marLeft w:val="0"/>
      <w:marRight w:val="0"/>
      <w:marTop w:val="0"/>
      <w:marBottom w:val="0"/>
      <w:divBdr>
        <w:top w:val="none" w:sz="0" w:space="0" w:color="auto"/>
        <w:left w:val="none" w:sz="0" w:space="0" w:color="auto"/>
        <w:bottom w:val="none" w:sz="0" w:space="0" w:color="auto"/>
        <w:right w:val="none" w:sz="0" w:space="0" w:color="auto"/>
      </w:divBdr>
    </w:div>
    <w:div w:id="1213268820">
      <w:bodyDiv w:val="1"/>
      <w:marLeft w:val="0"/>
      <w:marRight w:val="0"/>
      <w:marTop w:val="0"/>
      <w:marBottom w:val="0"/>
      <w:divBdr>
        <w:top w:val="none" w:sz="0" w:space="0" w:color="auto"/>
        <w:left w:val="none" w:sz="0" w:space="0" w:color="auto"/>
        <w:bottom w:val="none" w:sz="0" w:space="0" w:color="auto"/>
        <w:right w:val="none" w:sz="0" w:space="0" w:color="auto"/>
      </w:divBdr>
    </w:div>
    <w:div w:id="1299650846">
      <w:bodyDiv w:val="1"/>
      <w:marLeft w:val="0"/>
      <w:marRight w:val="0"/>
      <w:marTop w:val="0"/>
      <w:marBottom w:val="0"/>
      <w:divBdr>
        <w:top w:val="none" w:sz="0" w:space="0" w:color="auto"/>
        <w:left w:val="none" w:sz="0" w:space="0" w:color="auto"/>
        <w:bottom w:val="none" w:sz="0" w:space="0" w:color="auto"/>
        <w:right w:val="none" w:sz="0" w:space="0" w:color="auto"/>
      </w:divBdr>
    </w:div>
    <w:div w:id="1308700424">
      <w:bodyDiv w:val="1"/>
      <w:marLeft w:val="0"/>
      <w:marRight w:val="0"/>
      <w:marTop w:val="0"/>
      <w:marBottom w:val="0"/>
      <w:divBdr>
        <w:top w:val="none" w:sz="0" w:space="0" w:color="auto"/>
        <w:left w:val="none" w:sz="0" w:space="0" w:color="auto"/>
        <w:bottom w:val="none" w:sz="0" w:space="0" w:color="auto"/>
        <w:right w:val="none" w:sz="0" w:space="0" w:color="auto"/>
      </w:divBdr>
    </w:div>
    <w:div w:id="1325090618">
      <w:bodyDiv w:val="1"/>
      <w:marLeft w:val="0"/>
      <w:marRight w:val="0"/>
      <w:marTop w:val="0"/>
      <w:marBottom w:val="0"/>
      <w:divBdr>
        <w:top w:val="none" w:sz="0" w:space="0" w:color="auto"/>
        <w:left w:val="none" w:sz="0" w:space="0" w:color="auto"/>
        <w:bottom w:val="none" w:sz="0" w:space="0" w:color="auto"/>
        <w:right w:val="none" w:sz="0" w:space="0" w:color="auto"/>
      </w:divBdr>
    </w:div>
    <w:div w:id="1391342749">
      <w:bodyDiv w:val="1"/>
      <w:marLeft w:val="0"/>
      <w:marRight w:val="0"/>
      <w:marTop w:val="0"/>
      <w:marBottom w:val="0"/>
      <w:divBdr>
        <w:top w:val="none" w:sz="0" w:space="0" w:color="auto"/>
        <w:left w:val="none" w:sz="0" w:space="0" w:color="auto"/>
        <w:bottom w:val="none" w:sz="0" w:space="0" w:color="auto"/>
        <w:right w:val="none" w:sz="0" w:space="0" w:color="auto"/>
      </w:divBdr>
    </w:div>
    <w:div w:id="1450851815">
      <w:bodyDiv w:val="1"/>
      <w:marLeft w:val="0"/>
      <w:marRight w:val="0"/>
      <w:marTop w:val="0"/>
      <w:marBottom w:val="0"/>
      <w:divBdr>
        <w:top w:val="none" w:sz="0" w:space="0" w:color="auto"/>
        <w:left w:val="none" w:sz="0" w:space="0" w:color="auto"/>
        <w:bottom w:val="none" w:sz="0" w:space="0" w:color="auto"/>
        <w:right w:val="none" w:sz="0" w:space="0" w:color="auto"/>
      </w:divBdr>
    </w:div>
    <w:div w:id="1468232992">
      <w:bodyDiv w:val="1"/>
      <w:marLeft w:val="0"/>
      <w:marRight w:val="0"/>
      <w:marTop w:val="0"/>
      <w:marBottom w:val="0"/>
      <w:divBdr>
        <w:top w:val="none" w:sz="0" w:space="0" w:color="auto"/>
        <w:left w:val="none" w:sz="0" w:space="0" w:color="auto"/>
        <w:bottom w:val="none" w:sz="0" w:space="0" w:color="auto"/>
        <w:right w:val="none" w:sz="0" w:space="0" w:color="auto"/>
      </w:divBdr>
    </w:div>
    <w:div w:id="1500149570">
      <w:bodyDiv w:val="1"/>
      <w:marLeft w:val="0"/>
      <w:marRight w:val="0"/>
      <w:marTop w:val="0"/>
      <w:marBottom w:val="0"/>
      <w:divBdr>
        <w:top w:val="none" w:sz="0" w:space="0" w:color="auto"/>
        <w:left w:val="none" w:sz="0" w:space="0" w:color="auto"/>
        <w:bottom w:val="none" w:sz="0" w:space="0" w:color="auto"/>
        <w:right w:val="none" w:sz="0" w:space="0" w:color="auto"/>
      </w:divBdr>
    </w:div>
    <w:div w:id="1730180653">
      <w:bodyDiv w:val="1"/>
      <w:marLeft w:val="0"/>
      <w:marRight w:val="0"/>
      <w:marTop w:val="0"/>
      <w:marBottom w:val="0"/>
      <w:divBdr>
        <w:top w:val="none" w:sz="0" w:space="0" w:color="auto"/>
        <w:left w:val="none" w:sz="0" w:space="0" w:color="auto"/>
        <w:bottom w:val="none" w:sz="0" w:space="0" w:color="auto"/>
        <w:right w:val="none" w:sz="0" w:space="0" w:color="auto"/>
      </w:divBdr>
    </w:div>
    <w:div w:id="1741905112">
      <w:bodyDiv w:val="1"/>
      <w:marLeft w:val="0"/>
      <w:marRight w:val="0"/>
      <w:marTop w:val="0"/>
      <w:marBottom w:val="0"/>
      <w:divBdr>
        <w:top w:val="none" w:sz="0" w:space="0" w:color="auto"/>
        <w:left w:val="none" w:sz="0" w:space="0" w:color="auto"/>
        <w:bottom w:val="none" w:sz="0" w:space="0" w:color="auto"/>
        <w:right w:val="none" w:sz="0" w:space="0" w:color="auto"/>
      </w:divBdr>
    </w:div>
    <w:div w:id="1793405123">
      <w:bodyDiv w:val="1"/>
      <w:marLeft w:val="0"/>
      <w:marRight w:val="0"/>
      <w:marTop w:val="0"/>
      <w:marBottom w:val="0"/>
      <w:divBdr>
        <w:top w:val="none" w:sz="0" w:space="0" w:color="auto"/>
        <w:left w:val="none" w:sz="0" w:space="0" w:color="auto"/>
        <w:bottom w:val="none" w:sz="0" w:space="0" w:color="auto"/>
        <w:right w:val="none" w:sz="0" w:space="0" w:color="auto"/>
      </w:divBdr>
    </w:div>
    <w:div w:id="1803693581">
      <w:bodyDiv w:val="1"/>
      <w:marLeft w:val="0"/>
      <w:marRight w:val="0"/>
      <w:marTop w:val="0"/>
      <w:marBottom w:val="0"/>
      <w:divBdr>
        <w:top w:val="none" w:sz="0" w:space="0" w:color="auto"/>
        <w:left w:val="none" w:sz="0" w:space="0" w:color="auto"/>
        <w:bottom w:val="none" w:sz="0" w:space="0" w:color="auto"/>
        <w:right w:val="none" w:sz="0" w:space="0" w:color="auto"/>
      </w:divBdr>
    </w:div>
    <w:div w:id="1871452075">
      <w:bodyDiv w:val="1"/>
      <w:marLeft w:val="0"/>
      <w:marRight w:val="0"/>
      <w:marTop w:val="0"/>
      <w:marBottom w:val="0"/>
      <w:divBdr>
        <w:top w:val="none" w:sz="0" w:space="0" w:color="auto"/>
        <w:left w:val="none" w:sz="0" w:space="0" w:color="auto"/>
        <w:bottom w:val="none" w:sz="0" w:space="0" w:color="auto"/>
        <w:right w:val="none" w:sz="0" w:space="0" w:color="auto"/>
      </w:divBdr>
    </w:div>
    <w:div w:id="1925216951">
      <w:bodyDiv w:val="1"/>
      <w:marLeft w:val="0"/>
      <w:marRight w:val="0"/>
      <w:marTop w:val="0"/>
      <w:marBottom w:val="0"/>
      <w:divBdr>
        <w:top w:val="none" w:sz="0" w:space="0" w:color="auto"/>
        <w:left w:val="none" w:sz="0" w:space="0" w:color="auto"/>
        <w:bottom w:val="none" w:sz="0" w:space="0" w:color="auto"/>
        <w:right w:val="none" w:sz="0" w:space="0" w:color="auto"/>
      </w:divBdr>
      <w:divsChild>
        <w:div w:id="1931616788">
          <w:marLeft w:val="547"/>
          <w:marRight w:val="0"/>
          <w:marTop w:val="0"/>
          <w:marBottom w:val="0"/>
          <w:divBdr>
            <w:top w:val="none" w:sz="0" w:space="0" w:color="auto"/>
            <w:left w:val="none" w:sz="0" w:space="0" w:color="auto"/>
            <w:bottom w:val="none" w:sz="0" w:space="0" w:color="auto"/>
            <w:right w:val="none" w:sz="0" w:space="0" w:color="auto"/>
          </w:divBdr>
        </w:div>
      </w:divsChild>
    </w:div>
    <w:div w:id="1962227626">
      <w:bodyDiv w:val="1"/>
      <w:marLeft w:val="0"/>
      <w:marRight w:val="0"/>
      <w:marTop w:val="0"/>
      <w:marBottom w:val="0"/>
      <w:divBdr>
        <w:top w:val="none" w:sz="0" w:space="0" w:color="auto"/>
        <w:left w:val="none" w:sz="0" w:space="0" w:color="auto"/>
        <w:bottom w:val="none" w:sz="0" w:space="0" w:color="auto"/>
        <w:right w:val="none" w:sz="0" w:space="0" w:color="auto"/>
      </w:divBdr>
    </w:div>
    <w:div w:id="2112778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41"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40" Type="http://schemas.microsoft.com/office/2018/08/relationships/commentsExtensible" Target="commentsExtensible.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C9B1CF-1851-4EF8-A5D8-3DF0CC46A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30</Pages>
  <Words>8699</Words>
  <Characters>49586</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Manager>4032445/116953804_1</Manager>
  <Company>Defence</Company>
  <LinksUpToDate>false</LinksUpToDate>
  <CharactersWithSpaces>58169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4032445</dc:subject>
  <dc:creator>Bev Kerr</dc:creator>
  <cp:keywords/>
  <dc:description/>
  <cp:lastModifiedBy>Anderson, Simon MR 1</cp:lastModifiedBy>
  <cp:revision>14</cp:revision>
  <cp:lastPrinted>2025-05-22T05:27:00Z</cp:lastPrinted>
  <dcterms:created xsi:type="dcterms:W3CDTF">2026-03-11T22:52:00Z</dcterms:created>
  <dcterms:modified xsi:type="dcterms:W3CDTF">2026-04-14T01:22:00Z</dcterms:modified>
  <cp:category>116953804_1</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BO54184627</vt:lpwstr>
  </property>
  <property fmtid="{D5CDD505-2E9C-101B-9397-08002B2CF9AE}" pid="4" name="Objective-Title">
    <vt:lpwstr>NMP69524 - SOW Annexure D - Role Requirements</vt:lpwstr>
  </property>
  <property fmtid="{D5CDD505-2E9C-101B-9397-08002B2CF9AE}" pid="5" name="Objective-Comment">
    <vt:lpwstr/>
  </property>
  <property fmtid="{D5CDD505-2E9C-101B-9397-08002B2CF9AE}" pid="6" name="Objective-CreationStamp">
    <vt:filetime>2026-01-30T04:11:17Z</vt:filetime>
  </property>
  <property fmtid="{D5CDD505-2E9C-101B-9397-08002B2CF9AE}" pid="7" name="Objective-IsApproved">
    <vt:bool>false</vt:bool>
  </property>
  <property fmtid="{D5CDD505-2E9C-101B-9397-08002B2CF9AE}" pid="8" name="Objective-IsPublished">
    <vt:bool>false</vt:bool>
  </property>
  <property fmtid="{D5CDD505-2E9C-101B-9397-08002B2CF9AE}" pid="9" name="Objective-DatePublished">
    <vt:lpwstr/>
  </property>
  <property fmtid="{D5CDD505-2E9C-101B-9397-08002B2CF9AE}" pid="10" name="Objective-ModificationStamp">
    <vt:filetime>2026-04-14T00:50:32Z</vt:filetime>
  </property>
  <property fmtid="{D5CDD505-2E9C-101B-9397-08002B2CF9AE}" pid="11" name="Objective-Owner">
    <vt:lpwstr>Defence</vt:lpwstr>
  </property>
  <property fmtid="{D5CDD505-2E9C-101B-9397-08002B2CF9AE}" pid="12" name="Objective-Path">
    <vt:lpwstr>Objective Global Folder - PROD:Defence Business Units:Joint Capabilities Group:Cyber Operations Division:COD : Cyber Operations Division:SMB: Service Management Branch:DCDS - Directorate Cyber Defence Systems:11 - Personnel Management (Workforce/HR):Perso</vt:lpwstr>
  </property>
  <property fmtid="{D5CDD505-2E9C-101B-9397-08002B2CF9AE}" pid="13" name="Objective-Parent">
    <vt:lpwstr>Contract Documentation</vt:lpwstr>
  </property>
  <property fmtid="{D5CDD505-2E9C-101B-9397-08002B2CF9AE}" pid="14" name="Objective-State">
    <vt:lpwstr>Being Edited</vt:lpwstr>
  </property>
  <property fmtid="{D5CDD505-2E9C-101B-9397-08002B2CF9AE}" pid="15" name="Objective-Version">
    <vt:lpwstr>9.1</vt:lpwstr>
  </property>
  <property fmtid="{D5CDD505-2E9C-101B-9397-08002B2CF9AE}" pid="16" name="Objective-VersionNumber">
    <vt:i4>14</vt:i4>
  </property>
  <property fmtid="{D5CDD505-2E9C-101B-9397-08002B2CF9AE}" pid="17" name="Objective-VersionComment">
    <vt:lpwstr>Claude's 9 x TECH5 and 6 x TECH4 roles added</vt:lpwstr>
  </property>
  <property fmtid="{D5CDD505-2E9C-101B-9397-08002B2CF9AE}" pid="18" name="Objective-FileNumber">
    <vt:lpwstr>2024/1126607</vt:lpwstr>
  </property>
  <property fmtid="{D5CDD505-2E9C-101B-9397-08002B2CF9AE}" pid="19" name="Objective-Classification">
    <vt:lpwstr>Official</vt:lpwstr>
  </property>
  <property fmtid="{D5CDD505-2E9C-101B-9397-08002B2CF9AE}" pid="20" name="Objective-Caveats">
    <vt:lpwstr/>
  </property>
  <property fmtid="{D5CDD505-2E9C-101B-9397-08002B2CF9AE}" pid="21" name="Objective-Document Type [system]">
    <vt:lpwstr/>
  </property>
  <property fmtid="{D5CDD505-2E9C-101B-9397-08002B2CF9AE}" pid="22" name="DocumentNumber">
    <vt:lpwstr>116953804</vt:lpwstr>
  </property>
  <property fmtid="{D5CDD505-2E9C-101B-9397-08002B2CF9AE}" pid="23" name="ShowGUI">
    <vt:lpwstr>-1</vt:lpwstr>
  </property>
  <property fmtid="{D5CDD505-2E9C-101B-9397-08002B2CF9AE}" pid="24" name="DocumentCreationDate">
    <vt:lpwstr>3/31/2021</vt:lpwstr>
  </property>
  <property fmtid="{D5CDD505-2E9C-101B-9397-08002B2CF9AE}" pid="25" name="DocumentVersion">
    <vt:lpwstr>1</vt:lpwstr>
  </property>
  <property fmtid="{D5CDD505-2E9C-101B-9397-08002B2CF9AE}" pid="26" name="DocumentDatabase">
    <vt:lpwstr>APAC</vt:lpwstr>
  </property>
  <property fmtid="{D5CDD505-2E9C-101B-9397-08002B2CF9AE}" pid="27" name="DocumentOperator">
    <vt:lpwstr>CHELSEA.HALL</vt:lpwstr>
  </property>
  <property fmtid="{D5CDD505-2E9C-101B-9397-08002B2CF9AE}" pid="28" name="DocumentAuthor">
    <vt:lpwstr>Taylor, Martin</vt:lpwstr>
  </property>
  <property fmtid="{D5CDD505-2E9C-101B-9397-08002B2CF9AE}" pid="29" name="ClientCode">
    <vt:lpwstr>1069370</vt:lpwstr>
  </property>
  <property fmtid="{D5CDD505-2E9C-101B-9397-08002B2CF9AE}" pid="30" name="MatterNumber">
    <vt:lpwstr>4032445</vt:lpwstr>
  </property>
  <property fmtid="{D5CDD505-2E9C-101B-9397-08002B2CF9AE}" pid="31" name="Objective-Reason for Security Classification Change [system]">
    <vt:lpwstr/>
  </property>
  <property fmtid="{D5CDD505-2E9C-101B-9397-08002B2CF9AE}" pid="32" name="Objective-Document Type">
    <vt:lpwstr/>
  </property>
  <property fmtid="{D5CDD505-2E9C-101B-9397-08002B2CF9AE}" pid="33" name="Objective-Reason for Security Classification Change">
    <vt:lpwstr/>
  </property>
</Properties>
</file>